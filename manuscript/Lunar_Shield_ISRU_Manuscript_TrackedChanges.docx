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Tracked Changes: Original Submission vs. Revised Manuscript (MS# 2026SW005387)</w:t>
      </w:r>
    </w:p>
    <w:p>
      <w:r>
        <w:t>This document shows word-level insertions (underlined) and deletions (strikethrough) between the original submitted manuscript and the revised manuscript, generated by automated document comparison. Because this revision expanded the manuscript from 5 to 8 tables and substantially restructured the table set, table content is not diffed word-for-word here; the revised tables are shown in their final form. All narrative text below reflects the actual comparison.</w:t>
      </w:r>
    </w:p>
    <w:p>
      <w:r>
        <w:t>Mass-Minimized</w:t>
      </w:r>
      <w:r>
        <w:t xml:space="preserve"> </w:t>
      </w:r>
      <w:r>
        <w:t>Lunar</w:t>
      </w:r>
      <w:r>
        <w:t xml:space="preserve"> </w:t>
      </w:r>
      <w:r>
        <w:t>Radiation</w:t>
      </w:r>
      <w:r>
        <w:t xml:space="preserve"> </w:t>
      </w:r>
      <w:r>
        <w:t>Protection</w:t>
      </w:r>
      <w:r>
        <w:t xml:space="preserve"> </w:t>
      </w:r>
      <w:r>
        <w:t>Using</w:t>
      </w:r>
      <w:r>
        <w:t xml:space="preserve"> </w:t>
      </w:r>
      <w:r>
        <w:t>In-Situ</w:t>
      </w:r>
      <w:r>
        <w:t xml:space="preserve"> </w:t>
      </w:r>
      <w:r>
        <w:t>Regolith</w:t>
      </w:r>
      <w:r>
        <w:t xml:space="preserve"> </w:t>
      </w:r>
      <w:r>
        <w:t>and</w:t>
      </w:r>
      <w:r>
        <w:t xml:space="preserve"> </w:t>
      </w:r>
      <w:r>
        <w:t>Distributed</w:t>
      </w:r>
      <w:r>
        <w:t xml:space="preserve"> </w:t>
      </w:r>
      <w:r>
        <w:t>Magnetic</w:t>
      </w:r>
      <w:r>
        <w:t xml:space="preserve"> </w:t>
      </w:r>
      <w:del w:id="1" w:author="Leon Sandler" w:date="2026-09-06T00:00:00Z">
        <w:r>
          <w:delText>Shielding</w:delText>
        </w:r>
      </w:del>
      <w:ins w:id="2" w:author="Leon Sandler" w:date="2026-09-06T00:00:00Z">
        <w:r>
          <w:t>Shielding:</w:t>
        </w:r>
      </w:ins>
      <w:ins w:id="3" w:author="Leon Sandler" w:date="2026-09-06T00:00:00Z">
        <w:r>
          <w:t xml:space="preserve"> </w:t>
        </w:r>
      </w:ins>
      <w:ins w:id="4" w:author="Leon Sandler" w:date="2026-09-06T00:00:00Z">
        <w:r>
          <w:t>Physics,</w:t>
        </w:r>
      </w:ins>
      <w:ins w:id="5" w:author="Leon Sandler" w:date="2026-09-06T00:00:00Z">
        <w:r>
          <w:t xml:space="preserve"> </w:t>
        </w:r>
      </w:ins>
      <w:ins w:id="6" w:author="Leon Sandler" w:date="2026-09-06T00:00:00Z">
        <w:r>
          <w:t>Engineering</w:t>
        </w:r>
      </w:ins>
      <w:ins w:id="7" w:author="Leon Sandler" w:date="2026-09-06T00:00:00Z">
        <w:r>
          <w:t xml:space="preserve"> </w:t>
        </w:r>
      </w:ins>
      <w:ins w:id="8" w:author="Leon Sandler" w:date="2026-09-06T00:00:00Z">
        <w:r>
          <w:t>Feasibility,</w:t>
        </w:r>
      </w:ins>
      <w:ins w:id="9" w:author="Leon Sandler" w:date="2026-09-06T00:00:00Z">
        <w:r>
          <w:t xml:space="preserve"> </w:t>
        </w:r>
      </w:ins>
      <w:ins w:id="10" w:author="Leon Sandler" w:date="2026-09-06T00:00:00Z">
        <w:r>
          <w:t>and</w:t>
        </w:r>
      </w:ins>
      <w:ins w:id="11" w:author="Leon Sandler" w:date="2026-09-06T00:00:00Z">
        <w:r>
          <w:t xml:space="preserve"> </w:t>
        </w:r>
      </w:ins>
      <w:ins w:id="12" w:author="Leon Sandler" w:date="2026-09-06T00:00:00Z">
        <w:r>
          <w:t>a</w:t>
        </w:r>
      </w:ins>
      <w:ins w:id="13" w:author="Leon Sandler" w:date="2026-09-06T00:00:00Z">
        <w:r>
          <w:t xml:space="preserve"> </w:t>
        </w:r>
      </w:ins>
      <w:ins w:id="14" w:author="Leon Sandler" w:date="2026-09-06T00:00:00Z">
        <w:r>
          <w:t>Specification</w:t>
        </w:r>
      </w:ins>
      <w:ins w:id="15" w:author="Leon Sandler" w:date="2026-09-06T00:00:00Z">
        <w:r>
          <w:t xml:space="preserve"> </w:t>
        </w:r>
      </w:ins>
      <w:ins w:id="16" w:author="Leon Sandler" w:date="2026-09-06T00:00:00Z">
        <w:r>
          <w:t>for</w:t>
        </w:r>
      </w:ins>
      <w:ins w:id="17" w:author="Leon Sandler" w:date="2026-09-06T00:00:00Z">
        <w:r>
          <w:t xml:space="preserve"> </w:t>
        </w:r>
      </w:ins>
      <w:ins w:id="18" w:author="Leon Sandler" w:date="2026-09-06T00:00:00Z">
        <w:r>
          <w:t>Dose</w:t>
        </w:r>
      </w:ins>
      <w:ins w:id="19" w:author="Leon Sandler" w:date="2026-09-06T00:00:00Z">
        <w:r>
          <w:t xml:space="preserve"> </w:t>
        </w:r>
      </w:ins>
      <w:ins w:id="20" w:author="Leon Sandler" w:date="2026-09-06T00:00:00Z">
        <w:r>
          <w:t>Validation</w:t>
        </w:r>
      </w:ins>
    </w:p>
    <w:p>
      <w:r>
        <w:t>Leon</w:t>
      </w:r>
      <w:r>
        <w:t xml:space="preserve"> </w:t>
      </w:r>
      <w:r>
        <w:t>Sandler</w:t>
      </w:r>
    </w:p>
    <w:p>
      <w:r>
        <w:t>Independent</w:t>
      </w:r>
      <w:r>
        <w:t xml:space="preserve"> </w:t>
      </w:r>
      <w:r>
        <w:t>Researcher,</w:t>
      </w:r>
      <w:r>
        <w:t xml:space="preserve"> </w:t>
      </w:r>
      <w:r>
        <w:t>Northbrook,</w:t>
      </w:r>
      <w:r>
        <w:t xml:space="preserve"> </w:t>
      </w:r>
      <w:r>
        <w:t>IL,</w:t>
      </w:r>
      <w:r>
        <w:t xml:space="preserve"> </w:t>
      </w:r>
      <w:r>
        <w:t>USA</w:t>
      </w:r>
      <w:r>
        <w:t xml:space="preserve"> </w:t>
      </w:r>
      <w:r>
        <w:t>·</w:t>
      </w:r>
      <w:r>
        <w:t xml:space="preserve"> </w:t>
      </w:r>
      <w:r>
        <w:t>sandler.leon@gmail.com</w:t>
      </w:r>
      <w:ins w:id="21" w:author="Leon Sandler" w:date="2026-09-06T00:00:00Z">
        <w:r>
          <w:t xml:space="preserve"> </w:t>
        </w:r>
      </w:ins>
      <w:ins w:id="22" w:author="Leon Sandler" w:date="2026-09-06T00:00:00Z">
        <w:r>
          <w:t>·</w:t>
        </w:r>
      </w:ins>
      <w:ins w:id="23" w:author="Leon Sandler" w:date="2026-09-06T00:00:00Z">
        <w:r>
          <w:t xml:space="preserve"> </w:t>
        </w:r>
      </w:ins>
      <w:ins w:id="24" w:author="Leon Sandler" w:date="2026-09-06T00:00:00Z">
        <w:r>
          <w:t>ORCID:</w:t>
        </w:r>
      </w:ins>
      <w:ins w:id="25" w:author="Leon Sandler" w:date="2026-09-06T00:00:00Z">
        <w:r>
          <w:t xml:space="preserve"> </w:t>
        </w:r>
      </w:ins>
      <w:ins w:id="26" w:author="Leon Sandler" w:date="2026-09-06T00:00:00Z">
        <w:r>
          <w:t>0009-0007-4584-808X</w:t>
        </w:r>
      </w:ins>
    </w:p>
    <w:p>
      <w:del w:id="27" w:author="Leon Sandler" w:date="2026-09-06T00:00:00Z">
        <w:r>
          <w:delText>Graphical</w:delText>
        </w:r>
      </w:del>
      <w:ins w:id="28" w:author="Leon Sandler" w:date="2026-09-06T00:00:00Z">
        <w:r>
          <w:t>Key</w:t>
        </w:r>
      </w:ins>
      <w:r>
        <w:t xml:space="preserve"> </w:t>
      </w:r>
      <w:del w:id="29" w:author="Leon Sandler" w:date="2026-09-06T00:00:00Z">
        <w:r>
          <w:delText>abstract.</w:delText>
        </w:r>
      </w:del>
      <w:ins w:id="30" w:author="Leon Sandler" w:date="2026-09-06T00:00:00Z">
        <w:r>
          <w:t>Points</w:t>
        </w:r>
      </w:ins>
    </w:p>
    <w:p>
      <w:ins w:id="31" w:author="Leon Sandler" w:date="2026-09-06T00:00:00Z">
        <w:r>
          <w:t>A</w:t>
        </w:r>
      </w:ins>
      <w:r>
        <w:t xml:space="preserve"> </w:t>
      </w:r>
      <w:del w:id="32" w:author="Leon Sandler" w:date="2026-09-06T00:00:00Z">
        <w:r>
          <w:delText>Mobile/EVA</w:delText>
        </w:r>
      </w:del>
      <w:ins w:id="33" w:author="Leon Sandler" w:date="2026-09-06T00:00:00Z">
        <w:r>
          <w:t>22-coil</w:t>
        </w:r>
      </w:ins>
      <w:r>
        <w:t xml:space="preserve"> </w:t>
      </w:r>
      <w:del w:id="34" w:author="Leon Sandler" w:date="2026-09-06T00:00:00Z">
        <w:r>
          <w:delText>assets</w:delText>
        </w:r>
      </w:del>
      <w:del w:id="35" w:author="Leon Sandler" w:date="2026-09-06T00:00:00Z">
        <w:r>
          <w:delText> </w:delText>
        </w:r>
      </w:del>
      <w:del w:id="36" w:author="Leon Sandler" w:date="2026-09-06T00:00:00Z">
        <w:r>
          <w:delText>depend</w:delText>
        </w:r>
      </w:del>
      <w:del w:id="37" w:author="Leon Sandler" w:date="2026-09-06T00:00:00Z">
        <w:r>
          <w:delText> </w:delText>
        </w:r>
      </w:del>
      <w:del w:id="38" w:author="Leon Sandler" w:date="2026-09-06T00:00:00Z">
        <w:r>
          <w:delText>on</w:delText>
        </w:r>
      </w:del>
      <w:del w:id="39" w:author="Leon Sandler" w:date="2026-09-06T00:00:00Z">
        <w:r>
          <w:delText> </w:delText>
        </w:r>
      </w:del>
      <w:del w:id="40" w:author="Leon Sandler" w:date="2026-09-06T00:00:00Z">
        <w:r>
          <w:delText>the</w:delText>
        </w:r>
      </w:del>
      <w:del w:id="41" w:author="Leon Sandler" w:date="2026-09-06T00:00:00Z">
        <w:r>
          <w:delText> </w:delText>
        </w:r>
      </w:del>
      <w:del w:id="42" w:author="Leon Sandler" w:date="2026-09-06T00:00:00Z">
        <w:r>
          <w:delText>ISRU-structural</w:delText>
        </w:r>
      </w:del>
      <w:del w:id="43" w:author="Leon Sandler" w:date="2026-09-06T00:00:00Z">
        <w:r>
          <w:delText> </w:delText>
        </w:r>
      </w:del>
      <w:del w:id="44" w:author="Leon Sandler" w:date="2026-09-06T00:00:00Z">
        <w:r>
          <w:delText>magnetic</w:delText>
        </w:r>
      </w:del>
      <w:ins w:id="45" w:author="Leon Sandler" w:date="2026-09-06T00:00:00Z">
        <w:r>
          <w:t>superconducting</w:t>
        </w:r>
      </w:ins>
      <w:r>
        <w:t xml:space="preserve"> </w:t>
      </w:r>
      <w:r>
        <w:t>fence</w:t>
      </w:r>
      <w:r>
        <w:t xml:space="preserve"> </w:t>
      </w:r>
      <w:del w:id="46" w:author="Leon Sandler" w:date="2026-09-06T00:00:00Z">
        <w:r>
          <w:delText>(architecture</w:delText>
        </w:r>
      </w:del>
      <w:ins w:id="47" w:author="Leon Sandler" w:date="2026-09-06T00:00:00Z">
        <w:r>
          <w:t>shields</w:t>
        </w:r>
      </w:ins>
      <w:r>
        <w:t xml:space="preserve"> </w:t>
      </w:r>
      <w:del w:id="48" w:author="Leon Sandler" w:date="2026-09-06T00:00:00Z">
        <w:r>
          <w:delText>D);</w:delText>
        </w:r>
      </w:del>
      <w:ins w:id="49" w:author="Leon Sandler" w:date="2026-09-06T00:00:00Z">
        <w:r>
          <w:t>against</w:t>
        </w:r>
      </w:ins>
      <w:r>
        <w:t xml:space="preserve"> </w:t>
      </w:r>
      <w:del w:id="50" w:author="Leon Sandler" w:date="2026-09-06T00:00:00Z">
        <w:r>
          <w:delText>fixed</w:delText>
        </w:r>
      </w:del>
      <w:ins w:id="51" w:author="Leon Sandler" w:date="2026-09-06T00:00:00Z">
        <w:r>
          <w:t>solar</w:t>
        </w:r>
      </w:ins>
      <w:r>
        <w:t xml:space="preserve"> </w:t>
      </w:r>
      <w:del w:id="52" w:author="Leon Sandler" w:date="2026-09-06T00:00:00Z">
        <w:r>
          <w:delText>equipment</w:delText>
        </w:r>
      </w:del>
      <w:ins w:id="53" w:author="Leon Sandler" w:date="2026-09-06T00:00:00Z">
        <w:r>
          <w:t>particles</w:t>
        </w:r>
      </w:ins>
      <w:r>
        <w:t xml:space="preserve"> </w:t>
      </w:r>
      <w:del w:id="54" w:author="Leon Sandler" w:date="2026-09-06T00:00:00Z">
        <w:r>
          <w:delText>is</w:delText>
        </w:r>
      </w:del>
      <w:ins w:id="55" w:author="Leon Sandler" w:date="2026-09-06T00:00:00Z">
        <w:r>
          <w:t>as</w:t>
        </w:r>
      </w:ins>
      <w:r>
        <w:t xml:space="preserve"> </w:t>
      </w:r>
      <w:del w:id="56" w:author="Leon Sandler" w:date="2026-09-06T00:00:00Z">
        <w:r>
          <w:delText>better</w:delText>
        </w:r>
      </w:del>
      <w:ins w:id="57" w:author="Leon Sandler" w:date="2026-09-06T00:00:00Z">
        <w:r>
          <w:t>well</w:t>
        </w:r>
      </w:ins>
      <w:r>
        <w:t xml:space="preserve"> </w:t>
      </w:r>
      <w:del w:id="58" w:author="Leon Sandler" w:date="2026-09-06T00:00:00Z">
        <w:r>
          <w:delText>served</w:delText>
        </w:r>
      </w:del>
      <w:ins w:id="59" w:author="Leon Sandler" w:date="2026-09-06T00:00:00Z">
        <w:r>
          <w:t>as</w:t>
        </w:r>
      </w:ins>
      <w:r>
        <w:t xml:space="preserve"> </w:t>
      </w:r>
      <w:del w:id="60" w:author="Leon Sandler" w:date="2026-09-06T00:00:00Z">
        <w:r>
          <w:delText>by</w:delText>
        </w:r>
      </w:del>
      <w:ins w:id="61" w:author="Leon Sandler" w:date="2026-09-06T00:00:00Z">
        <w:r>
          <w:t>one</w:t>
        </w:r>
      </w:ins>
      <w:r>
        <w:t xml:space="preserve"> </w:t>
      </w:r>
      <w:del w:id="62" w:author="Leon Sandler" w:date="2026-09-06T00:00:00Z">
        <w:r>
          <w:delText>direct</w:delText>
        </w:r>
      </w:del>
      <w:ins w:id="63" w:author="Leon Sandler" w:date="2026-09-06T00:00:00Z">
        <w:r>
          <w:t>large</w:t>
        </w:r>
      </w:ins>
      <w:r>
        <w:t xml:space="preserve"> </w:t>
      </w:r>
      <w:del w:id="64" w:author="Leon Sandler" w:date="2026-09-06T00:00:00Z">
        <w:r>
          <w:delText>regolith</w:delText>
        </w:r>
      </w:del>
      <w:ins w:id="65" w:author="Leon Sandler" w:date="2026-09-06T00:00:00Z">
        <w:r>
          <w:t>magnet,</w:t>
        </w:r>
      </w:ins>
      <w:r>
        <w:t xml:space="preserve"> </w:t>
      </w:r>
      <w:del w:id="66" w:author="Leon Sandler" w:date="2026-09-06T00:00:00Z">
        <w:r>
          <w:delText>cladding</w:delText>
        </w:r>
      </w:del>
      <w:ins w:id="67" w:author="Leon Sandler" w:date="2026-09-06T00:00:00Z">
        <w:r>
          <w:t>with</w:t>
        </w:r>
      </w:ins>
      <w:r>
        <w:t xml:space="preserve"> </w:t>
      </w:r>
      <w:del w:id="68" w:author="Leon Sandler" w:date="2026-09-06T00:00:00Z">
        <w:r>
          <w:delText>(architecture</w:delText>
        </w:r>
      </w:del>
      <w:ins w:id="69" w:author="Leon Sandler" w:date="2026-09-06T00:00:00Z">
        <w:r>
          <w:t>no</w:t>
        </w:r>
      </w:ins>
      <w:r>
        <w:t xml:space="preserve"> </w:t>
      </w:r>
      <w:del w:id="70" w:author="Leon Sandler" w:date="2026-09-06T00:00:00Z">
        <w:r>
          <w:delText>B),</w:delText>
        </w:r>
      </w:del>
      <w:ins w:id="71" w:author="Leon Sandler" w:date="2026-09-06T00:00:00Z">
        <w:r>
          <w:t>single</w:t>
        </w:r>
      </w:ins>
      <w:r>
        <w:t xml:space="preserve"> </w:t>
      </w:r>
      <w:del w:id="72" w:author="Leon Sandler" w:date="2026-09-06T00:00:00Z">
        <w:r>
          <w:delText>which</w:delText>
        </w:r>
      </w:del>
      <w:del w:id="73" w:author="Leon Sandler" w:date="2026-09-06T00:00:00Z">
        <w:r>
          <w:delText> </w:delText>
        </w:r>
      </w:del>
      <w:del w:id="74" w:author="Leon Sandler" w:date="2026-09-06T00:00:00Z">
        <w:r>
          <w:delText>achieves</w:delText>
        </w:r>
      </w:del>
      <w:del w:id="75" w:author="Leon Sandler" w:date="2026-09-06T00:00:00Z">
        <w:r>
          <w:delText> </w:delText>
        </w:r>
      </w:del>
      <w:del w:id="76" w:author="Leon Sandler" w:date="2026-09-06T00:00:00Z">
        <w:r>
          <w:delText>higher</w:delText>
        </w:r>
      </w:del>
      <w:del w:id="77" w:author="Leon Sandler" w:date="2026-09-06T00:00:00Z">
        <w:r>
          <w:delText> </w:delText>
        </w:r>
      </w:del>
      <w:del w:id="78" w:author="Leon Sandler" w:date="2026-09-06T00:00:00Z">
        <w:r>
          <w:delText>SEP</w:delText>
        </w:r>
      </w:del>
      <w:del w:id="79" w:author="Leon Sandler" w:date="2026-09-06T00:00:00Z">
        <w:r>
          <w:delText> </w:delText>
        </w:r>
      </w:del>
      <w:del w:id="80" w:author="Leon Sandler" w:date="2026-09-06T00:00:00Z">
        <w:r>
          <w:delText>energy-fluence</w:delText>
        </w:r>
      </w:del>
      <w:del w:id="81" w:author="Leon Sandler" w:date="2026-09-06T00:00:00Z">
        <w:r>
          <w:delText> </w:delText>
        </w:r>
      </w:del>
      <w:del w:id="82" w:author="Leon Sandler" w:date="2026-09-06T00:00:00Z">
        <w:r>
          <w:delText>reduction</w:delText>
        </w:r>
      </w:del>
      <w:del w:id="83" w:author="Leon Sandler" w:date="2026-09-06T00:00:00Z">
        <w:r>
          <w:delText> </w:delText>
        </w:r>
      </w:del>
      <w:del w:id="84" w:author="Leon Sandler" w:date="2026-09-06T00:00:00Z">
        <w:r>
          <w:delText>at</w:delText>
        </w:r>
      </w:del>
      <w:del w:id="85" w:author="Leon Sandler" w:date="2026-09-06T00:00:00Z">
        <w:r>
          <w:delText> </w:delText>
        </w:r>
      </w:del>
      <w:del w:id="86" w:author="Leon Sandler" w:date="2026-09-06T00:00:00Z">
        <w:r>
          <w:delText>roughly</w:delText>
        </w:r>
      </w:del>
      <w:del w:id="87" w:author="Leon Sandler" w:date="2026-09-06T00:00:00Z">
        <w:r>
          <w:delText> </w:delText>
        </w:r>
      </w:del>
      <w:del w:id="88" w:author="Leon Sandler" w:date="2026-09-06T00:00:00Z">
        <w:r>
          <w:delText>an</w:delText>
        </w:r>
      </w:del>
      <w:del w:id="89" w:author="Leon Sandler" w:date="2026-09-06T00:00:00Z">
        <w:r>
          <w:delText> </w:delText>
        </w:r>
      </w:del>
      <w:del w:id="90" w:author="Leon Sandler" w:date="2026-09-06T00:00:00Z">
        <w:r>
          <w:delText>order</w:delText>
        </w:r>
      </w:del>
      <w:ins w:id="91" w:author="Leon Sandler" w:date="2026-09-06T00:00:00Z">
        <w:r>
          <w:t>point</w:t>
        </w:r>
      </w:ins>
      <w:r>
        <w:t xml:space="preserve"> </w:t>
      </w:r>
      <w:r>
        <w:t>of</w:t>
      </w:r>
      <w:r>
        <w:t xml:space="preserve"> </w:t>
      </w:r>
      <w:del w:id="92" w:author="Leon Sandler" w:date="2026-09-06T00:00:00Z">
        <w:r>
          <w:delText>magnitude</w:delText>
        </w:r>
      </w:del>
      <w:del w:id="93" w:author="Leon Sandler" w:date="2026-09-06T00:00:00Z">
        <w:r>
          <w:delText> </w:delText>
        </w:r>
      </w:del>
      <w:del w:id="94" w:author="Leon Sandler" w:date="2026-09-06T00:00:00Z">
        <w:r>
          <w:delText>better</w:delText>
        </w:r>
      </w:del>
      <w:del w:id="95" w:author="Leon Sandler" w:date="2026-09-06T00:00:00Z">
        <w:r>
          <w:delText> </w:delText>
        </w:r>
      </w:del>
      <w:del w:id="96" w:author="Leon Sandler" w:date="2026-09-06T00:00:00Z">
        <w:r>
          <w:delText>Earth-mass</w:delText>
        </w:r>
      </w:del>
      <w:del w:id="97" w:author="Leon Sandler" w:date="2026-09-06T00:00:00Z">
        <w:r>
          <w:delText> </w:delText>
        </w:r>
      </w:del>
      <w:del w:id="98" w:author="Leon Sandler" w:date="2026-09-06T00:00:00Z">
        <w:r>
          <w:delText>efficiency.</w:delText>
        </w:r>
      </w:del>
      <w:del w:id="99" w:author="Leon Sandler" w:date="2026-09-06T00:00:00Z">
        <w:r>
          <w:delText> </w:delText>
        </w:r>
      </w:del>
      <w:ins w:id="100" w:author="Leon Sandler" w:date="2026-09-06T00:00:00Z">
        <w:r>
          <w:t>failure</w:t>
        </w:r>
      </w:ins>
    </w:p>
    <w:p>
      <w:r>
        <w:t>Permanent</w:t>
      </w:r>
      <w:r>
        <w:t xml:space="preserve"> </w:t>
      </w:r>
      <w:r>
        <w:t>magnets</w:t>
      </w:r>
      <w:r>
        <w:t xml:space="preserve"> </w:t>
      </w:r>
      <w:del w:id="101" w:author="Leon Sandler" w:date="2026-09-06T00:00:00Z">
        <w:r>
          <w:delText>are</w:delText>
        </w:r>
      </w:del>
      <w:ins w:id="102" w:author="Leon Sandler" w:date="2026-09-06T00:00:00Z">
        <w:r>
          <w:t>cannot</w:t>
        </w:r>
      </w:ins>
      <w:r>
        <w:t xml:space="preserve"> </w:t>
      </w:r>
      <w:del w:id="103" w:author="Leon Sandler" w:date="2026-09-06T00:00:00Z">
        <w:r>
          <w:delText>quantitatively</w:delText>
        </w:r>
      </w:del>
      <w:ins w:id="104" w:author="Leon Sandler" w:date="2026-09-06T00:00:00Z">
        <w:r>
          <w:t>replace</w:t>
        </w:r>
      </w:ins>
      <w:r>
        <w:t xml:space="preserve"> </w:t>
      </w:r>
      <w:del w:id="105" w:author="Leon Sandler" w:date="2026-09-06T00:00:00Z">
        <w:r>
          <w:delText>ruled</w:delText>
        </w:r>
      </w:del>
      <w:ins w:id="106" w:author="Leon Sandler" w:date="2026-09-06T00:00:00Z">
        <w:r>
          <w:t>superconducting</w:t>
        </w:r>
      </w:ins>
      <w:r>
        <w:t xml:space="preserve"> </w:t>
      </w:r>
      <w:del w:id="107" w:author="Leon Sandler" w:date="2026-09-06T00:00:00Z">
        <w:r>
          <w:delText>out</w:delText>
        </w:r>
      </w:del>
      <w:ins w:id="108" w:author="Leon Sandler" w:date="2026-09-06T00:00:00Z">
        <w:r>
          <w:t>coils;</w:t>
        </w:r>
      </w:ins>
      <w:r>
        <w:t xml:space="preserve"> </w:t>
      </w:r>
      <w:del w:id="109" w:author="Leon Sandler" w:date="2026-09-06T00:00:00Z">
        <w:r>
          <w:delText>as</w:delText>
        </w:r>
      </w:del>
      <w:ins w:id="110" w:author="Leon Sandler" w:date="2026-09-06T00:00:00Z">
        <w:r>
          <w:t>regolith-built</w:t>
        </w:r>
      </w:ins>
      <w:r>
        <w:t xml:space="preserve"> </w:t>
      </w:r>
      <w:del w:id="111" w:author="Leon Sandler" w:date="2026-09-06T00:00:00Z">
        <w:r>
          <w:delText>a</w:delText>
        </w:r>
      </w:del>
      <w:ins w:id="112" w:author="Leon Sandler" w:date="2026-09-06T00:00:00Z">
        <w:r>
          <w:t>structure</w:t>
        </w:r>
      </w:ins>
      <w:r>
        <w:t xml:space="preserve"> </w:t>
      </w:r>
      <w:del w:id="113" w:author="Leon Sandler" w:date="2026-09-06T00:00:00Z">
        <w:r>
          <w:delText>primary</w:delText>
        </w:r>
      </w:del>
      <w:ins w:id="114" w:author="Leon Sandler" w:date="2026-09-06T00:00:00Z">
        <w:r>
          <w:t>cuts</w:t>
        </w:r>
      </w:ins>
      <w:r>
        <w:t xml:space="preserve"> </w:t>
      </w:r>
      <w:del w:id="115" w:author="Leon Sandler" w:date="2026-09-06T00:00:00Z">
        <w:r>
          <w:delText>moment</w:delText>
        </w:r>
      </w:del>
      <w:ins w:id="116" w:author="Leon Sandler" w:date="2026-09-06T00:00:00Z">
        <w:r>
          <w:t>Earth-launched</w:t>
        </w:r>
      </w:ins>
      <w:r>
        <w:t xml:space="preserve"> </w:t>
      </w:r>
      <w:del w:id="117" w:author="Leon Sandler" w:date="2026-09-06T00:00:00Z">
        <w:r>
          <w:delText>source</w:delText>
        </w:r>
      </w:del>
      <w:ins w:id="118" w:author="Leon Sandler" w:date="2026-09-06T00:00:00Z">
        <w:r>
          <w:t>mass</w:t>
        </w:r>
      </w:ins>
      <w:ins w:id="119" w:author="Leon Sandler" w:date="2026-09-06T00:00:00Z">
        <w:r>
          <w:t xml:space="preserve"> </w:t>
        </w:r>
      </w:ins>
      <w:ins w:id="120" w:author="Leon Sandler" w:date="2026-09-06T00:00:00Z">
        <w:r>
          <w:t>from</w:t>
        </w:r>
      </w:ins>
      <w:ins w:id="121" w:author="Leon Sandler" w:date="2026-09-06T00:00:00Z">
        <w:r>
          <w:t xml:space="preserve"> </w:t>
        </w:r>
      </w:ins>
      <w:ins w:id="122" w:author="Leon Sandler" w:date="2026-09-06T00:00:00Z">
        <w:r>
          <w:t>81</w:t>
        </w:r>
      </w:ins>
      <w:ins w:id="123" w:author="Leon Sandler" w:date="2026-09-06T00:00:00Z">
        <w:r>
          <w:t xml:space="preserve"> </w:t>
        </w:r>
      </w:ins>
      <w:ins w:id="124" w:author="Leon Sandler" w:date="2026-09-06T00:00:00Z">
        <w:r>
          <w:t>to</w:t>
        </w:r>
      </w:ins>
      <w:ins w:id="125" w:author="Leon Sandler" w:date="2026-09-06T00:00:00Z">
        <w:r>
          <w:t xml:space="preserve"> </w:t>
        </w:r>
      </w:ins>
      <w:ins w:id="126" w:author="Leon Sandler" w:date="2026-09-06T00:00:00Z">
        <w:r>
          <w:t>46.4</w:t>
        </w:r>
      </w:ins>
      <w:ins w:id="127" w:author="Leon Sandler" w:date="2026-09-06T00:00:00Z">
        <w:r>
          <w:t xml:space="preserve"> </w:t>
        </w:r>
      </w:ins>
      <w:ins w:id="128" w:author="Leon Sandler" w:date="2026-09-06T00:00:00Z">
        <w:r>
          <w:t>tonnes</w:t>
        </w:r>
      </w:ins>
    </w:p>
    <w:p>
      <w:ins w:id="129" w:author="Leon Sandler" w:date="2026-09-06T00:00:00Z">
        <w:r>
          <w:t>Regolith</w:t>
        </w:r>
      </w:ins>
      <w:ins w:id="130" w:author="Leon Sandler" w:date="2026-09-06T00:00:00Z">
        <w:r>
          <w:t xml:space="preserve"> </w:t>
        </w:r>
      </w:ins>
      <w:ins w:id="131" w:author="Leon Sandler" w:date="2026-09-06T00:00:00Z">
        <w:r>
          <w:t>cladding</w:t>
        </w:r>
      </w:ins>
      <w:ins w:id="132" w:author="Leon Sandler" w:date="2026-09-06T00:00:00Z">
        <w:r>
          <w:t xml:space="preserve"> </w:t>
        </w:r>
      </w:ins>
      <w:ins w:id="133" w:author="Leon Sandler" w:date="2026-09-06T00:00:00Z">
        <w:r>
          <w:t>beats</w:t>
        </w:r>
      </w:ins>
      <w:ins w:id="134" w:author="Leon Sandler" w:date="2026-09-06T00:00:00Z">
        <w:r>
          <w:t xml:space="preserve"> </w:t>
        </w:r>
      </w:ins>
      <w:ins w:id="135" w:author="Leon Sandler" w:date="2026-09-06T00:00:00Z">
        <w:r>
          <w:t>the</w:t>
        </w:r>
      </w:ins>
      <w:ins w:id="136" w:author="Leon Sandler" w:date="2026-09-06T00:00:00Z">
        <w:r>
          <w:t xml:space="preserve"> </w:t>
        </w:r>
      </w:ins>
      <w:ins w:id="137" w:author="Leon Sandler" w:date="2026-09-06T00:00:00Z">
        <w:r>
          <w:t>fence</w:t>
        </w:r>
      </w:ins>
      <w:r>
        <w:t xml:space="preserve"> </w:t>
      </w:r>
      <w:r>
        <w:t>for</w:t>
      </w:r>
      <w:r>
        <w:t xml:space="preserve"> </w:t>
      </w:r>
      <w:del w:id="138" w:author="Leon Sandler" w:date="2026-09-06T00:00:00Z">
        <w:r>
          <w:delText>either</w:delText>
        </w:r>
      </w:del>
      <w:ins w:id="139" w:author="Leon Sandler" w:date="2026-09-06T00:00:00Z">
        <w:r>
          <w:t>fixed</w:t>
        </w:r>
      </w:ins>
      <w:r>
        <w:t xml:space="preserve"> </w:t>
      </w:r>
      <w:del w:id="140" w:author="Leon Sandler" w:date="2026-09-06T00:00:00Z">
        <w:r>
          <w:delText>architecture.</w:delText>
        </w:r>
      </w:del>
      <w:ins w:id="141" w:author="Leon Sandler" w:date="2026-09-06T00:00:00Z">
        <w:r>
          <w:t>equipment;</w:t>
        </w:r>
      </w:ins>
      <w:ins w:id="142" w:author="Leon Sandler" w:date="2026-09-06T00:00:00Z">
        <w:r>
          <w:t xml:space="preserve"> </w:t>
        </w:r>
      </w:ins>
      <w:ins w:id="143" w:author="Leon Sandler" w:date="2026-09-06T00:00:00Z">
        <w:r>
          <w:t>the</w:t>
        </w:r>
      </w:ins>
      <w:ins w:id="144" w:author="Leon Sandler" w:date="2026-09-06T00:00:00Z">
        <w:r>
          <w:t xml:space="preserve"> </w:t>
        </w:r>
      </w:ins>
      <w:ins w:id="145" w:author="Leon Sandler" w:date="2026-09-06T00:00:00Z">
        <w:r>
          <w:t>fence's</w:t>
        </w:r>
      </w:ins>
      <w:ins w:id="146" w:author="Leon Sandler" w:date="2026-09-06T00:00:00Z">
        <w:r>
          <w:t xml:space="preserve"> </w:t>
        </w:r>
      </w:ins>
      <w:ins w:id="147" w:author="Leon Sandler" w:date="2026-09-06T00:00:00Z">
        <w:r>
          <w:t>lasting</w:t>
        </w:r>
      </w:ins>
      <w:ins w:id="148" w:author="Leon Sandler" w:date="2026-09-06T00:00:00Z">
        <w:r>
          <w:t xml:space="preserve"> </w:t>
        </w:r>
      </w:ins>
      <w:ins w:id="149" w:author="Leon Sandler" w:date="2026-09-06T00:00:00Z">
        <w:r>
          <w:t>role</w:t>
        </w:r>
      </w:ins>
      <w:ins w:id="150" w:author="Leon Sandler" w:date="2026-09-06T00:00:00Z">
        <w:r>
          <w:t xml:space="preserve"> </w:t>
        </w:r>
      </w:ins>
      <w:ins w:id="151" w:author="Leon Sandler" w:date="2026-09-06T00:00:00Z">
        <w:r>
          <w:t>is</w:t>
        </w:r>
      </w:ins>
      <w:ins w:id="152" w:author="Leon Sandler" w:date="2026-09-06T00:00:00Z">
        <w:r>
          <w:t xml:space="preserve"> </w:t>
        </w:r>
      </w:ins>
      <w:ins w:id="153" w:author="Leon Sandler" w:date="2026-09-06T00:00:00Z">
        <w:r>
          <w:t>protecting</w:t>
        </w:r>
      </w:ins>
      <w:ins w:id="154" w:author="Leon Sandler" w:date="2026-09-06T00:00:00Z">
        <w:r>
          <w:t xml:space="preserve"> </w:t>
        </w:r>
      </w:ins>
      <w:ins w:id="155" w:author="Leon Sandler" w:date="2026-09-06T00:00:00Z">
        <w:r>
          <w:t>rovers</w:t>
        </w:r>
      </w:ins>
      <w:ins w:id="156" w:author="Leon Sandler" w:date="2026-09-06T00:00:00Z">
        <w:r>
          <w:t xml:space="preserve"> </w:t>
        </w:r>
      </w:ins>
      <w:ins w:id="157" w:author="Leon Sandler" w:date="2026-09-06T00:00:00Z">
        <w:r>
          <w:t>and</w:t>
        </w:r>
      </w:ins>
      <w:ins w:id="158" w:author="Leon Sandler" w:date="2026-09-06T00:00:00Z">
        <w:r>
          <w:t xml:space="preserve"> </w:t>
        </w:r>
      </w:ins>
      <w:ins w:id="159" w:author="Leon Sandler" w:date="2026-09-06T00:00:00Z">
        <w:r>
          <w:t>spacewalking</w:t>
        </w:r>
      </w:ins>
      <w:ins w:id="160" w:author="Leon Sandler" w:date="2026-09-06T00:00:00Z">
        <w:r>
          <w:t xml:space="preserve"> </w:t>
        </w:r>
      </w:ins>
      <w:ins w:id="161" w:author="Leon Sandler" w:date="2026-09-06T00:00:00Z">
        <w:r>
          <w:t>crew</w:t>
        </w:r>
      </w:ins>
    </w:p>
    <w:p>
      <w:r>
        <w:t>Abstract</w:t>
      </w:r>
    </w:p>
    <w:p>
      <w:r>
        <w:t>We</w:t>
      </w:r>
      <w:r>
        <w:t xml:space="preserve"> </w:t>
      </w:r>
      <w:r>
        <w:t>evaluate</w:t>
      </w:r>
      <w:r>
        <w:t xml:space="preserve"> </w:t>
      </w:r>
      <w:r>
        <w:t>a</w:t>
      </w:r>
      <w:r>
        <w:t xml:space="preserve"> </w:t>
      </w:r>
      <w:r>
        <w:t>distributed</w:t>
      </w:r>
      <w:r>
        <w:t xml:space="preserve"> </w:t>
      </w:r>
      <w:r>
        <w:t>superconducting</w:t>
      </w:r>
      <w:ins w:id="162" w:author="Leon Sandler" w:date="2026-09-06T00:00:00Z">
        <w:r>
          <w:t xml:space="preserve"> </w:t>
        </w:r>
      </w:ins>
      <w:ins w:id="163" w:author="Leon Sandler" w:date="2026-09-06T00:00:00Z">
        <w:r>
          <w:t>perimeter</w:t>
        </w:r>
      </w:ins>
      <w:r>
        <w:t xml:space="preserve"> </w:t>
      </w:r>
      <w:r>
        <w:t>fence</w:t>
      </w:r>
      <w:r>
        <w:t xml:space="preserve"> </w:t>
      </w:r>
      <w:r>
        <w:t>for</w:t>
      </w:r>
      <w:r>
        <w:t xml:space="preserve"> </w:t>
      </w:r>
      <w:r>
        <w:t>lunar</w:t>
      </w:r>
      <w:r>
        <w:t xml:space="preserve"> </w:t>
      </w:r>
      <w:r>
        <w:t>surface</w:t>
      </w:r>
      <w:r>
        <w:t xml:space="preserve"> </w:t>
      </w:r>
      <w:r>
        <w:t>protection</w:t>
      </w:r>
      <w:r>
        <w:t xml:space="preserve"> </w:t>
      </w:r>
      <w:r>
        <w:t>against</w:t>
      </w:r>
      <w:r>
        <w:t xml:space="preserve"> </w:t>
      </w:r>
      <w:r>
        <w:t>solar</w:t>
      </w:r>
      <w:r>
        <w:t xml:space="preserve"> </w:t>
      </w:r>
      <w:r>
        <w:t>energetic</w:t>
      </w:r>
      <w:r>
        <w:t xml:space="preserve"> </w:t>
      </w:r>
      <w:r>
        <w:t>particle</w:t>
      </w:r>
      <w:r>
        <w:t xml:space="preserve"> </w:t>
      </w:r>
      <w:r>
        <w:t>(SEP)</w:t>
      </w:r>
      <w:r>
        <w:t xml:space="preserve"> </w:t>
      </w:r>
      <w:del w:id="164" w:author="Leon Sandler" w:date="2026-09-06T00:00:00Z">
        <w:r>
          <w:delText>events</w:delText>
        </w:r>
      </w:del>
      <w:ins w:id="165" w:author="Leon Sandler" w:date="2026-09-06T00:00:00Z">
        <w:r>
          <w:t>events.</w:t>
        </w:r>
      </w:ins>
      <w:r>
        <w:t xml:space="preserve"> </w:t>
      </w:r>
      <w:del w:id="166" w:author="Leon Sandler" w:date="2026-09-06T00:00:00Z">
        <w:r>
          <w:delText>under</w:delText>
        </w:r>
      </w:del>
      <w:ins w:id="167" w:author="Leon Sandler" w:date="2026-09-06T00:00:00Z">
        <w:r>
          <w:t>A</w:t>
        </w:r>
      </w:ins>
      <w:r>
        <w:t xml:space="preserve"> </w:t>
      </w:r>
      <w:del w:id="168" w:author="Leon Sandler" w:date="2026-09-06T00:00:00Z">
        <w:r>
          <w:delText>an</w:delText>
        </w:r>
      </w:del>
      <w:ins w:id="169" w:author="Leon Sandler" w:date="2026-09-06T00:00:00Z">
        <w:r>
          <w:t>relativistic</w:t>
        </w:r>
      </w:ins>
      <w:r>
        <w:t xml:space="preserve"> </w:t>
      </w:r>
      <w:del w:id="170" w:author="Leon Sandler" w:date="2026-09-06T00:00:00Z">
        <w:r>
          <w:delText>explicit</w:delText>
        </w:r>
      </w:del>
      <w:ins w:id="171" w:author="Leon Sandler" w:date="2026-09-06T00:00:00Z">
        <w:r>
          <w:t>Boris-pusher</w:t>
        </w:r>
      </w:ins>
      <w:r>
        <w:t xml:space="preserve"> </w:t>
      </w:r>
      <w:del w:id="172" w:author="Leon Sandler" w:date="2026-09-06T00:00:00Z">
        <w:r>
          <w:delText>Earth-launched-mass</w:delText>
        </w:r>
      </w:del>
      <w:ins w:id="173" w:author="Leon Sandler" w:date="2026-09-06T00:00:00Z">
        <w:r>
          <w:t>simulation</w:t>
        </w:r>
      </w:ins>
      <w:r>
        <w:t xml:space="preserve"> </w:t>
      </w:r>
      <w:del w:id="174" w:author="Leon Sandler" w:date="2026-09-06T00:00:00Z">
        <w:r>
          <w:delText>constraint,</w:delText>
        </w:r>
      </w:del>
      <w:ins w:id="175" w:author="Leon Sandler" w:date="2026-09-06T00:00:00Z">
        <w:r>
          <w:t>shows</w:t>
        </w:r>
      </w:ins>
      <w:r>
        <w:t xml:space="preserve"> </w:t>
      </w:r>
      <w:del w:id="176" w:author="Leon Sandler" w:date="2026-09-06T00:00:00Z">
        <w:r>
          <w:delText>using</w:delText>
        </w:r>
      </w:del>
      <w:ins w:id="177" w:author="Leon Sandler" w:date="2026-09-06T00:00:00Z">
        <w:r>
          <w:t>that</w:t>
        </w:r>
      </w:ins>
      <w:ins w:id="178" w:author="Leon Sandler" w:date="2026-09-06T00:00:00Z">
        <w:r>
          <w:t xml:space="preserve"> </w:t>
        </w:r>
      </w:ins>
      <w:ins w:id="179" w:author="Leon Sandler" w:date="2026-09-06T00:00:00Z">
        <w:r>
          <w:t>a</w:t>
        </w:r>
      </w:ins>
      <w:ins w:id="180" w:author="Leon Sandler" w:date="2026-09-06T00:00:00Z">
        <w:r>
          <w:t xml:space="preserve"> </w:t>
        </w:r>
      </w:ins>
      <w:ins w:id="181" w:author="Leon Sandler" w:date="2026-09-06T00:00:00Z">
        <w:r>
          <w:t>22-coil,</w:t>
        </w:r>
      </w:ins>
      <w:ins w:id="182" w:author="Leon Sandler" w:date="2026-09-06T00:00:00Z">
        <w:r>
          <w:t xml:space="preserve"> </w:t>
        </w:r>
      </w:ins>
      <w:ins w:id="183" w:author="Leon Sandler" w:date="2026-09-06T00:00:00Z">
        <w:r>
          <w:t>two-channel</w:t>
        </w:r>
      </w:ins>
      <w:ins w:id="184" w:author="Leon Sandler" w:date="2026-09-06T00:00:00Z">
        <w:r>
          <w:t xml:space="preserve"> </w:t>
        </w:r>
      </w:ins>
      <w:ins w:id="185" w:author="Leon Sandler" w:date="2026-09-06T00:00:00Z">
        <w:r>
          <w:t>fence</w:t>
        </w:r>
      </w:ins>
      <w:ins w:id="186" w:author="Leon Sandler" w:date="2026-09-06T00:00:00Z">
        <w:r>
          <w:t xml:space="preserve"> </w:t>
        </w:r>
      </w:ins>
      <w:ins w:id="187" w:author="Leon Sandler" w:date="2026-09-06T00:00:00Z">
        <w:r>
          <w:t>attenuates</w:t>
        </w:r>
      </w:ins>
      <w:r>
        <w:t xml:space="preserve"> </w:t>
      </w:r>
      <w:r>
        <w:t>SEP</w:t>
      </w:r>
      <w:r>
        <w:t xml:space="preserve"> </w:t>
      </w:r>
      <w:del w:id="188" w:author="Leon Sandler" w:date="2026-09-06T00:00:00Z">
        <w:r>
          <w:delText>particle-</w:delText>
        </w:r>
      </w:del>
      <w:ins w:id="189" w:author="Leon Sandler" w:date="2026-09-06T00:00:00Z">
        <w:r>
          <w:t>protons</w:t>
        </w:r>
      </w:ins>
      <w:ins w:id="190" w:author="Leon Sandler" w:date="2026-09-06T00:00:00Z">
        <w:r>
          <w:t xml:space="preserve"> </w:t>
        </w:r>
      </w:ins>
      <w:ins w:id="191" w:author="Leon Sandler" w:date="2026-09-06T00:00:00Z">
        <w:r>
          <w:t>as</w:t>
        </w:r>
      </w:ins>
      <w:ins w:id="192" w:author="Leon Sandler" w:date="2026-09-06T00:00:00Z">
        <w:r>
          <w:t xml:space="preserve"> </w:t>
        </w:r>
      </w:ins>
      <w:ins w:id="193" w:author="Leon Sandler" w:date="2026-09-06T00:00:00Z">
        <w:r>
          <w:t>effectively</w:t>
        </w:r>
      </w:ins>
      <w:ins w:id="194" w:author="Leon Sandler" w:date="2026-09-06T00:00:00Z">
        <w:r>
          <w:t xml:space="preserve"> </w:t>
        </w:r>
      </w:ins>
      <w:ins w:id="195" w:author="Leon Sandler" w:date="2026-09-06T00:00:00Z">
        <w:r>
          <w:t>as</w:t>
        </w:r>
      </w:ins>
      <w:ins w:id="196" w:author="Leon Sandler" w:date="2026-09-06T00:00:00Z">
        <w:r>
          <w:t xml:space="preserve"> </w:t>
        </w:r>
      </w:ins>
      <w:ins w:id="197" w:author="Leon Sandler" w:date="2026-09-06T00:00:00Z">
        <w:r>
          <w:t>a</w:t>
        </w:r>
      </w:ins>
      <w:ins w:id="198" w:author="Leon Sandler" w:date="2026-09-06T00:00:00Z">
        <w:r>
          <w:t xml:space="preserve"> </w:t>
        </w:r>
      </w:ins>
      <w:ins w:id="199" w:author="Leon Sandler" w:date="2026-09-06T00:00:00Z">
        <w:r>
          <w:t>monolithic</w:t>
        </w:r>
      </w:ins>
      <w:ins w:id="200" w:author="Leon Sandler" w:date="2026-09-06T00:00:00Z">
        <w:r>
          <w:t xml:space="preserve"> </w:t>
        </w:r>
      </w:ins>
      <w:ins w:id="201" w:author="Leon Sandler" w:date="2026-09-06T00:00:00Z">
        <w:r>
          <w:t>dipole</w:t>
        </w:r>
      </w:ins>
      <w:ins w:id="202" w:author="Leon Sandler" w:date="2026-09-06T00:00:00Z">
        <w:r>
          <w:t xml:space="preserve"> </w:t>
        </w:r>
      </w:ins>
      <w:ins w:id="203" w:author="Leon Sandler" w:date="2026-09-06T00:00:00Z">
        <w:r>
          <w:t>of</w:t>
        </w:r>
      </w:ins>
      <w:ins w:id="204" w:author="Leon Sandler" w:date="2026-09-06T00:00:00Z">
        <w:r>
          <w:t xml:space="preserve"> </w:t>
        </w:r>
      </w:ins>
      <w:ins w:id="205" w:author="Leon Sandler" w:date="2026-09-06T00:00:00Z">
        <w:r>
          <w:t>equal</w:t>
        </w:r>
      </w:ins>
      <w:ins w:id="206" w:author="Leon Sandler" w:date="2026-09-06T00:00:00Z">
        <w:r>
          <w:t xml:space="preserve"> </w:t>
        </w:r>
      </w:ins>
      <w:ins w:id="207" w:author="Leon Sandler" w:date="2026-09-06T00:00:00Z">
        <w:r>
          <w:t>magnetic</w:t>
        </w:r>
      </w:ins>
      <w:ins w:id="208" w:author="Leon Sandler" w:date="2026-09-06T00:00:00Z">
        <w:r>
          <w:t xml:space="preserve"> </w:t>
        </w:r>
      </w:ins>
      <w:ins w:id="209" w:author="Leon Sandler" w:date="2026-09-06T00:00:00Z">
        <w:r>
          <w:t>moment</w:t>
        </w:r>
      </w:ins>
      <w:ins w:id="210" w:author="Leon Sandler" w:date="2026-09-06T00:00:00Z">
        <w:r>
          <w:t xml:space="preserve"> </w:t>
        </w:r>
      </w:ins>
      <w:ins w:id="211" w:author="Leon Sandler" w:date="2026-09-06T00:00:00Z">
        <w:r>
          <w:t>(94.9%</w:t>
        </w:r>
      </w:ins>
      <w:ins w:id="212" w:author="Leon Sandler" w:date="2026-09-06T00:00:00Z">
        <w:r>
          <w:t xml:space="preserve"> </w:t>
        </w:r>
      </w:ins>
      <w:ins w:id="213" w:author="Leon Sandler" w:date="2026-09-06T00:00:00Z">
        <w:r>
          <w:t>versus</w:t>
        </w:r>
      </w:ins>
      <w:ins w:id="214" w:author="Leon Sandler" w:date="2026-09-06T00:00:00Z">
        <w:r>
          <w:t xml:space="preserve"> </w:t>
        </w:r>
      </w:ins>
      <w:ins w:id="215" w:author="Leon Sandler" w:date="2026-09-06T00:00:00Z">
        <w:r>
          <w:t>95.1%</w:t>
        </w:r>
      </w:ins>
      <w:ins w:id="216" w:author="Leon Sandler" w:date="2026-09-06T00:00:00Z">
        <w:r>
          <w:t xml:space="preserve"> </w:t>
        </w:r>
      </w:ins>
      <w:ins w:id="217" w:author="Leon Sandler" w:date="2026-09-06T00:00:00Z">
        <w:r>
          <w:t>proton</w:t>
        </w:r>
      </w:ins>
      <w:ins w:id="218" w:author="Leon Sandler" w:date="2026-09-06T00:00:00Z">
        <w:r>
          <w:t xml:space="preserve"> </w:t>
        </w:r>
      </w:ins>
      <w:ins w:id="219" w:author="Leon Sandler" w:date="2026-09-06T00:00:00Z">
        <w:r>
          <w:t>number-fluence</w:t>
        </w:r>
      </w:ins>
      <w:ins w:id="220" w:author="Leon Sandler" w:date="2026-09-06T00:00:00Z">
        <w:r>
          <w:t xml:space="preserve"> </w:t>
        </w:r>
      </w:ins>
      <w:ins w:id="221" w:author="Leon Sandler" w:date="2026-09-06T00:00:00Z">
        <w:r>
          <w:t>removal;</w:t>
        </w:r>
      </w:ins>
      <w:ins w:id="222" w:author="Leon Sandler" w:date="2026-09-06T00:00:00Z">
        <w:r>
          <w:t xml:space="preserve"> </w:t>
        </w:r>
      </w:ins>
      <w:ins w:id="223" w:author="Leon Sandler" w:date="2026-09-06T00:00:00Z">
        <w:r>
          <w:t>75.4%</w:t>
        </w:r>
      </w:ins>
      <w:ins w:id="224" w:author="Leon Sandler" w:date="2026-09-06T00:00:00Z">
        <w:r>
          <w:t xml:space="preserve"> </w:t>
        </w:r>
      </w:ins>
      <w:ins w:id="225" w:author="Leon Sandler" w:date="2026-09-06T00:00:00Z">
        <w:r>
          <w:t>versus</w:t>
        </w:r>
      </w:ins>
      <w:ins w:id="226" w:author="Leon Sandler" w:date="2026-09-06T00:00:00Z">
        <w:r>
          <w:t xml:space="preserve"> </w:t>
        </w:r>
      </w:ins>
      <w:ins w:id="227" w:author="Leon Sandler" w:date="2026-09-06T00:00:00Z">
        <w:r>
          <w:t>72.2%</w:t>
        </w:r>
      </w:ins>
      <w:ins w:id="228" w:author="Leon Sandler" w:date="2026-09-06T00:00:00Z">
        <w:r>
          <w:t xml:space="preserve"> </w:t>
        </w:r>
      </w:ins>
      <w:ins w:id="229" w:author="Leon Sandler" w:date="2026-09-06T00:00:00Z">
        <w:r>
          <w:t>energy-fluence</w:t>
        </w:r>
      </w:ins>
      <w:ins w:id="230" w:author="Leon Sandler" w:date="2026-09-06T00:00:00Z">
        <w:r>
          <w:t xml:space="preserve"> </w:t>
        </w:r>
      </w:ins>
      <w:ins w:id="231" w:author="Leon Sandler" w:date="2026-09-06T00:00:00Z">
        <w:r>
          <w:t>removal</w:t>
        </w:r>
      </w:ins>
      <w:ins w:id="232" w:author="Leon Sandler" w:date="2026-09-06T00:00:00Z">
        <w:r>
          <w:t xml:space="preserve"> </w:t>
        </w:r>
      </w:ins>
      <w:ins w:id="233" w:author="Leon Sandler" w:date="2026-09-06T00:00:00Z">
        <w:r>
          <w:t>for</w:t>
        </w:r>
      </w:ins>
      <w:ins w:id="234" w:author="Leon Sandler" w:date="2026-09-06T00:00:00Z">
        <w:r>
          <w:t xml:space="preserve"> </w:t>
        </w:r>
      </w:ins>
      <w:ins w:id="235" w:author="Leon Sandler" w:date="2026-09-06T00:00:00Z">
        <w:r>
          <w:t>a</w:t>
        </w:r>
      </w:ins>
      <w:ins w:id="236" w:author="Leon Sandler" w:date="2026-09-06T00:00:00Z">
        <w:r>
          <w:t xml:space="preserve"> </w:t>
        </w:r>
      </w:ins>
      <w:ins w:id="237" w:author="Leon Sandler" w:date="2026-09-06T00:00:00Z">
        <w:r>
          <w:t>representative</w:t>
        </w:r>
      </w:ins>
      <w:ins w:id="238" w:author="Leon Sandler" w:date="2026-09-06T00:00:00Z">
        <w:r>
          <w:t xml:space="preserve"> </w:t>
        </w:r>
      </w:ins>
      <w:ins w:id="239" w:author="Leon Sandler" w:date="2026-09-06T00:00:00Z">
        <w:r>
          <w:t>soft</w:t>
        </w:r>
      </w:ins>
      <w:ins w:id="240" w:author="Leon Sandler" w:date="2026-09-06T00:00:00Z">
        <w:r>
          <w:t xml:space="preserve"> </w:t>
        </w:r>
      </w:ins>
      <w:ins w:id="241" w:author="Leon Sandler" w:date="2026-09-06T00:00:00Z">
        <w:r>
          <w:t>SEP</w:t>
        </w:r>
      </w:ins>
      <w:ins w:id="242" w:author="Leon Sandler" w:date="2026-09-06T00:00:00Z">
        <w:r>
          <w:t xml:space="preserve"> </w:t>
        </w:r>
      </w:ins>
      <w:ins w:id="243" w:author="Leon Sandler" w:date="2026-09-06T00:00:00Z">
        <w:r>
          <w:t>spectrum),</w:t>
        </w:r>
      </w:ins>
      <w:ins w:id="244" w:author="Leon Sandler" w:date="2026-09-06T00:00:00Z">
        <w:r>
          <w:t xml:space="preserve"> </w:t>
        </w:r>
      </w:ins>
      <w:ins w:id="245" w:author="Leon Sandler" w:date="2026-09-06T00:00:00Z">
        <w:r>
          <w:t>while</w:t>
        </w:r>
      </w:ins>
      <w:ins w:id="246" w:author="Leon Sandler" w:date="2026-09-06T00:00:00Z">
        <w:r>
          <w:t xml:space="preserve"> </w:t>
        </w:r>
      </w:ins>
      <w:ins w:id="247" w:author="Leon Sandler" w:date="2026-09-06T00:00:00Z">
        <w:r>
          <w:t>leaving</w:t>
        </w:r>
      </w:ins>
      <w:ins w:id="248" w:author="Leon Sandler" w:date="2026-09-06T00:00:00Z">
        <w:r>
          <w:t xml:space="preserve"> </w:t>
        </w:r>
      </w:ins>
      <w:ins w:id="249" w:author="Leon Sandler" w:date="2026-09-06T00:00:00Z">
        <w:r>
          <w:t>the</w:t>
        </w:r>
      </w:ins>
      <w:ins w:id="250" w:author="Leon Sandler" w:date="2026-09-06T00:00:00Z">
        <w:r>
          <w:t xml:space="preserve"> </w:t>
        </w:r>
      </w:ins>
      <w:ins w:id="251" w:author="Leon Sandler" w:date="2026-09-06T00:00:00Z">
        <w:r>
          <w:t>protected</w:t>
        </w:r>
      </w:ins>
      <w:ins w:id="252" w:author="Leon Sandler" w:date="2026-09-06T00:00:00Z">
        <w:r>
          <w:t xml:space="preserve"> </w:t>
        </w:r>
      </w:ins>
      <w:ins w:id="253" w:author="Leon Sandler" w:date="2026-09-06T00:00:00Z">
        <w:r>
          <w:t>volume</w:t>
        </w:r>
      </w:ins>
      <w:ins w:id="254" w:author="Leon Sandler" w:date="2026-09-06T00:00:00Z">
        <w:r>
          <w:t xml:space="preserve"> </w:t>
        </w:r>
      </w:ins>
      <w:ins w:id="255" w:author="Leon Sandler" w:date="2026-09-06T00:00:00Z">
        <w:r>
          <w:t>field-free</w:t>
        </w:r>
      </w:ins>
      <w:r>
        <w:t xml:space="preserve"> </w:t>
      </w:r>
      <w:r>
        <w:t>and</w:t>
      </w:r>
      <w:r>
        <w:t xml:space="preserve"> </w:t>
      </w:r>
      <w:del w:id="256" w:author="Leon Sandler" w:date="2026-09-06T00:00:00Z">
        <w:r>
          <w:delText>energy-fluence</w:delText>
        </w:r>
      </w:del>
      <w:ins w:id="257" w:author="Leon Sandler" w:date="2026-09-06T00:00:00Z">
        <w:r>
          <w:t>avoiding</w:t>
        </w:r>
      </w:ins>
      <w:r>
        <w:t xml:space="preserve"> </w:t>
      </w:r>
      <w:del w:id="258" w:author="Leon Sandler" w:date="2026-09-06T00:00:00Z">
        <w:r>
          <w:delText>attenuation</w:delText>
        </w:r>
      </w:del>
      <w:ins w:id="259" w:author="Leon Sandler" w:date="2026-09-06T00:00:00Z">
        <w:r>
          <w:t>a</w:t>
        </w:r>
      </w:ins>
      <w:ins w:id="260" w:author="Leon Sandler" w:date="2026-09-06T00:00:00Z">
        <w:r>
          <w:t xml:space="preserve"> </w:t>
        </w:r>
      </w:ins>
      <w:ins w:id="261" w:author="Leon Sandler" w:date="2026-09-06T00:00:00Z">
        <w:r>
          <w:t>single</w:t>
        </w:r>
      </w:ins>
      <w:ins w:id="262" w:author="Leon Sandler" w:date="2026-09-06T00:00:00Z">
        <w:r>
          <w:t xml:space="preserve"> </w:t>
        </w:r>
      </w:ins>
      <w:ins w:id="263" w:author="Leon Sandler" w:date="2026-09-06T00:00:00Z">
        <w:r>
          <w:t>point</w:t>
        </w:r>
      </w:ins>
      <w:ins w:id="264" w:author="Leon Sandler" w:date="2026-09-06T00:00:00Z">
        <w:r>
          <w:t xml:space="preserve"> </w:t>
        </w:r>
      </w:ins>
      <w:ins w:id="265" w:author="Leon Sandler" w:date="2026-09-06T00:00:00Z">
        <w:r>
          <w:t>of</w:t>
        </w:r>
      </w:ins>
      <w:ins w:id="266" w:author="Leon Sandler" w:date="2026-09-06T00:00:00Z">
        <w:r>
          <w:t xml:space="preserve"> </w:t>
        </w:r>
      </w:ins>
      <w:ins w:id="267" w:author="Leon Sandler" w:date="2026-09-06T00:00:00Z">
        <w:r>
          <w:t>failure.</w:t>
        </w:r>
      </w:ins>
      <w:ins w:id="268" w:author="Leon Sandler" w:date="2026-09-06T00:00:00Z">
        <w:r>
          <w:t xml:space="preserve"> </w:t>
        </w:r>
      </w:ins>
      <w:ins w:id="269" w:author="Leon Sandler" w:date="2026-09-06T00:00:00Z">
        <w:r>
          <w:t>We</w:t>
        </w:r>
      </w:ins>
      <w:ins w:id="270" w:author="Leon Sandler" w:date="2026-09-06T00:00:00Z">
        <w:r>
          <w:t xml:space="preserve"> </w:t>
        </w:r>
      </w:ins>
      <w:ins w:id="271" w:author="Leon Sandler" w:date="2026-09-06T00:00:00Z">
        <w:r>
          <w:t>then</w:t>
        </w:r>
      </w:ins>
      <w:ins w:id="272" w:author="Leon Sandler" w:date="2026-09-06T00:00:00Z">
        <w:r>
          <w:t xml:space="preserve"> </w:t>
        </w:r>
      </w:ins>
      <w:ins w:id="273" w:author="Leon Sandler" w:date="2026-09-06T00:00:00Z">
        <w:r>
          <w:t>address</w:t>
        </w:r>
      </w:ins>
      <w:ins w:id="274" w:author="Leon Sandler" w:date="2026-09-06T00:00:00Z">
        <w:r>
          <w:t xml:space="preserve"> </w:t>
        </w:r>
      </w:ins>
      <w:ins w:id="275" w:author="Leon Sandler" w:date="2026-09-06T00:00:00Z">
        <w:r>
          <w:t>two</w:t>
        </w:r>
      </w:ins>
      <w:ins w:id="276" w:author="Leon Sandler" w:date="2026-09-06T00:00:00Z">
        <w:r>
          <w:t xml:space="preserve"> </w:t>
        </w:r>
      </w:ins>
      <w:ins w:id="277" w:author="Leon Sandler" w:date="2026-09-06T00:00:00Z">
        <w:r>
          <w:t>questions</w:t>
        </w:r>
      </w:ins>
      <w:ins w:id="278" w:author="Leon Sandler" w:date="2026-09-06T00:00:00Z">
        <w:r>
          <w:t xml:space="preserve"> </w:t>
        </w:r>
      </w:ins>
      <w:ins w:id="279" w:author="Leon Sandler" w:date="2026-09-06T00:00:00Z">
        <w:r>
          <w:t>that</w:t>
        </w:r>
      </w:ins>
      <w:ins w:id="280" w:author="Leon Sandler" w:date="2026-09-06T00:00:00Z">
        <w:r>
          <w:t xml:space="preserve"> </w:t>
        </w:r>
      </w:ins>
      <w:ins w:id="281" w:author="Leon Sandler" w:date="2026-09-06T00:00:00Z">
        <w:r>
          <w:t>determine</w:t>
        </w:r>
      </w:ins>
      <w:ins w:id="282" w:author="Leon Sandler" w:date="2026-09-06T00:00:00Z">
        <w:r>
          <w:t xml:space="preserve"> </w:t>
        </w:r>
      </w:ins>
      <w:ins w:id="283" w:author="Leon Sandler" w:date="2026-09-06T00:00:00Z">
        <w:r>
          <w:t>buildability.</w:t>
        </w:r>
      </w:ins>
      <w:ins w:id="284" w:author="Leon Sandler" w:date="2026-09-06T00:00:00Z">
        <w:r>
          <w:t xml:space="preserve"> </w:t>
        </w:r>
      </w:ins>
      <w:ins w:id="285" w:author="Leon Sandler" w:date="2026-09-06T00:00:00Z">
        <w:r>
          <w:t>First,</w:t>
        </w:r>
      </w:ins>
      <w:ins w:id="286" w:author="Leon Sandler" w:date="2026-09-06T00:00:00Z">
        <w:r>
          <w:t xml:space="preserve"> </w:t>
        </w:r>
      </w:ins>
      <w:ins w:id="287" w:author="Leon Sandler" w:date="2026-09-06T00:00:00Z">
        <w:r>
          <w:t>permanent</w:t>
        </w:r>
      </w:ins>
      <w:ins w:id="288" w:author="Leon Sandler" w:date="2026-09-06T00:00:00Z">
        <w:r>
          <w:t xml:space="preserve"> </w:t>
        </w:r>
      </w:ins>
      <w:ins w:id="289" w:author="Leon Sandler" w:date="2026-09-06T00:00:00Z">
        <w:r>
          <w:t>magnets</w:t>
        </w:r>
      </w:ins>
      <w:ins w:id="290" w:author="Leon Sandler" w:date="2026-09-06T00:00:00Z">
        <w:r>
          <w:t xml:space="preserve"> </w:t>
        </w:r>
      </w:ins>
      <w:ins w:id="291" w:author="Leon Sandler" w:date="2026-09-06T00:00:00Z">
        <w:r>
          <w:t>are</w:t>
        </w:r>
      </w:ins>
      <w:ins w:id="292" w:author="Leon Sandler" w:date="2026-09-06T00:00:00Z">
        <w:r>
          <w:t xml:space="preserve"> </w:t>
        </w:r>
      </w:ins>
      <w:ins w:id="293" w:author="Leon Sandler" w:date="2026-09-06T00:00:00Z">
        <w:r>
          <w:t>ruled</w:t>
        </w:r>
      </w:ins>
      <w:ins w:id="294" w:author="Leon Sandler" w:date="2026-09-06T00:00:00Z">
        <w:r>
          <w:t xml:space="preserve"> </w:t>
        </w:r>
      </w:ins>
      <w:ins w:id="295" w:author="Leon Sandler" w:date="2026-09-06T00:00:00Z">
        <w:r>
          <w:t>out</w:t>
        </w:r>
      </w:ins>
      <w:r>
        <w:t xml:space="preserve"> </w:t>
      </w:r>
      <w:r>
        <w:t>as</w:t>
      </w:r>
      <w:r>
        <w:t xml:space="preserve"> </w:t>
      </w:r>
      <w:del w:id="296" w:author="Leon Sandler" w:date="2026-09-06T00:00:00Z">
        <w:r>
          <w:delText>the</w:delText>
        </w:r>
      </w:del>
      <w:ins w:id="297" w:author="Leon Sandler" w:date="2026-09-06T00:00:00Z">
        <w:r>
          <w:t>a</w:t>
        </w:r>
      </w:ins>
      <w:r>
        <w:t xml:space="preserve"> </w:t>
      </w:r>
      <w:del w:id="298" w:author="Leon Sandler" w:date="2026-09-06T00:00:00Z">
        <w:r>
          <w:delText>present</w:delText>
        </w:r>
      </w:del>
      <w:del w:id="299" w:author="Leon Sandler" w:date="2026-09-06T00:00:00Z">
        <w:r>
          <w:delText> </w:delText>
        </w:r>
      </w:del>
      <w:del w:id="300" w:author="Leon Sandler" w:date="2026-09-06T00:00:00Z">
        <w:r>
          <w:delText>study's</w:delText>
        </w:r>
      </w:del>
      <w:del w:id="301" w:author="Leon Sandler" w:date="2026-09-06T00:00:00Z">
        <w:r>
          <w:delText> </w:delText>
        </w:r>
      </w:del>
      <w:del w:id="302" w:author="Leon Sandler" w:date="2026-09-06T00:00:00Z">
        <w:r>
          <w:delText>quantitative</w:delText>
        </w:r>
      </w:del>
      <w:del w:id="303" w:author="Leon Sandler" w:date="2026-09-06T00:00:00Z">
        <w:r>
          <w:delText> </w:delText>
        </w:r>
      </w:del>
      <w:del w:id="304" w:author="Leon Sandler" w:date="2026-09-06T00:00:00Z">
        <w:r>
          <w:delText>endpoint.</w:delText>
        </w:r>
      </w:del>
      <w:del w:id="305" w:author="Leon Sandler" w:date="2026-09-06T00:00:00Z">
        <w:r>
          <w:delText> </w:delText>
        </w:r>
      </w:del>
      <w:del w:id="306" w:author="Leon Sandler" w:date="2026-09-06T00:00:00Z">
        <w:r>
          <w:delText>A</w:delText>
        </w:r>
      </w:del>
      <w:del w:id="307" w:author="Leon Sandler" w:date="2026-09-06T00:00:00Z">
        <w:r>
          <w:delText> </w:delText>
        </w:r>
      </w:del>
      <w:del w:id="308" w:author="Leon Sandler" w:date="2026-09-06T00:00:00Z">
        <w:r>
          <w:delText>permanent-magnet</w:delText>
        </w:r>
      </w:del>
      <w:del w:id="309" w:author="Leon Sandler" w:date="2026-09-06T00:00:00Z">
        <w:r>
          <w:delText> </w:delText>
        </w:r>
      </w:del>
      <w:del w:id="310" w:author="Leon Sandler" w:date="2026-09-06T00:00:00Z">
        <w:r>
          <w:delText>substitution</w:delText>
        </w:r>
      </w:del>
      <w:del w:id="311" w:author="Leon Sandler" w:date="2026-09-06T00:00:00Z">
        <w:r>
          <w:delText> </w:delText>
        </w:r>
      </w:del>
      <w:del w:id="312" w:author="Leon Sandler" w:date="2026-09-06T00:00:00Z">
        <w:r>
          <w:delText>for</w:delText>
        </w:r>
      </w:del>
      <w:del w:id="313" w:author="Leon Sandler" w:date="2026-09-06T00:00:00Z">
        <w:r>
          <w:delText> </w:delText>
        </w:r>
      </w:del>
      <w:del w:id="314" w:author="Leon Sandler" w:date="2026-09-06T00:00:00Z">
        <w:r>
          <w:delText>the</w:delText>
        </w:r>
      </w:del>
      <w:del w:id="315" w:author="Leon Sandler" w:date="2026-09-06T00:00:00Z">
        <w:r>
          <w:delText> </w:delText>
        </w:r>
      </w:del>
      <w:del w:id="316" w:author="Leon Sandler" w:date="2026-09-06T00:00:00Z">
        <w:r>
          <w:delText>superconducting</w:delText>
        </w:r>
      </w:del>
      <w:ins w:id="317" w:author="Leon Sandler" w:date="2026-09-06T00:00:00Z">
        <w:r>
          <w:t>primary</w:t>
        </w:r>
      </w:ins>
      <w:r>
        <w:t xml:space="preserve"> </w:t>
      </w:r>
      <w:r>
        <w:t>moment</w:t>
      </w:r>
      <w:r>
        <w:t xml:space="preserve"> </w:t>
      </w:r>
      <w:del w:id="318" w:author="Leon Sandler" w:date="2026-09-06T00:00:00Z">
        <w:r>
          <w:delText>source</w:delText>
        </w:r>
      </w:del>
      <w:del w:id="319" w:author="Leon Sandler" w:date="2026-09-06T00:00:00Z">
        <w:r>
          <w:delText> </w:delText>
        </w:r>
      </w:del>
      <w:del w:id="320" w:author="Leon Sandler" w:date="2026-09-06T00:00:00Z">
        <w:r>
          <w:delText>is</w:delText>
        </w:r>
      </w:del>
      <w:del w:id="321" w:author="Leon Sandler" w:date="2026-09-06T00:00:00Z">
        <w:r>
          <w:delText> </w:delText>
        </w:r>
      </w:del>
      <w:del w:id="322" w:author="Leon Sandler" w:date="2026-09-06T00:00:00Z">
        <w:r>
          <w:delText>tested</w:delText>
        </w:r>
      </w:del>
      <w:del w:id="323" w:author="Leon Sandler" w:date="2026-09-06T00:00:00Z">
        <w:r>
          <w:delText> </w:delText>
        </w:r>
      </w:del>
      <w:del w:id="324" w:author="Leon Sandler" w:date="2026-09-06T00:00:00Z">
        <w:r>
          <w:delText>quantitatively</w:delText>
        </w:r>
      </w:del>
      <w:del w:id="325" w:author="Leon Sandler" w:date="2026-09-06T00:00:00Z">
        <w:r>
          <w:delText> </w:delText>
        </w:r>
      </w:del>
      <w:del w:id="326" w:author="Leon Sandler" w:date="2026-09-06T00:00:00Z">
        <w:r>
          <w:delText>and</w:delText>
        </w:r>
      </w:del>
      <w:del w:id="327" w:author="Leon Sandler" w:date="2026-09-06T00:00:00Z">
        <w:r>
          <w:delText> </w:delText>
        </w:r>
      </w:del>
      <w:del w:id="328" w:author="Leon Sandler" w:date="2026-09-06T00:00:00Z">
        <w:r>
          <w:delText>ruled</w:delText>
        </w:r>
      </w:del>
      <w:del w:id="329" w:author="Leon Sandler" w:date="2026-09-06T00:00:00Z">
        <w:r>
          <w:delText> </w:delText>
        </w:r>
      </w:del>
      <w:del w:id="330" w:author="Leon Sandler" w:date="2026-09-06T00:00:00Z">
        <w:r>
          <w:delText>out:</w:delText>
        </w:r>
      </w:del>
      <w:ins w:id="331" w:author="Leon Sandler" w:date="2026-09-06T00:00:00Z">
        <w:r>
          <w:t>source:</w:t>
        </w:r>
      </w:ins>
      <w:r>
        <w:t xml:space="preserve"> </w:t>
      </w:r>
      <w:r>
        <w:t>NdFeB's</w:t>
      </w:r>
      <w:r>
        <w:t xml:space="preserve"> </w:t>
      </w:r>
      <w:r>
        <w:t>remanence</w:t>
      </w:r>
      <w:r>
        <w:t xml:space="preserve"> </w:t>
      </w:r>
      <w:del w:id="332" w:author="Leon Sandler" w:date="2026-09-06T00:00:00Z">
        <w:r>
          <w:delText>limits</w:delText>
        </w:r>
      </w:del>
      <w:ins w:id="333" w:author="Leon Sandler" w:date="2026-09-06T00:00:00Z">
        <w:r>
          <w:t>bounds</w:t>
        </w:r>
      </w:ins>
      <w:r>
        <w:t xml:space="preserve"> </w:t>
      </w:r>
      <w:r>
        <w:t>achievable</w:t>
      </w:r>
      <w:r>
        <w:t xml:space="preserve"> </w:t>
      </w:r>
      <w:r>
        <w:t>moment-per-mass</w:t>
      </w:r>
      <w:r>
        <w:t xml:space="preserve"> </w:t>
      </w:r>
      <w:del w:id="334" w:author="Leon Sandler" w:date="2026-09-06T00:00:00Z">
        <w:r>
          <w:delText>to</w:delText>
        </w:r>
      </w:del>
      <w:del w:id="335" w:author="Leon Sandler" w:date="2026-09-06T00:00:00Z">
        <w:r>
          <w:delText> </w:delText>
        </w:r>
      </w:del>
      <w:r>
        <w:t>roughly</w:t>
      </w:r>
      <w:r>
        <w:t xml:space="preserve"> </w:t>
      </w:r>
      <w:del w:id="336" w:author="Leon Sandler" w:date="2026-09-06T00:00:00Z">
        <w:r>
          <w:delText>1.5×10²</w:delText>
        </w:r>
      </w:del>
      <w:ins w:id="337" w:author="Leon Sandler" w:date="2026-09-06T00:00:00Z">
        <w:r>
          <w:t>four</w:t>
        </w:r>
      </w:ins>
      <w:r>
        <w:t xml:space="preserve"> </w:t>
      </w:r>
      <w:del w:id="338" w:author="Leon Sandler" w:date="2026-09-06T00:00:00Z">
        <w:r>
          <w:delText>A·m²/kg,</w:delText>
        </w:r>
      </w:del>
      <w:ins w:id="339" w:author="Leon Sandler" w:date="2026-09-06T00:00:00Z">
        <w:r>
          <w:t>orders</w:t>
        </w:r>
      </w:ins>
      <w:r>
        <w:t xml:space="preserve"> </w:t>
      </w:r>
      <w:del w:id="340" w:author="Leon Sandler" w:date="2026-09-06T00:00:00Z">
        <w:r>
          <w:delText>about</w:delText>
        </w:r>
      </w:del>
      <w:ins w:id="341" w:author="Leon Sandler" w:date="2026-09-06T00:00:00Z">
        <w:r>
          <w:t>of</w:t>
        </w:r>
      </w:ins>
      <w:r>
        <w:t xml:space="preserve"> </w:t>
      </w:r>
      <w:del w:id="342" w:author="Leon Sandler" w:date="2026-09-06T00:00:00Z">
        <w:r>
          <w:delText>2×10⁴</w:delText>
        </w:r>
      </w:del>
      <w:del w:id="343" w:author="Leon Sandler" w:date="2026-09-06T00:00:00Z">
        <w:r>
          <w:delText> </w:delText>
        </w:r>
      </w:del>
      <w:del w:id="344" w:author="Leon Sandler" w:date="2026-09-06T00:00:00Z">
        <w:r>
          <w:delText>times</w:delText>
        </w:r>
      </w:del>
      <w:ins w:id="345" w:author="Leon Sandler" w:date="2026-09-06T00:00:00Z">
        <w:r>
          <w:t>magnitude</w:t>
        </w:r>
      </w:ins>
      <w:r>
        <w:t xml:space="preserve"> </w:t>
      </w:r>
      <w:r>
        <w:t>below</w:t>
      </w:r>
      <w:r>
        <w:t xml:space="preserve"> </w:t>
      </w:r>
      <w:r>
        <w:t>the</w:t>
      </w:r>
      <w:r>
        <w:t xml:space="preserve"> </w:t>
      </w:r>
      <w:r>
        <w:t>superconducting</w:t>
      </w:r>
      <w:r>
        <w:t xml:space="preserve"> </w:t>
      </w:r>
      <w:del w:id="346" w:author="Leon Sandler" w:date="2026-09-06T00:00:00Z">
        <w:r>
          <w:delText>design's</w:delText>
        </w:r>
      </w:del>
      <w:ins w:id="347" w:author="Leon Sandler" w:date="2026-09-06T00:00:00Z">
        <w:r>
          <w:t>design,</w:t>
        </w:r>
      </w:ins>
      <w:r>
        <w:t xml:space="preserve"> </w:t>
      </w:r>
      <w:del w:id="348" w:author="Leon Sandler" w:date="2026-09-06T00:00:00Z">
        <w:r>
          <w:delText>3.3×10⁶</w:delText>
        </w:r>
      </w:del>
      <w:del w:id="349" w:author="Leon Sandler" w:date="2026-09-06T00:00:00Z">
        <w:r>
          <w:delText> </w:delText>
        </w:r>
      </w:del>
      <w:del w:id="350" w:author="Leon Sandler" w:date="2026-09-06T00:00:00Z">
        <w:r>
          <w:delText>A·m²/kg,</w:delText>
        </w:r>
      </w:del>
      <w:del w:id="351" w:author="Leon Sandler" w:date="2026-09-06T00:00:00Z">
        <w:r>
          <w:delText> </w:delText>
        </w:r>
      </w:del>
      <w:del w:id="352" w:author="Leon Sandler" w:date="2026-09-06T00:00:00Z">
        <w:r>
          <w:delText>so</w:delText>
        </w:r>
      </w:del>
      <w:del w:id="353" w:author="Leon Sandler" w:date="2026-09-06T00:00:00Z">
        <w:r>
          <w:delText> </w:delText>
        </w:r>
      </w:del>
      <w:del w:id="354" w:author="Leon Sandler" w:date="2026-09-06T00:00:00Z">
        <w:r>
          <w:delText>a</w:delText>
        </w:r>
      </w:del>
      <w:del w:id="355" w:author="Leon Sandler" w:date="2026-09-06T00:00:00Z">
        <w:r>
          <w:delText> </w:delText>
        </w:r>
      </w:del>
      <w:del w:id="356" w:author="Leon Sandler" w:date="2026-09-06T00:00:00Z">
        <w:r>
          <w:delText>mass-parity</w:delText>
        </w:r>
      </w:del>
      <w:del w:id="357" w:author="Leon Sandler" w:date="2026-09-06T00:00:00Z">
        <w:r>
          <w:delText> </w:delText>
        </w:r>
      </w:del>
      <w:del w:id="358" w:author="Leon Sandler" w:date="2026-09-06T00:00:00Z">
        <w:r>
          <w:delText>permanent-magnet</w:delText>
        </w:r>
      </w:del>
      <w:del w:id="359" w:author="Leon Sandler" w:date="2026-09-06T00:00:00Z">
        <w:r>
          <w:delText> </w:delText>
        </w:r>
      </w:del>
      <w:del w:id="360" w:author="Leon Sandler" w:date="2026-09-06T00:00:00Z">
        <w:r>
          <w:delText>fence</w:delText>
        </w:r>
      </w:del>
      <w:del w:id="361" w:author="Leon Sandler" w:date="2026-09-06T00:00:00Z">
        <w:r>
          <w:delText> </w:delText>
        </w:r>
      </w:del>
      <w:del w:id="362" w:author="Leon Sandler" w:date="2026-09-06T00:00:00Z">
        <w:r>
          <w:delText>provides</w:delText>
        </w:r>
      </w:del>
      <w:del w:id="363" w:author="Leon Sandler" w:date="2026-09-06T00:00:00Z">
        <w:r>
          <w:delText> </w:delText>
        </w:r>
      </w:del>
      <w:del w:id="364" w:author="Leon Sandler" w:date="2026-09-06T00:00:00Z">
        <w:r>
          <w:delText>no</w:delText>
        </w:r>
      </w:del>
      <w:del w:id="365" w:author="Leon Sandler" w:date="2026-09-06T00:00:00Z">
        <w:r>
          <w:delText> </w:delText>
        </w:r>
      </w:del>
      <w:del w:id="366" w:author="Leon Sandler" w:date="2026-09-06T00:00:00Z">
        <w:r>
          <w:delText>meaningful</w:delText>
        </w:r>
      </w:del>
      <w:del w:id="367" w:author="Leon Sandler" w:date="2026-09-06T00:00:00Z">
        <w:r>
          <w:delText> </w:delText>
        </w:r>
      </w:del>
      <w:del w:id="368" w:author="Leon Sandler" w:date="2026-09-06T00:00:00Z">
        <w:r>
          <w:delText>rigidity</w:delText>
        </w:r>
      </w:del>
      <w:del w:id="369" w:author="Leon Sandler" w:date="2026-09-06T00:00:00Z">
        <w:r>
          <w:delText> </w:delText>
        </w:r>
      </w:del>
      <w:del w:id="370" w:author="Leon Sandler" w:date="2026-09-06T00:00:00Z">
        <w:r>
          <w:delText>filtering,</w:delText>
        </w:r>
      </w:del>
      <w:del w:id="371" w:author="Leon Sandler" w:date="2026-09-06T00:00:00Z">
        <w:r>
          <w:delText> </w:delText>
        </w:r>
      </w:del>
      <w:del w:id="372" w:author="Leon Sandler" w:date="2026-09-06T00:00:00Z">
        <w:r>
          <w:delText>and</w:delText>
        </w:r>
      </w:del>
      <w:del w:id="373" w:author="Leon Sandler" w:date="2026-09-06T00:00:00Z">
        <w:r>
          <w:delText> </w:delText>
        </w:r>
      </w:del>
      <w:del w:id="374" w:author="Leon Sandler" w:date="2026-09-06T00:00:00Z">
        <w:r>
          <w:delText>matching</w:delText>
        </w:r>
      </w:del>
      <w:del w:id="375" w:author="Leon Sandler" w:date="2026-09-06T00:00:00Z">
        <w:r>
          <w:delText> </w:delText>
        </w:r>
      </w:del>
      <w:del w:id="376" w:author="Leon Sandler" w:date="2026-09-06T00:00:00Z">
        <w:r>
          <w:delText>the</w:delText>
        </w:r>
      </w:del>
      <w:del w:id="377" w:author="Leon Sandler" w:date="2026-09-06T00:00:00Z">
        <w:r>
          <w:delText> </w:delText>
        </w:r>
      </w:del>
      <w:del w:id="378" w:author="Leon Sandler" w:date="2026-09-06T00:00:00Z">
        <w:r>
          <w:delText>superconducting</w:delText>
        </w:r>
      </w:del>
      <w:del w:id="379" w:author="Leon Sandler" w:date="2026-09-06T00:00:00Z">
        <w:r>
          <w:delText> </w:delText>
        </w:r>
      </w:del>
      <w:del w:id="380" w:author="Leon Sandler" w:date="2026-09-06T00:00:00Z">
        <w:r>
          <w:delText>moment</w:delText>
        </w:r>
      </w:del>
      <w:del w:id="381" w:author="Leon Sandler" w:date="2026-09-06T00:00:00Z">
        <w:r>
          <w:delText> </w:delText>
        </w:r>
      </w:del>
      <w:del w:id="382" w:author="Leon Sandler" w:date="2026-09-06T00:00:00Z">
        <w:r>
          <w:delText>budget</w:delText>
        </w:r>
      </w:del>
      <w:del w:id="383" w:author="Leon Sandler" w:date="2026-09-06T00:00:00Z">
        <w:r>
          <w:delText> </w:delText>
        </w:r>
      </w:del>
      <w:del w:id="384" w:author="Leon Sandler" w:date="2026-09-06T00:00:00Z">
        <w:r>
          <w:delText>with</w:delText>
        </w:r>
      </w:del>
      <w:del w:id="385" w:author="Leon Sandler" w:date="2026-09-06T00:00:00Z">
        <w:r>
          <w:delText> </w:delText>
        </w:r>
      </w:del>
      <w:del w:id="386" w:author="Leon Sandler" w:date="2026-09-06T00:00:00Z">
        <w:r>
          <w:delText>permanent</w:delText>
        </w:r>
      </w:del>
      <w:del w:id="387" w:author="Leon Sandler" w:date="2026-09-06T00:00:00Z">
        <w:r>
          <w:delText> </w:delText>
        </w:r>
      </w:del>
      <w:del w:id="388" w:author="Leon Sandler" w:date="2026-09-06T00:00:00Z">
        <w:r>
          <w:delText>magnets</w:delText>
        </w:r>
      </w:del>
      <w:del w:id="389" w:author="Leon Sandler" w:date="2026-09-06T00:00:00Z">
        <w:r>
          <w:delText> </w:delText>
        </w:r>
      </w:del>
      <w:del w:id="390" w:author="Leon Sandler" w:date="2026-09-06T00:00:00Z">
        <w:r>
          <w:delText>would</w:delText>
        </w:r>
      </w:del>
      <w:del w:id="391" w:author="Leon Sandler" w:date="2026-09-06T00:00:00Z">
        <w:r>
          <w:delText> </w:delText>
        </w:r>
      </w:del>
      <w:del w:id="392" w:author="Leon Sandler" w:date="2026-09-06T00:00:00Z">
        <w:r>
          <w:delText>require</w:delText>
        </w:r>
      </w:del>
      <w:ins w:id="393" w:author="Leon Sandler" w:date="2026-09-06T00:00:00Z">
        <w:r>
          <w:t>requiring</w:t>
        </w:r>
      </w:ins>
      <w:r>
        <w:t xml:space="preserve"> </w:t>
      </w:r>
      <w:r>
        <w:t>approximately</w:t>
      </w:r>
      <w:r>
        <w:t xml:space="preserve"> </w:t>
      </w:r>
      <w:r>
        <w:t>2.65×10⁵</w:t>
      </w:r>
      <w:r>
        <w:t xml:space="preserve"> </w:t>
      </w:r>
      <w:r>
        <w:t>t</w:t>
      </w:r>
      <w:r>
        <w:t xml:space="preserve"> </w:t>
      </w:r>
      <w:r>
        <w:t>of</w:t>
      </w:r>
      <w:r>
        <w:t xml:space="preserve"> </w:t>
      </w:r>
      <w:del w:id="394" w:author="Leon Sandler" w:date="2026-09-06T00:00:00Z">
        <w:r>
          <w:delText>material.</w:delText>
        </w:r>
      </w:del>
      <w:ins w:id="395" w:author="Leon Sandler" w:date="2026-09-06T00:00:00Z">
        <w:r>
          <w:t>material</w:t>
        </w:r>
      </w:ins>
      <w:r>
        <w:t xml:space="preserve"> </w:t>
      </w:r>
      <w:del w:id="396" w:author="Leon Sandler" w:date="2026-09-06T00:00:00Z">
        <w:r>
          <w:delText>Propagating</w:delText>
        </w:r>
      </w:del>
      <w:ins w:id="397" w:author="Leon Sandler" w:date="2026-09-06T00:00:00Z">
        <w:r>
          <w:t>to</w:t>
        </w:r>
      </w:ins>
      <w:ins w:id="398" w:author="Leon Sandler" w:date="2026-09-06T00:00:00Z">
        <w:r>
          <w:t xml:space="preserve"> </w:t>
        </w:r>
      </w:ins>
      <w:ins w:id="399" w:author="Leon Sandler" w:date="2026-09-06T00:00:00Z">
        <w:r>
          <w:t>match</w:t>
        </w:r>
      </w:ins>
      <w:ins w:id="400" w:author="Leon Sandler" w:date="2026-09-06T00:00:00Z">
        <w:r>
          <w:t xml:space="preserve"> </w:t>
        </w:r>
      </w:ins>
      <w:ins w:id="401" w:author="Leon Sandler" w:date="2026-09-06T00:00:00Z">
        <w:r>
          <w:t>the</w:t>
        </w:r>
      </w:ins>
      <w:ins w:id="402" w:author="Leon Sandler" w:date="2026-09-06T00:00:00Z">
        <w:r>
          <w:t xml:space="preserve"> </w:t>
        </w:r>
      </w:ins>
      <w:ins w:id="403" w:author="Leon Sandler" w:date="2026-09-06T00:00:00Z">
        <w:r>
          <w:t>design</w:t>
        </w:r>
      </w:ins>
      <w:ins w:id="404" w:author="Leon Sandler" w:date="2026-09-06T00:00:00Z">
        <w:r>
          <w:t xml:space="preserve"> </w:t>
        </w:r>
      </w:ins>
      <w:ins w:id="405" w:author="Leon Sandler" w:date="2026-09-06T00:00:00Z">
        <w:r>
          <w:t>moment.</w:t>
        </w:r>
      </w:ins>
      <w:ins w:id="406" w:author="Leon Sandler" w:date="2026-09-06T00:00:00Z">
        <w:r>
          <w:t xml:space="preserve"> </w:t>
        </w:r>
      </w:ins>
      <w:ins w:id="407" w:author="Leon Sandler" w:date="2026-09-06T00:00:00Z">
        <w:r>
          <w:t>Second,</w:t>
        </w:r>
      </w:ins>
      <w:ins w:id="408" w:author="Leon Sandler" w:date="2026-09-06T00:00:00Z">
        <w:r>
          <w:t xml:space="preserve"> </w:t>
        </w:r>
      </w:ins>
      <w:ins w:id="409" w:author="Leon Sandler" w:date="2026-09-06T00:00:00Z">
        <w:r>
          <w:t>propagating</w:t>
        </w:r>
      </w:ins>
      <w:r>
        <w:t xml:space="preserve"> </w:t>
      </w:r>
      <w:r>
        <w:t>previously</w:t>
      </w:r>
      <w:r>
        <w:t xml:space="preserve"> </w:t>
      </w:r>
      <w:r>
        <w:t>uncosted</w:t>
      </w:r>
      <w:r>
        <w:t xml:space="preserve"> </w:t>
      </w:r>
      <w:r>
        <w:t>engineering</w:t>
      </w:r>
      <w:r>
        <w:t xml:space="preserve"> </w:t>
      </w:r>
      <w:r>
        <w:t>margins</w:t>
      </w:r>
      <w:r>
        <w:t xml:space="preserve"> </w:t>
      </w:r>
      <w:del w:id="410" w:author="Leon Sandler" w:date="2026-09-06T00:00:00Z">
        <w:r>
          <w:delText>—</w:delText>
        </w:r>
      </w:del>
      <w:del w:id="411" w:author="Leon Sandler" w:date="2026-09-06T00:00:00Z">
        <w:r>
          <w:delText> </w:delText>
        </w:r>
      </w:del>
      <w:del w:id="412" w:author="Leon Sandler" w:date="2026-09-06T00:00:00Z">
        <w:r>
          <w:delText>current</w:delText>
        </w:r>
      </w:del>
      <w:ins w:id="413" w:author="Leon Sandler" w:date="2026-09-06T00:00:00Z">
        <w:r>
          <w:t>(current</w:t>
        </w:r>
      </w:ins>
      <w:r>
        <w:t xml:space="preserve"> </w:t>
      </w:r>
      <w:r>
        <w:t>derating,</w:t>
      </w:r>
      <w:r>
        <w:t xml:space="preserve"> </w:t>
      </w:r>
      <w:r>
        <w:t>structural/cryostat</w:t>
      </w:r>
      <w:r>
        <w:t xml:space="preserve"> </w:t>
      </w:r>
      <w:r>
        <w:t>overhead,</w:t>
      </w:r>
      <w:r>
        <w:t xml:space="preserve"> </w:t>
      </w:r>
      <w:del w:id="414" w:author="Leon Sandler" w:date="2026-09-06T00:00:00Z">
        <w:r>
          <w:delText>lunar</w:delText>
        </w:r>
      </w:del>
      <w:del w:id="415" w:author="Leon Sandler" w:date="2026-09-06T00:00:00Z">
        <w:r>
          <w:delText> </w:delText>
        </w:r>
      </w:del>
      <w:del w:id="416" w:author="Leon Sandler" w:date="2026-09-06T00:00:00Z">
        <w:r>
          <w:delText>diurnal</w:delText>
        </w:r>
      </w:del>
      <w:del w:id="417" w:author="Leon Sandler" w:date="2026-09-06T00:00:00Z">
        <w:r>
          <w:delText> </w:delText>
        </w:r>
      </w:del>
      <w:r>
        <w:t>thermal</w:t>
      </w:r>
      <w:r>
        <w:t xml:space="preserve"> </w:t>
      </w:r>
      <w:r>
        <w:t>cycling,</w:t>
      </w:r>
      <w:r>
        <w:t xml:space="preserve"> </w:t>
      </w:r>
      <w:del w:id="418" w:author="Leon Sandler" w:date="2026-09-06T00:00:00Z">
        <w:r>
          <w:delText>and</w:delText>
        </w:r>
      </w:del>
      <w:del w:id="419" w:author="Leon Sandler" w:date="2026-09-06T00:00:00Z">
        <w:r>
          <w:delText> </w:delText>
        </w:r>
      </w:del>
      <w:r>
        <w:t>dust</w:t>
      </w:r>
      <w:r>
        <w:t xml:space="preserve"> </w:t>
      </w:r>
      <w:del w:id="420" w:author="Leon Sandler" w:date="2026-09-06T00:00:00Z">
        <w:r>
          <w:delText>mitigation</w:delText>
        </w:r>
      </w:del>
      <w:ins w:id="421" w:author="Leon Sandler" w:date="2026-09-06T00:00:00Z">
        <w:r>
          <w:t>mitigation)</w:t>
        </w:r>
      </w:ins>
      <w:r>
        <w:t xml:space="preserve"> </w:t>
      </w:r>
      <w:del w:id="422" w:author="Leon Sandler" w:date="2026-09-06T00:00:00Z">
        <w:r>
          <w:delText>—</w:delText>
        </w:r>
      </w:del>
      <w:ins w:id="423" w:author="Leon Sandler" w:date="2026-09-06T00:00:00Z">
        <w:r>
          <w:t>gives</w:t>
        </w:r>
      </w:ins>
      <w:r>
        <w:t xml:space="preserve"> </w:t>
      </w:r>
      <w:del w:id="424" w:author="Leon Sandler" w:date="2026-09-06T00:00:00Z">
        <w:r>
          <w:delText>raises</w:delText>
        </w:r>
      </w:del>
      <w:del w:id="425" w:author="Leon Sandler" w:date="2026-09-06T00:00:00Z">
        <w:r>
          <w:delText> </w:delText>
        </w:r>
      </w:del>
      <w:del w:id="426" w:author="Leon Sandler" w:date="2026-09-06T00:00:00Z">
        <w:r>
          <w:delText>the</w:delText>
        </w:r>
      </w:del>
      <w:ins w:id="427" w:author="Leon Sandler" w:date="2026-09-06T00:00:00Z">
        <w:r>
          <w:t>a</w:t>
        </w:r>
      </w:ins>
      <w:r>
        <w:t xml:space="preserve"> </w:t>
      </w:r>
      <w:r>
        <w:t>credible</w:t>
      </w:r>
      <w:del w:id="428" w:author="Leon Sandler" w:date="2026-09-06T00:00:00Z">
        <w:r>
          <w:delText> </w:delText>
        </w:r>
      </w:del>
      <w:del w:id="429" w:author="Leon Sandler" w:date="2026-09-06T00:00:00Z">
        <w:r>
          <w:delText>total</w:delText>
        </w:r>
      </w:del>
      <w:r>
        <w:t xml:space="preserve"> </w:t>
      </w:r>
      <w:r>
        <w:t>system</w:t>
      </w:r>
      <w:r>
        <w:t xml:space="preserve"> </w:t>
      </w:r>
      <w:r>
        <w:t>mass</w:t>
      </w:r>
      <w:r>
        <w:t xml:space="preserve"> </w:t>
      </w:r>
      <w:del w:id="430" w:author="Leon Sandler" w:date="2026-09-06T00:00:00Z">
        <w:r>
          <w:delText>to</w:delText>
        </w:r>
      </w:del>
      <w:del w:id="431" w:author="Leon Sandler" w:date="2026-09-06T00:00:00Z">
        <w:r>
          <w:delText> </w:delText>
        </w:r>
      </w:del>
      <w:del w:id="432" w:author="Leon Sandler" w:date="2026-09-06T00:00:00Z">
        <w:r>
          <w:delText>a</w:delText>
        </w:r>
      </w:del>
      <w:ins w:id="433" w:author="Leon Sandler" w:date="2026-09-06T00:00:00Z">
        <w:r>
          <w:t>of</w:t>
        </w:r>
      </w:ins>
      <w:r>
        <w:t xml:space="preserve"> </w:t>
      </w:r>
      <w:r>
        <w:t>median</w:t>
      </w:r>
      <w:del w:id="434" w:author="Leon Sandler" w:date="2026-09-06T00:00:00Z">
        <w:r>
          <w:delText> </w:delText>
        </w:r>
      </w:del>
      <w:del w:id="435" w:author="Leon Sandler" w:date="2026-09-06T00:00:00Z">
        <w:r>
          <w:delText>of</w:delText>
        </w:r>
      </w:del>
      <w:r>
        <w:t xml:space="preserve"> </w:t>
      </w:r>
      <w:r>
        <w:t>81</w:t>
      </w:r>
      <w:r>
        <w:t xml:space="preserve"> </w:t>
      </w:r>
      <w:r>
        <w:t>t</w:t>
      </w:r>
      <w:r>
        <w:t xml:space="preserve"> </w:t>
      </w:r>
      <w:r>
        <w:t>(90%</w:t>
      </w:r>
      <w:r>
        <w:t xml:space="preserve"> </w:t>
      </w:r>
      <w:r>
        <w:t>CI</w:t>
      </w:r>
      <w:r>
        <w:t xml:space="preserve"> </w:t>
      </w:r>
      <w:del w:id="436" w:author="Leon Sandler" w:date="2026-09-06T00:00:00Z">
        <w:r>
          <w:delText>55-116</w:delText>
        </w:r>
      </w:del>
      <w:ins w:id="437" w:author="Leon Sandler" w:date="2026-09-06T00:00:00Z">
        <w:r>
          <w:t>55–116</w:t>
        </w:r>
      </w:ins>
      <w:r>
        <w:t xml:space="preserve"> </w:t>
      </w:r>
      <w:del w:id="438" w:author="Leon Sandler" w:date="2026-09-06T00:00:00Z">
        <w:r>
          <w:delText>t).</w:delText>
        </w:r>
      </w:del>
      <w:ins w:id="439" w:author="Leon Sandler" w:date="2026-09-06T00:00:00Z">
        <w:r>
          <w:t>t);</w:t>
        </w:r>
      </w:ins>
      <w:r>
        <w:t xml:space="preserve"> </w:t>
      </w:r>
      <w:del w:id="440" w:author="Leon Sandler" w:date="2026-09-06T00:00:00Z">
        <w:r>
          <w:delText>Substituting</w:delText>
        </w:r>
      </w:del>
      <w:ins w:id="441" w:author="Leon Sandler" w:date="2026-09-06T00:00:00Z">
        <w:r>
          <w:t>substituting</w:t>
        </w:r>
      </w:ins>
      <w:r>
        <w:t xml:space="preserve"> </w:t>
      </w:r>
      <w:r>
        <w:t>regolith-derived</w:t>
      </w:r>
      <w:r>
        <w:t xml:space="preserve"> </w:t>
      </w:r>
      <w:r>
        <w:t>structure</w:t>
      </w:r>
      <w:r>
        <w:t xml:space="preserve"> </w:t>
      </w:r>
      <w:r>
        <w:t>for</w:t>
      </w:r>
      <w:r>
        <w:t xml:space="preserve"> </w:t>
      </w:r>
      <w:del w:id="442" w:author="Leon Sandler" w:date="2026-09-06T00:00:00Z">
        <w:r>
          <w:delText>the</w:delText>
        </w:r>
      </w:del>
      <w:ins w:id="443" w:author="Leon Sandler" w:date="2026-09-06T00:00:00Z">
        <w:r>
          <w:t>Earth-launched</w:t>
        </w:r>
      </w:ins>
      <w:r>
        <w:t xml:space="preserve"> </w:t>
      </w:r>
      <w:del w:id="444" w:author="Leon Sandler" w:date="2026-09-06T00:00:00Z">
        <w:r>
          <w:delText>fence's</w:delText>
        </w:r>
      </w:del>
      <w:ins w:id="445" w:author="Leon Sandler" w:date="2026-09-06T00:00:00Z">
        <w:r>
          <w:t>structural</w:t>
        </w:r>
      </w:ins>
      <w:r>
        <w:t xml:space="preserve"> </w:t>
      </w:r>
      <w:del w:id="446" w:author="Leon Sandler" w:date="2026-09-06T00:00:00Z">
        <w:r>
          <w:delText>mechanical</w:delText>
        </w:r>
      </w:del>
      <w:del w:id="447" w:author="Leon Sandler" w:date="2026-09-06T00:00:00Z">
        <w:r>
          <w:delText> </w:delText>
        </w:r>
      </w:del>
      <w:del w:id="448" w:author="Leon Sandler" w:date="2026-09-06T00:00:00Z">
        <w:r>
          <w:delText>support</w:delText>
        </w:r>
      </w:del>
      <w:del w:id="449" w:author="Leon Sandler" w:date="2026-09-06T00:00:00Z">
        <w:r>
          <w:delText> </w:delText>
        </w:r>
      </w:del>
      <w:del w:id="450" w:author="Leon Sandler" w:date="2026-09-06T00:00:00Z">
        <w:r>
          <w:delText>and</w:delText>
        </w:r>
      </w:del>
      <w:del w:id="451" w:author="Leon Sandler" w:date="2026-09-06T00:00:00Z">
        <w:r>
          <w:delText> </w:delText>
        </w:r>
      </w:del>
      <w:del w:id="452" w:author="Leon Sandler" w:date="2026-09-06T00:00:00Z">
        <w:r>
          <w:delText>housing</w:delText>
        </w:r>
      </w:del>
      <w:del w:id="453" w:author="Leon Sandler" w:date="2026-09-06T00:00:00Z">
        <w:r>
          <w:delText> </w:delText>
        </w:r>
      </w:del>
      <w:del w:id="454" w:author="Leon Sandler" w:date="2026-09-06T00:00:00Z">
        <w:r>
          <w:delText>mass,</w:delText>
        </w:r>
      </w:del>
      <w:del w:id="455" w:author="Leon Sandler" w:date="2026-09-06T00:00:00Z">
        <w:r>
          <w:delText> </w:delText>
        </w:r>
      </w:del>
      <w:del w:id="456" w:author="Leon Sandler" w:date="2026-09-06T00:00:00Z">
        <w:r>
          <w:delText>while</w:delText>
        </w:r>
      </w:del>
      <w:del w:id="457" w:author="Leon Sandler" w:date="2026-09-06T00:00:00Z">
        <w:r>
          <w:delText> </w:delText>
        </w:r>
      </w:del>
      <w:del w:id="458" w:author="Leon Sandler" w:date="2026-09-06T00:00:00Z">
        <w:r>
          <w:delText>retaining</w:delText>
        </w:r>
      </w:del>
      <w:del w:id="459" w:author="Leon Sandler" w:date="2026-09-06T00:00:00Z">
        <w:r>
          <w:delText> </w:delText>
        </w:r>
      </w:del>
      <w:del w:id="460" w:author="Leon Sandler" w:date="2026-09-06T00:00:00Z">
        <w:r>
          <w:delText>superconducting</w:delText>
        </w:r>
      </w:del>
      <w:del w:id="461" w:author="Leon Sandler" w:date="2026-09-06T00:00:00Z">
        <w:r>
          <w:delText> </w:delText>
        </w:r>
      </w:del>
      <w:del w:id="462" w:author="Leon Sandler" w:date="2026-09-06T00:00:00Z">
        <w:r>
          <w:delText>conductor,</w:delText>
        </w:r>
      </w:del>
      <w:del w:id="463" w:author="Leon Sandler" w:date="2026-09-06T00:00:00Z">
        <w:r>
          <w:delText> </w:delText>
        </w:r>
      </w:del>
      <w:del w:id="464" w:author="Leon Sandler" w:date="2026-09-06T00:00:00Z">
        <w:r>
          <w:delText>cryogenics,</w:delText>
        </w:r>
      </w:del>
      <w:del w:id="465" w:author="Leon Sandler" w:date="2026-09-06T00:00:00Z">
        <w:r>
          <w:delText> </w:delText>
        </w:r>
      </w:del>
      <w:del w:id="466" w:author="Leon Sandler" w:date="2026-09-06T00:00:00Z">
        <w:r>
          <w:delText>and</w:delText>
        </w:r>
      </w:del>
      <w:del w:id="467" w:author="Leon Sandler" w:date="2026-09-06T00:00:00Z">
        <w:r>
          <w:delText> </w:delText>
        </w:r>
      </w:del>
      <w:del w:id="468" w:author="Leon Sandler" w:date="2026-09-06T00:00:00Z">
        <w:r>
          <w:delText>electronics</w:delText>
        </w:r>
      </w:del>
      <w:del w:id="469" w:author="Leon Sandler" w:date="2026-09-06T00:00:00Z">
        <w:r>
          <w:delText> </w:delText>
        </w:r>
      </w:del>
      <w:del w:id="470" w:author="Leon Sandler" w:date="2026-09-06T00:00:00Z">
        <w:r>
          <w:delText>as</w:delText>
        </w:r>
      </w:del>
      <w:del w:id="471" w:author="Leon Sandler" w:date="2026-09-06T00:00:00Z">
        <w:r>
          <w:delText> </w:delText>
        </w:r>
      </w:del>
      <w:del w:id="472" w:author="Leon Sandler" w:date="2026-09-06T00:00:00Z">
        <w:r>
          <w:delText>the</w:delText>
        </w:r>
      </w:del>
      <w:del w:id="473" w:author="Leon Sandler" w:date="2026-09-06T00:00:00Z">
        <w:r>
          <w:delText> </w:delText>
        </w:r>
      </w:del>
      <w:del w:id="474" w:author="Leon Sandler" w:date="2026-09-06T00:00:00Z">
        <w:r>
          <w:delText>only</w:delText>
        </w:r>
      </w:del>
      <w:del w:id="475" w:author="Leon Sandler" w:date="2026-09-06T00:00:00Z">
        <w:r>
          <w:delText> </w:delText>
        </w:r>
      </w:del>
      <w:del w:id="476" w:author="Leon Sandler" w:date="2026-09-06T00:00:00Z">
        <w:r>
          <w:delText>Earth-supplied</w:delText>
        </w:r>
      </w:del>
      <w:del w:id="477" w:author="Leon Sandler" w:date="2026-09-06T00:00:00Z">
        <w:r>
          <w:delText> </w:delText>
        </w:r>
      </w:del>
      <w:del w:id="478" w:author="Leon Sandler" w:date="2026-09-06T00:00:00Z">
        <w:r>
          <w:delText>components,</w:delText>
        </w:r>
      </w:del>
      <w:ins w:id="479" w:author="Leon Sandler" w:date="2026-09-06T00:00:00Z">
        <w:r>
          <w:t>mass</w:t>
        </w:r>
      </w:ins>
      <w:r>
        <w:t xml:space="preserve"> </w:t>
      </w:r>
      <w:r>
        <w:t>reduces</w:t>
      </w:r>
      <w:r>
        <w:t xml:space="preserve"> </w:t>
      </w:r>
      <w:del w:id="480" w:author="Leon Sandler" w:date="2026-09-06T00:00:00Z">
        <w:r>
          <w:delText>Earth-launched</w:delText>
        </w:r>
      </w:del>
      <w:del w:id="481" w:author="Leon Sandler" w:date="2026-09-06T00:00:00Z">
        <w:r>
          <w:delText> </w:delText>
        </w:r>
      </w:del>
      <w:del w:id="482" w:author="Leon Sandler" w:date="2026-09-06T00:00:00Z">
        <w:r>
          <w:delText>mass</w:delText>
        </w:r>
      </w:del>
      <w:ins w:id="483" w:author="Leon Sandler" w:date="2026-09-06T00:00:00Z">
        <w:r>
          <w:t>this</w:t>
        </w:r>
      </w:ins>
      <w:r>
        <w:t xml:space="preserve"> </w:t>
      </w:r>
      <w:r>
        <w:t>to</w:t>
      </w:r>
      <w:r>
        <w:t xml:space="preserve"> </w:t>
      </w:r>
      <w:r>
        <w:t>46.4</w:t>
      </w:r>
      <w:r>
        <w:t xml:space="preserve"> </w:t>
      </w:r>
      <w:r>
        <w:t>t</w:t>
      </w:r>
      <w:r>
        <w:t xml:space="preserve"> </w:t>
      </w:r>
      <w:del w:id="484" w:author="Leon Sandler" w:date="2026-09-06T00:00:00Z">
        <w:r>
          <w:delText>for</w:delText>
        </w:r>
      </w:del>
      <w:ins w:id="485" w:author="Leon Sandler" w:date="2026-09-06T00:00:00Z">
        <w:r>
          <w:t>at</w:t>
        </w:r>
      </w:ins>
      <w:r>
        <w:t xml:space="preserve"> </w:t>
      </w:r>
      <w:r>
        <w:t>unchanged</w:t>
      </w:r>
      <w:r>
        <w:t xml:space="preserve"> </w:t>
      </w:r>
      <w:del w:id="486" w:author="Leon Sandler" w:date="2026-09-06T00:00:00Z">
        <w:r>
          <w:delText>attenuation</w:delText>
        </w:r>
      </w:del>
      <w:ins w:id="487" w:author="Leon Sandler" w:date="2026-09-06T00:00:00Z">
        <w:r>
          <w:t>attenuation.</w:t>
        </w:r>
      </w:ins>
      <w:r>
        <w:t xml:space="preserve"> </w:t>
      </w:r>
      <w:del w:id="488" w:author="Leon Sandler" w:date="2026-09-06T00:00:00Z">
        <w:r>
          <w:delText>performance</w:delText>
        </w:r>
      </w:del>
      <w:ins w:id="489" w:author="Leon Sandler" w:date="2026-09-06T00:00:00Z">
        <w:r>
          <w:t>We</w:t>
        </w:r>
      </w:ins>
      <w:r>
        <w:t xml:space="preserve"> </w:t>
      </w:r>
      <w:del w:id="490" w:author="Leon Sandler" w:date="2026-09-06T00:00:00Z">
        <w:r>
          <w:delText>(~75%</w:delText>
        </w:r>
      </w:del>
      <w:ins w:id="491" w:author="Leon Sandler" w:date="2026-09-06T00:00:00Z">
        <w:r>
          <w:t>add</w:t>
        </w:r>
      </w:ins>
      <w:r>
        <w:t xml:space="preserve"> </w:t>
      </w:r>
      <w:del w:id="492" w:author="Leon Sandler" w:date="2026-09-06T00:00:00Z">
        <w:r>
          <w:delText>SEP</w:delText>
        </w:r>
      </w:del>
      <w:ins w:id="493" w:author="Leon Sandler" w:date="2026-09-06T00:00:00Z">
        <w:r>
          <w:t>first-order</w:t>
        </w:r>
      </w:ins>
      <w:ins w:id="494" w:author="Leon Sandler" w:date="2026-09-06T00:00:00Z">
        <w:r>
          <w:t xml:space="preserve"> </w:t>
        </w:r>
      </w:ins>
      <w:ins w:id="495" w:author="Leon Sandler" w:date="2026-09-06T00:00:00Z">
        <w:r>
          <w:t>feasibility</w:t>
        </w:r>
      </w:ins>
      <w:ins w:id="496" w:author="Leon Sandler" w:date="2026-09-06T00:00:00Z">
        <w:r>
          <w:t xml:space="preserve"> </w:t>
        </w:r>
      </w:ins>
      <w:ins w:id="497" w:author="Leon Sandler" w:date="2026-09-06T00:00:00Z">
        <w:r>
          <w:t>estimates</w:t>
        </w:r>
      </w:ins>
      <w:ins w:id="498" w:author="Leon Sandler" w:date="2026-09-06T00:00:00Z">
        <w:r>
          <w:t xml:space="preserve"> </w:t>
        </w:r>
      </w:ins>
      <w:ins w:id="499" w:author="Leon Sandler" w:date="2026-09-06T00:00:00Z">
        <w:r>
          <w:t>for</w:t>
        </w:r>
      </w:ins>
      <w:ins w:id="500" w:author="Leon Sandler" w:date="2026-09-06T00:00:00Z">
        <w:r>
          <w:t xml:space="preserve"> </w:t>
        </w:r>
      </w:ins>
      <w:ins w:id="501" w:author="Leon Sandler" w:date="2026-09-06T00:00:00Z">
        <w:r>
          <w:t>launch,</w:t>
        </w:r>
      </w:ins>
      <w:ins w:id="502" w:author="Leon Sandler" w:date="2026-09-06T00:00:00Z">
        <w:r>
          <w:t xml:space="preserve"> </w:t>
        </w:r>
      </w:ins>
      <w:ins w:id="503" w:author="Leon Sandler" w:date="2026-09-06T00:00:00Z">
        <w:r>
          <w:t>cooling,</w:t>
        </w:r>
      </w:ins>
      <w:ins w:id="504" w:author="Leon Sandler" w:date="2026-09-06T00:00:00Z">
        <w:r>
          <w:t xml:space="preserve"> </w:t>
        </w:r>
      </w:ins>
      <w:ins w:id="505" w:author="Leon Sandler" w:date="2026-09-06T00:00:00Z">
        <w:r>
          <w:t>and</w:t>
        </w:r>
      </w:ins>
      <w:ins w:id="506" w:author="Leon Sandler" w:date="2026-09-06T00:00:00Z">
        <w:r>
          <w:t xml:space="preserve"> </w:t>
        </w:r>
      </w:ins>
      <w:ins w:id="507" w:author="Leon Sandler" w:date="2026-09-06T00:00:00Z">
        <w:r>
          <w:t>power,</w:t>
        </w:r>
      </w:ins>
      <w:ins w:id="508" w:author="Leon Sandler" w:date="2026-09-06T00:00:00Z">
        <w:r>
          <w:t xml:space="preserve"> </w:t>
        </w:r>
      </w:ins>
      <w:ins w:id="509" w:author="Leon Sandler" w:date="2026-09-06T00:00:00Z">
        <w:r>
          <w:t>plus</w:t>
        </w:r>
      </w:ins>
      <w:ins w:id="510" w:author="Leon Sandler" w:date="2026-09-06T00:00:00Z">
        <w:r>
          <w:t xml:space="preserve"> </w:t>
        </w:r>
      </w:ins>
      <w:ins w:id="511" w:author="Leon Sandler" w:date="2026-09-06T00:00:00Z">
        <w:r>
          <w:t>a</w:t>
        </w:r>
      </w:ins>
      <w:ins w:id="512" w:author="Leon Sandler" w:date="2026-09-06T00:00:00Z">
        <w:r>
          <w:t xml:space="preserve"> </w:t>
        </w:r>
      </w:ins>
      <w:ins w:id="513" w:author="Leon Sandler" w:date="2026-09-06T00:00:00Z">
        <w:r>
          <w:t>dose-context</w:t>
        </w:r>
      </w:ins>
      <w:ins w:id="514" w:author="Leon Sandler" w:date="2026-09-06T00:00:00Z">
        <w:r>
          <w:t xml:space="preserve"> </w:t>
        </w:r>
      </w:ins>
      <w:ins w:id="515" w:author="Leon Sandler" w:date="2026-09-06T00:00:00Z">
        <w:r>
          <w:t>section</w:t>
        </w:r>
      </w:ins>
      <w:ins w:id="516" w:author="Leon Sandler" w:date="2026-09-06T00:00:00Z">
        <w:r>
          <w:t xml:space="preserve"> </w:t>
        </w:r>
      </w:ins>
      <w:ins w:id="517" w:author="Leon Sandler" w:date="2026-09-06T00:00:00Z">
        <w:r>
          <w:t>situating</w:t>
        </w:r>
      </w:ins>
      <w:r>
        <w:t xml:space="preserve"> </w:t>
      </w:r>
      <w:r>
        <w:t>energy-fluence</w:t>
      </w:r>
      <w:r>
        <w:t xml:space="preserve"> </w:t>
      </w:r>
      <w:del w:id="518" w:author="Leon Sandler" w:date="2026-09-06T00:00:00Z">
        <w:r>
          <w:delText>removed),</w:delText>
        </w:r>
      </w:del>
      <w:ins w:id="519" w:author="Leon Sandler" w:date="2026-09-06T00:00:00Z">
        <w:r>
          <w:t>attenuation</w:t>
        </w:r>
      </w:ins>
      <w:r>
        <w:t xml:space="preserve"> </w:t>
      </w:r>
      <w:del w:id="520" w:author="Leon Sandler" w:date="2026-09-06T00:00:00Z">
        <w:r>
          <w:delText>improving</w:delText>
        </w:r>
      </w:del>
      <w:ins w:id="521" w:author="Leon Sandler" w:date="2026-09-06T00:00:00Z">
        <w:r>
          <w:t>against</w:t>
        </w:r>
      </w:ins>
      <w:r>
        <w:t xml:space="preserve"> </w:t>
      </w:r>
      <w:del w:id="522" w:author="Leon Sandler" w:date="2026-09-06T00:00:00Z">
        <w:r>
          <w:delText>Earth-launched-mass</w:delText>
        </w:r>
      </w:del>
      <w:ins w:id="523" w:author="Leon Sandler" w:date="2026-09-06T00:00:00Z">
        <w:r>
          <w:t>NASA</w:t>
        </w:r>
      </w:ins>
      <w:r>
        <w:t xml:space="preserve"> </w:t>
      </w:r>
      <w:del w:id="524" w:author="Leon Sandler" w:date="2026-09-06T00:00:00Z">
        <w:r>
          <w:delText>efficiency</w:delText>
        </w:r>
      </w:del>
      <w:ins w:id="525" w:author="Leon Sandler" w:date="2026-09-06T00:00:00Z">
        <w:r>
          <w:t>dose</w:t>
        </w:r>
      </w:ins>
      <w:r>
        <w:t xml:space="preserve"> </w:t>
      </w:r>
      <w:del w:id="526" w:author="Leon Sandler" w:date="2026-09-06T00:00:00Z">
        <w:r>
          <w:delText>(η_F,</w:delText>
        </w:r>
      </w:del>
      <w:ins w:id="527" w:author="Leon Sandler" w:date="2026-09-06T00:00:00Z">
        <w:r>
          <w:t>limits</w:t>
        </w:r>
      </w:ins>
      <w:r>
        <w:t xml:space="preserve"> </w:t>
      </w:r>
      <w:del w:id="528" w:author="Leon Sandler" w:date="2026-09-06T00:00:00Z">
        <w:r>
          <w:delText>energy-fluence</w:delText>
        </w:r>
      </w:del>
      <w:ins w:id="529" w:author="Leon Sandler" w:date="2026-09-06T00:00:00Z">
        <w:r>
          <w:t>and</w:t>
        </w:r>
      </w:ins>
      <w:r>
        <w:t xml:space="preserve"> </w:t>
      </w:r>
      <w:del w:id="530" w:author="Leon Sandler" w:date="2026-09-06T00:00:00Z">
        <w:r>
          <w:delText>reduction</w:delText>
        </w:r>
      </w:del>
      <w:ins w:id="531" w:author="Leon Sandler" w:date="2026-09-06T00:00:00Z">
        <w:r>
          <w:t>published</w:t>
        </w:r>
      </w:ins>
      <w:r>
        <w:t xml:space="preserve"> </w:t>
      </w:r>
      <w:del w:id="532" w:author="Leon Sandler" w:date="2026-09-06T00:00:00Z">
        <w:r>
          <w:delText>per</w:delText>
        </w:r>
      </w:del>
      <w:ins w:id="533" w:author="Leon Sandler" w:date="2026-09-06T00:00:00Z">
        <w:r>
          <w:t>benchmarks</w:t>
        </w:r>
      </w:ins>
      <w:r>
        <w:t xml:space="preserve"> </w:t>
      </w:r>
      <w:del w:id="534" w:author="Leon Sandler" w:date="2026-09-06T00:00:00Z">
        <w:r>
          <w:delText>tonne</w:delText>
        </w:r>
      </w:del>
      <w:ins w:id="535" w:author="Leon Sandler" w:date="2026-09-06T00:00:00Z">
        <w:r>
          <w:t>(regolith</w:t>
        </w:r>
      </w:ins>
      <w:r>
        <w:t xml:space="preserve"> </w:t>
      </w:r>
      <w:del w:id="536" w:author="Leon Sandler" w:date="2026-09-06T00:00:00Z">
        <w:r>
          <w:delText>launched)</w:delText>
        </w:r>
      </w:del>
      <w:ins w:id="537" w:author="Leon Sandler" w:date="2026-09-06T00:00:00Z">
        <w:r>
          <w:t>cladding,</w:t>
        </w:r>
      </w:ins>
      <w:r>
        <w:t xml:space="preserve"> </w:t>
      </w:r>
      <w:del w:id="538" w:author="Leon Sandler" w:date="2026-09-06T00:00:00Z">
        <w:r>
          <w:delText>by</w:delText>
        </w:r>
      </w:del>
      <w:ins w:id="539" w:author="Leon Sandler" w:date="2026-09-06T00:00:00Z">
        <w:r>
          <w:t>the</w:t>
        </w:r>
      </w:ins>
      <w:r>
        <w:t xml:space="preserve"> </w:t>
      </w:r>
      <w:del w:id="540" w:author="Leon Sandler" w:date="2026-09-06T00:00:00Z">
        <w:r>
          <w:delText>a</w:delText>
        </w:r>
      </w:del>
      <w:ins w:id="541" w:author="Leon Sandler" w:date="2026-09-06T00:00:00Z">
        <w:r>
          <w:t>AstroRad</w:t>
        </w:r>
      </w:ins>
      <w:r>
        <w:t xml:space="preserve"> </w:t>
      </w:r>
      <w:del w:id="542" w:author="Leon Sandler" w:date="2026-09-06T00:00:00Z">
        <w:r>
          <w:delText>factor</w:delText>
        </w:r>
      </w:del>
      <w:ins w:id="543" w:author="Leon Sandler" w:date="2026-09-06T00:00:00Z">
        <w:r>
          <w:t>vest).</w:t>
        </w:r>
      </w:ins>
      <w:r>
        <w:t xml:space="preserve"> </w:t>
      </w:r>
      <w:del w:id="544" w:author="Leon Sandler" w:date="2026-09-06T00:00:00Z">
        <w:r>
          <w:delText>of</w:delText>
        </w:r>
      </w:del>
      <w:ins w:id="545" w:author="Leon Sandler" w:date="2026-09-06T00:00:00Z">
        <w:r>
          <w:t>These</w:t>
        </w:r>
      </w:ins>
      <w:r>
        <w:t xml:space="preserve"> </w:t>
      </w:r>
      <w:del w:id="546" w:author="Leon Sandler" w:date="2026-09-06T00:00:00Z">
        <w:r>
          <w:delText>~1.7;</w:delText>
        </w:r>
      </w:del>
      <w:ins w:id="547" w:author="Leon Sandler" w:date="2026-09-06T00:00:00Z">
        <w:r>
          <w:t>fluence-based</w:t>
        </w:r>
      </w:ins>
      <w:r>
        <w:t xml:space="preserve"> </w:t>
      </w:r>
      <w:del w:id="548" w:author="Leon Sandler" w:date="2026-09-06T00:00:00Z">
        <w:r>
          <w:delText>this</w:delText>
        </w:r>
      </w:del>
      <w:ins w:id="549" w:author="Leon Sandler" w:date="2026-09-06T00:00:00Z">
        <w:r>
          <w:t>results</w:t>
        </w:r>
      </w:ins>
      <w:r>
        <w:t xml:space="preserve"> </w:t>
      </w:r>
      <w:del w:id="550" w:author="Leon Sandler" w:date="2026-09-06T00:00:00Z">
        <w:r>
          <w:delText>figure</w:delText>
        </w:r>
      </w:del>
      <w:ins w:id="551" w:author="Leon Sandler" w:date="2026-09-06T00:00:00Z">
        <w:r>
          <w:t>establish</w:t>
        </w:r>
      </w:ins>
      <w:ins w:id="552" w:author="Leon Sandler" w:date="2026-09-06T00:00:00Z">
        <w:r>
          <w:t xml:space="preserve"> </w:t>
        </w:r>
      </w:ins>
      <w:ins w:id="553" w:author="Leon Sandler" w:date="2026-09-06T00:00:00Z">
        <w:r>
          <w:t>mass</w:t>
        </w:r>
      </w:ins>
      <w:ins w:id="554" w:author="Leon Sandler" w:date="2026-09-06T00:00:00Z">
        <w:r>
          <w:t xml:space="preserve"> </w:t>
        </w:r>
      </w:ins>
      <w:ins w:id="555" w:author="Leon Sandler" w:date="2026-09-06T00:00:00Z">
        <w:r>
          <w:t>and</w:t>
        </w:r>
      </w:ins>
      <w:ins w:id="556" w:author="Leon Sandler" w:date="2026-09-06T00:00:00Z">
        <w:r>
          <w:t xml:space="preserve"> </w:t>
        </w:r>
      </w:ins>
      <w:ins w:id="557" w:author="Leon Sandler" w:date="2026-09-06T00:00:00Z">
        <w:r>
          <w:t>attenuation</w:t>
        </w:r>
      </w:ins>
      <w:ins w:id="558" w:author="Leon Sandler" w:date="2026-09-06T00:00:00Z">
        <w:r>
          <w:t xml:space="preserve"> </w:t>
        </w:r>
      </w:ins>
      <w:ins w:id="559" w:author="Leon Sandler" w:date="2026-09-06T00:00:00Z">
        <w:r>
          <w:t>feasibility</w:t>
        </w:r>
      </w:ins>
      <w:ins w:id="560" w:author="Leon Sandler" w:date="2026-09-06T00:00:00Z">
        <w:r>
          <w:t xml:space="preserve"> </w:t>
        </w:r>
      </w:ins>
      <w:ins w:id="561" w:author="Leon Sandler" w:date="2026-09-06T00:00:00Z">
        <w:r>
          <w:t>but</w:t>
        </w:r>
      </w:ins>
      <w:ins w:id="562" w:author="Leon Sandler" w:date="2026-09-06T00:00:00Z">
        <w:r>
          <w:t xml:space="preserve"> </w:t>
        </w:r>
      </w:ins>
      <w:ins w:id="563" w:author="Leon Sandler" w:date="2026-09-06T00:00:00Z">
        <w:r>
          <w:t>not</w:t>
        </w:r>
      </w:ins>
      <w:ins w:id="564" w:author="Leon Sandler" w:date="2026-09-06T00:00:00Z">
        <w:r>
          <w:t xml:space="preserve"> </w:t>
        </w:r>
      </w:ins>
      <w:ins w:id="565" w:author="Leon Sandler" w:date="2026-09-06T00:00:00Z">
        <w:r>
          <w:t>dose</w:t>
        </w:r>
      </w:ins>
      <w:ins w:id="566" w:author="Leon Sandler" w:date="2026-09-06T00:00:00Z">
        <w:r>
          <w:t xml:space="preserve"> </w:t>
        </w:r>
      </w:ins>
      <w:ins w:id="567" w:author="Leon Sandler" w:date="2026-09-06T00:00:00Z">
        <w:r>
          <w:t>reduction;</w:t>
        </w:r>
      </w:ins>
      <w:ins w:id="568" w:author="Leon Sandler" w:date="2026-09-06T00:00:00Z">
        <w:r>
          <w:t xml:space="preserve"> </w:t>
        </w:r>
      </w:ins>
      <w:ins w:id="569" w:author="Leon Sandler" w:date="2026-09-06T00:00:00Z">
        <w:r>
          <w:t>we</w:t>
        </w:r>
      </w:ins>
      <w:ins w:id="570" w:author="Leon Sandler" w:date="2026-09-06T00:00:00Z">
        <w:r>
          <w:t xml:space="preserve"> </w:t>
        </w:r>
      </w:ins>
      <w:ins w:id="571" w:author="Leon Sandler" w:date="2026-09-06T00:00:00Z">
        <w:r>
          <w:t>specify</w:t>
        </w:r>
      </w:ins>
      <w:ins w:id="572" w:author="Leon Sandler" w:date="2026-09-06T00:00:00Z">
        <w:r>
          <w:t xml:space="preserve"> </w:t>
        </w:r>
      </w:ins>
      <w:ins w:id="573" w:author="Leon Sandler" w:date="2026-09-06T00:00:00Z">
        <w:r>
          <w:t>the</w:t>
        </w:r>
      </w:ins>
      <w:ins w:id="574" w:author="Leon Sandler" w:date="2026-09-06T00:00:00Z">
        <w:r>
          <w:t xml:space="preserve"> </w:t>
        </w:r>
      </w:ins>
      <w:ins w:id="575" w:author="Leon Sandler" w:date="2026-09-06T00:00:00Z">
        <w:r>
          <w:t>coupled</w:t>
        </w:r>
      </w:ins>
      <w:ins w:id="576" w:author="Leon Sandler" w:date="2026-09-06T00:00:00Z">
        <w:r>
          <w:t xml:space="preserve"> </w:t>
        </w:r>
      </w:ins>
      <w:ins w:id="577" w:author="Leon Sandler" w:date="2026-09-06T00:00:00Z">
        <w:r>
          <w:t>HZETRN2020/Geant4</w:t>
        </w:r>
      </w:ins>
      <w:ins w:id="578" w:author="Leon Sandler" w:date="2026-09-06T00:00:00Z">
        <w:r>
          <w:t xml:space="preserve"> </w:t>
        </w:r>
      </w:ins>
      <w:ins w:id="579" w:author="Leon Sandler" w:date="2026-09-06T00:00:00Z">
        <w:r>
          <w:t>transport</w:t>
        </w:r>
      </w:ins>
      <w:ins w:id="580" w:author="Leon Sandler" w:date="2026-09-06T00:00:00Z">
        <w:r>
          <w:t xml:space="preserve"> </w:t>
        </w:r>
      </w:ins>
      <w:ins w:id="581" w:author="Leon Sandler" w:date="2026-09-06T00:00:00Z">
        <w:r>
          <w:t>calculation</w:t>
        </w:r>
      </w:ins>
      <w:ins w:id="582" w:author="Leon Sandler" w:date="2026-09-06T00:00:00Z">
        <w:r>
          <w:t xml:space="preserve"> </w:t>
        </w:r>
      </w:ins>
      <w:ins w:id="583" w:author="Leon Sandler" w:date="2026-09-06T00:00:00Z">
        <w:r>
          <w:t>required</w:t>
        </w:r>
      </w:ins>
      <w:ins w:id="584" w:author="Leon Sandler" w:date="2026-09-06T00:00:00Z">
        <w:r>
          <w:t xml:space="preserve"> </w:t>
        </w:r>
      </w:ins>
      <w:ins w:id="585" w:author="Leon Sandler" w:date="2026-09-06T00:00:00Z">
        <w:r>
          <w:t>to</w:t>
        </w:r>
      </w:ins>
      <w:ins w:id="586" w:author="Leon Sandler" w:date="2026-09-06T00:00:00Z">
        <w:r>
          <w:t xml:space="preserve"> </w:t>
        </w:r>
      </w:ins>
      <w:ins w:id="587" w:author="Leon Sandler" w:date="2026-09-06T00:00:00Z">
        <w:r>
          <w:t>close</w:t>
        </w:r>
      </w:ins>
      <w:ins w:id="588" w:author="Leon Sandler" w:date="2026-09-06T00:00:00Z">
        <w:r>
          <w:t xml:space="preserve"> </w:t>
        </w:r>
      </w:ins>
      <w:ins w:id="589" w:author="Leon Sandler" w:date="2026-09-06T00:00:00Z">
        <w:r>
          <w:t>that</w:t>
        </w:r>
      </w:ins>
      <w:ins w:id="590" w:author="Leon Sandler" w:date="2026-09-06T00:00:00Z">
        <w:r>
          <w:t xml:space="preserve"> </w:t>
        </w:r>
      </w:ins>
      <w:ins w:id="591" w:author="Leon Sandler" w:date="2026-09-06T00:00:00Z">
        <w:r>
          <w:t>gap.</w:t>
        </w:r>
      </w:ins>
      <w:ins w:id="592" w:author="Leon Sandler" w:date="2026-09-06T00:00:00Z">
        <w:r>
          <w:t xml:space="preserve"> </w:t>
        </w:r>
      </w:ins>
      <w:ins w:id="593" w:author="Leon Sandler" w:date="2026-09-06T00:00:00Z">
        <w:r>
          <w:t>The</w:t>
        </w:r>
      </w:ins>
      <w:ins w:id="594" w:author="Leon Sandler" w:date="2026-09-06T00:00:00Z">
        <w:r>
          <w:t xml:space="preserve"> </w:t>
        </w:r>
      </w:ins>
      <w:ins w:id="595" w:author="Leon Sandler" w:date="2026-09-06T00:00:00Z">
        <w:r>
          <w:t>central</w:t>
        </w:r>
      </w:ins>
      <w:ins w:id="596" w:author="Leon Sandler" w:date="2026-09-06T00:00:00Z">
        <w:r>
          <w:t xml:space="preserve"> </w:t>
        </w:r>
      </w:ins>
      <w:ins w:id="597" w:author="Leon Sandler" w:date="2026-09-06T00:00:00Z">
        <w:r>
          <w:t>architectural</w:t>
        </w:r>
      </w:ins>
      <w:ins w:id="598" w:author="Leon Sandler" w:date="2026-09-06T00:00:00Z">
        <w:r>
          <w:t xml:space="preserve"> </w:t>
        </w:r>
      </w:ins>
      <w:ins w:id="599" w:author="Leon Sandler" w:date="2026-09-06T00:00:00Z">
        <w:r>
          <w:t>finding</w:t>
        </w:r>
      </w:ins>
      <w:r>
        <w:t xml:space="preserve"> </w:t>
      </w:r>
      <w:r>
        <w:t>is</w:t>
      </w:r>
      <w:r>
        <w:t xml:space="preserve"> </w:t>
      </w:r>
      <w:del w:id="600" w:author="Leon Sandler" w:date="2026-09-06T00:00:00Z">
        <w:r>
          <w:delText>essentially</w:delText>
        </w:r>
      </w:del>
      <w:del w:id="601" w:author="Leon Sandler" w:date="2026-09-06T00:00:00Z">
        <w:r>
          <w:delText> </w:delText>
        </w:r>
      </w:del>
      <w:del w:id="602" w:author="Leon Sandler" w:date="2026-09-06T00:00:00Z">
        <w:r>
          <w:delText>insensitive</w:delText>
        </w:r>
      </w:del>
      <w:del w:id="603" w:author="Leon Sandler" w:date="2026-09-06T00:00:00Z">
        <w:r>
          <w:delText> </w:delText>
        </w:r>
      </w:del>
      <w:del w:id="604" w:author="Leon Sandler" w:date="2026-09-06T00:00:00Z">
        <w:r>
          <w:delText>to</w:delText>
        </w:r>
      </w:del>
      <w:ins w:id="605" w:author="Leon Sandler" w:date="2026-09-06T00:00:00Z">
        <w:r>
          <w:t>that</w:t>
        </w:r>
      </w:ins>
      <w:r>
        <w:t xml:space="preserve"> </w:t>
      </w:r>
      <w:r>
        <w:t>the</w:t>
      </w:r>
      <w:r>
        <w:t xml:space="preserve"> </w:t>
      </w:r>
      <w:del w:id="606" w:author="Leon Sandler" w:date="2026-09-06T00:00:00Z">
        <w:r>
          <w:delText>assumed</w:delText>
        </w:r>
      </w:del>
      <w:ins w:id="607" w:author="Leon Sandler" w:date="2026-09-06T00:00:00Z">
        <w:r>
          <w:t>optimal</w:t>
        </w:r>
      </w:ins>
      <w:r>
        <w:t xml:space="preserve"> </w:t>
      </w:r>
      <w:del w:id="608" w:author="Leon Sandler" w:date="2026-09-06T00:00:00Z">
        <w:r>
          <w:delText>regolith-construction</w:delText>
        </w:r>
      </w:del>
      <w:ins w:id="609" w:author="Leon Sandler" w:date="2026-09-06T00:00:00Z">
        <w:r>
          <w:t>lunar</w:t>
        </w:r>
      </w:ins>
      <w:r>
        <w:t xml:space="preserve"> </w:t>
      </w:r>
      <w:del w:id="610" w:author="Leon Sandler" w:date="2026-09-06T00:00:00Z">
        <w:r>
          <w:delText>mass</w:delText>
        </w:r>
      </w:del>
      <w:ins w:id="611" w:author="Leon Sandler" w:date="2026-09-06T00:00:00Z">
        <w:r>
          <w:t>SEP-mitigation</w:t>
        </w:r>
      </w:ins>
      <w:r>
        <w:t xml:space="preserve"> </w:t>
      </w:r>
      <w:del w:id="612" w:author="Leon Sandler" w:date="2026-09-06T00:00:00Z">
        <w:r>
          <w:delText>multiplier</w:delText>
        </w:r>
      </w:del>
      <w:del w:id="613" w:author="Leon Sandler" w:date="2026-09-06T00:00:00Z">
        <w:r>
          <w:delText> </w:delText>
        </w:r>
      </w:del>
      <w:del w:id="614" w:author="Leon Sandler" w:date="2026-09-06T00:00:00Z">
        <w:r>
          <w:delText>(tested</w:delText>
        </w:r>
      </w:del>
      <w:del w:id="615" w:author="Leon Sandler" w:date="2026-09-06T00:00:00Z">
        <w:r>
          <w:delText> </w:delText>
        </w:r>
      </w:del>
      <w:del w:id="616" w:author="Leon Sandler" w:date="2026-09-06T00:00:00Z">
        <w:r>
          <w:delText>1×-5×),</w:delText>
        </w:r>
      </w:del>
      <w:del w:id="617" w:author="Leon Sandler" w:date="2026-09-06T00:00:00Z">
        <w:r>
          <w:delText> </w:delText>
        </w:r>
      </w:del>
      <w:del w:id="618" w:author="Leon Sandler" w:date="2026-09-06T00:00:00Z">
        <w:r>
          <w:delText>since</w:delText>
        </w:r>
      </w:del>
      <w:del w:id="619" w:author="Leon Sandler" w:date="2026-09-06T00:00:00Z">
        <w:r>
          <w:delText> </w:delText>
        </w:r>
      </w:del>
      <w:del w:id="620" w:author="Leon Sandler" w:date="2026-09-06T00:00:00Z">
        <w:r>
          <w:delText>substituted</w:delText>
        </w:r>
      </w:del>
      <w:del w:id="621" w:author="Leon Sandler" w:date="2026-09-06T00:00:00Z">
        <w:r>
          <w:delText> </w:delText>
        </w:r>
      </w:del>
      <w:del w:id="622" w:author="Leon Sandler" w:date="2026-09-06T00:00:00Z">
        <w:r>
          <w:delText>mass</w:delText>
        </w:r>
      </w:del>
      <w:ins w:id="623" w:author="Leon Sandler" w:date="2026-09-06T00:00:00Z">
        <w:r>
          <w:t>strategy</w:t>
        </w:r>
      </w:ins>
      <w:r>
        <w:t xml:space="preserve"> </w:t>
      </w:r>
      <w:r>
        <w:t>is</w:t>
      </w:r>
      <w:r>
        <w:t xml:space="preserve"> </w:t>
      </w:r>
      <w:del w:id="624" w:author="Leon Sandler" w:date="2026-09-06T00:00:00Z">
        <w:r>
          <w:delText>locally</w:delText>
        </w:r>
      </w:del>
      <w:del w:id="625" w:author="Leon Sandler" w:date="2026-09-06T00:00:00Z">
        <w:r>
          <w:delText> </w:delText>
        </w:r>
      </w:del>
      <w:del w:id="626" w:author="Leon Sandler" w:date="2026-09-06T00:00:00Z">
        <w:r>
          <w:delText>sourced</w:delText>
        </w:r>
      </w:del>
      <w:del w:id="627" w:author="Leon Sandler" w:date="2026-09-06T00:00:00Z">
        <w:r>
          <w:delText> </w:delText>
        </w:r>
      </w:del>
      <w:del w:id="628" w:author="Leon Sandler" w:date="2026-09-06T00:00:00Z">
        <w:r>
          <w:delText>regardless</w:delText>
        </w:r>
      </w:del>
      <w:del w:id="629" w:author="Leon Sandler" w:date="2026-09-06T00:00:00Z">
        <w:r>
          <w:delText> </w:delText>
        </w:r>
      </w:del>
      <w:del w:id="630" w:author="Leon Sandler" w:date="2026-09-06T00:00:00Z">
        <w:r>
          <w:delText>of</w:delText>
        </w:r>
      </w:del>
      <w:del w:id="631" w:author="Leon Sandler" w:date="2026-09-06T00:00:00Z">
        <w:r>
          <w:delText> </w:delText>
        </w:r>
      </w:del>
      <w:del w:id="632" w:author="Leon Sandler" w:date="2026-09-06T00:00:00Z">
        <w:r>
          <w:delText>its</w:delText>
        </w:r>
      </w:del>
      <w:del w:id="633" w:author="Leon Sandler" w:date="2026-09-06T00:00:00Z">
        <w:r>
          <w:delText> </w:delText>
        </w:r>
      </w:del>
      <w:del w:id="634" w:author="Leon Sandler" w:date="2026-09-06T00:00:00Z">
        <w:r>
          <w:delText>magnitude.</w:delText>
        </w:r>
      </w:del>
      <w:del w:id="635" w:author="Leon Sandler" w:date="2026-09-06T00:00:00Z">
        <w:r>
          <w:delText> </w:delText>
        </w:r>
      </w:del>
      <w:del w:id="636" w:author="Leon Sandler" w:date="2026-09-06T00:00:00Z">
        <w:r>
          <w:delText>For</w:delText>
        </w:r>
      </w:del>
      <w:del w:id="637" w:author="Leon Sandler" w:date="2026-09-06T00:00:00Z">
        <w:r>
          <w:delText> </w:delText>
        </w:r>
      </w:del>
      <w:del w:id="638" w:author="Leon Sandler" w:date="2026-09-06T00:00:00Z">
        <w:r>
          <w:delText>fixed,</w:delText>
        </w:r>
      </w:del>
      <w:del w:id="639" w:author="Leon Sandler" w:date="2026-09-06T00:00:00Z">
        <w:r>
          <w:delText> </w:delText>
        </w:r>
      </w:del>
      <w:del w:id="640" w:author="Leon Sandler" w:date="2026-09-06T00:00:00Z">
        <w:r>
          <w:delText>non-mobile</w:delText>
        </w:r>
      </w:del>
      <w:del w:id="641" w:author="Leon Sandler" w:date="2026-09-06T00:00:00Z">
        <w:r>
          <w:delText> </w:delText>
        </w:r>
      </w:del>
      <w:del w:id="642" w:author="Leon Sandler" w:date="2026-09-06T00:00:00Z">
        <w:r>
          <w:delText>surface</w:delText>
        </w:r>
      </w:del>
      <w:del w:id="643" w:author="Leon Sandler" w:date="2026-09-06T00:00:00Z">
        <w:r>
          <w:delText> </w:delText>
        </w:r>
      </w:del>
      <w:del w:id="644" w:author="Leon Sandler" w:date="2026-09-06T00:00:00Z">
        <w:r>
          <w:delText>equipment</w:delText>
        </w:r>
      </w:del>
      <w:del w:id="645" w:author="Leon Sandler" w:date="2026-09-06T00:00:00Z">
        <w:r>
          <w:delText> </w:delText>
        </w:r>
      </w:del>
      <w:del w:id="646" w:author="Leon Sandler" w:date="2026-09-06T00:00:00Z">
        <w:r>
          <w:delText>we</w:delText>
        </w:r>
      </w:del>
      <w:del w:id="647" w:author="Leon Sandler" w:date="2026-09-06T00:00:00Z">
        <w:r>
          <w:delText> </w:delText>
        </w:r>
      </w:del>
      <w:del w:id="648" w:author="Leon Sandler" w:date="2026-09-06T00:00:00Z">
        <w:r>
          <w:delText>additionally</w:delText>
        </w:r>
      </w:del>
      <w:del w:id="649" w:author="Leon Sandler" w:date="2026-09-06T00:00:00Z">
        <w:r>
          <w:delText> </w:delText>
        </w:r>
      </w:del>
      <w:del w:id="650" w:author="Leon Sandler" w:date="2026-09-06T00:00:00Z">
        <w:r>
          <w:delText>model</w:delText>
        </w:r>
      </w:del>
      <w:del w:id="651" w:author="Leon Sandler" w:date="2026-09-06T00:00:00Z">
        <w:r>
          <w:delText> </w:delText>
        </w:r>
      </w:del>
      <w:del w:id="652" w:author="Leon Sandler" w:date="2026-09-06T00:00:00Z">
        <w:r>
          <w:delText>direct</w:delText>
        </w:r>
      </w:del>
      <w:ins w:id="653" w:author="Leon Sandler" w:date="2026-09-06T00:00:00Z">
        <w:r>
          <w:t>asset-dependent:</w:t>
        </w:r>
      </w:ins>
      <w:r>
        <w:t xml:space="preserve"> </w:t>
      </w:r>
      <w:r>
        <w:t>regolith</w:t>
      </w:r>
      <w:r>
        <w:t xml:space="preserve"> </w:t>
      </w:r>
      <w:r>
        <w:t>cladding</w:t>
      </w:r>
      <w:r>
        <w:t xml:space="preserve"> </w:t>
      </w:r>
      <w:del w:id="654" w:author="Leon Sandler" w:date="2026-09-06T00:00:00Z">
        <w:r>
          <w:delText>using</w:delText>
        </w:r>
      </w:del>
      <w:ins w:id="655" w:author="Leon Sandler" w:date="2026-09-06T00:00:00Z">
        <w:r>
          <w:t>is</w:t>
        </w:r>
      </w:ins>
      <w:r>
        <w:t xml:space="preserve"> </w:t>
      </w:r>
      <w:del w:id="656" w:author="Leon Sandler" w:date="2026-09-06T00:00:00Z">
        <w:r>
          <w:delText>a</w:delText>
        </w:r>
      </w:del>
      <w:ins w:id="657" w:author="Leon Sandler" w:date="2026-09-06T00:00:00Z">
        <w:r>
          <w:t>more</w:t>
        </w:r>
      </w:ins>
      <w:r>
        <w:t xml:space="preserve"> </w:t>
      </w:r>
      <w:del w:id="658" w:author="Leon Sandler" w:date="2026-09-06T00:00:00Z">
        <w:r>
          <w:delText>first-order</w:delText>
        </w:r>
      </w:del>
      <w:ins w:id="659" w:author="Leon Sandler" w:date="2026-09-06T00:00:00Z">
        <w:r>
          <w:t>mass-efficient</w:t>
        </w:r>
      </w:ins>
      <w:r>
        <w:t xml:space="preserve"> </w:t>
      </w:r>
      <w:del w:id="660" w:author="Leon Sandler" w:date="2026-09-06T00:00:00Z">
        <w:r>
          <w:delText>continuous-slowing-down-approximation</w:delText>
        </w:r>
      </w:del>
      <w:ins w:id="661" w:author="Leon Sandler" w:date="2026-09-06T00:00:00Z">
        <w:r>
          <w:t>for</w:t>
        </w:r>
      </w:ins>
      <w:r>
        <w:t xml:space="preserve"> </w:t>
      </w:r>
      <w:del w:id="662" w:author="Leon Sandler" w:date="2026-09-06T00:00:00Z">
        <w:r>
          <w:delText>(CSDA)</w:delText>
        </w:r>
      </w:del>
      <w:ins w:id="663" w:author="Leon Sandler" w:date="2026-09-06T00:00:00Z">
        <w:r>
          <w:t>fixed</w:t>
        </w:r>
      </w:ins>
      <w:r>
        <w:t xml:space="preserve"> </w:t>
      </w:r>
      <w:del w:id="664" w:author="Leon Sandler" w:date="2026-09-06T00:00:00Z">
        <w:r>
          <w:delText>slab-attenuation</w:delText>
        </w:r>
      </w:del>
      <w:ins w:id="665" w:author="Leon Sandler" w:date="2026-09-06T00:00:00Z">
        <w:r>
          <w:t>equipment,</w:t>
        </w:r>
      </w:ins>
      <w:r>
        <w:t xml:space="preserve"> </w:t>
      </w:r>
      <w:del w:id="666" w:author="Leon Sandler" w:date="2026-09-06T00:00:00Z">
        <w:r>
          <w:delText>calculation:</w:delText>
        </w:r>
      </w:del>
      <w:del w:id="667" w:author="Leon Sandler" w:date="2026-09-06T00:00:00Z">
        <w:r>
          <w:delText> </w:delText>
        </w:r>
      </w:del>
      <w:del w:id="668" w:author="Leon Sandler" w:date="2026-09-06T00:00:00Z">
        <w:r>
          <w:delText>as</w:delText>
        </w:r>
      </w:del>
      <w:del w:id="669" w:author="Leon Sandler" w:date="2026-09-06T00:00:00Z">
        <w:r>
          <w:delText> </w:delText>
        </w:r>
      </w:del>
      <w:del w:id="670" w:author="Leon Sandler" w:date="2026-09-06T00:00:00Z">
        <w:r>
          <w:delText>little</w:delText>
        </w:r>
      </w:del>
      <w:del w:id="671" w:author="Leon Sandler" w:date="2026-09-06T00:00:00Z">
        <w:r>
          <w:delText> </w:delText>
        </w:r>
      </w:del>
      <w:del w:id="672" w:author="Leon Sandler" w:date="2026-09-06T00:00:00Z">
        <w:r>
          <w:delText>as</w:delText>
        </w:r>
      </w:del>
      <w:del w:id="673" w:author="Leon Sandler" w:date="2026-09-06T00:00:00Z">
        <w:r>
          <w:delText> </w:delText>
        </w:r>
      </w:del>
      <w:del w:id="674" w:author="Leon Sandler" w:date="2026-09-06T00:00:00Z">
        <w:r>
          <w:delText>2</w:delText>
        </w:r>
      </w:del>
      <w:del w:id="675" w:author="Leon Sandler" w:date="2026-09-06T00:00:00Z">
        <w:r>
          <w:delText> </w:delText>
        </w:r>
      </w:del>
      <w:del w:id="676" w:author="Leon Sandler" w:date="2026-09-06T00:00:00Z">
        <w:r>
          <w:delText>cm</w:delText>
        </w:r>
      </w:del>
      <w:del w:id="677" w:author="Leon Sandler" w:date="2026-09-06T00:00:00Z">
        <w:r>
          <w:delText> </w:delText>
        </w:r>
      </w:del>
      <w:del w:id="678" w:author="Leon Sandler" w:date="2026-09-06T00:00:00Z">
        <w:r>
          <w:delText>of</w:delText>
        </w:r>
      </w:del>
      <w:del w:id="679" w:author="Leon Sandler" w:date="2026-09-06T00:00:00Z">
        <w:r>
          <w:delText> </w:delText>
        </w:r>
      </w:del>
      <w:del w:id="680" w:author="Leon Sandler" w:date="2026-09-06T00:00:00Z">
        <w:r>
          <w:delText>regolith</w:delText>
        </w:r>
      </w:del>
      <w:del w:id="681" w:author="Leon Sandler" w:date="2026-09-06T00:00:00Z">
        <w:r>
          <w:delText> </w:delText>
        </w:r>
      </w:del>
      <w:del w:id="682" w:author="Leon Sandler" w:date="2026-09-06T00:00:00Z">
        <w:r>
          <w:delText>removes</w:delText>
        </w:r>
      </w:del>
      <w:del w:id="683" w:author="Leon Sandler" w:date="2026-09-06T00:00:00Z">
        <w:r>
          <w:delText> </w:delText>
        </w:r>
      </w:del>
      <w:del w:id="684" w:author="Leon Sandler" w:date="2026-09-06T00:00:00Z">
        <w:r>
          <w:delText>over</w:delText>
        </w:r>
      </w:del>
      <w:del w:id="685" w:author="Leon Sandler" w:date="2026-09-06T00:00:00Z">
        <w:r>
          <w:delText> </w:delText>
        </w:r>
      </w:del>
      <w:del w:id="686" w:author="Leon Sandler" w:date="2026-09-06T00:00:00Z">
        <w:r>
          <w:delText>91%</w:delText>
        </w:r>
      </w:del>
      <w:del w:id="687" w:author="Leon Sandler" w:date="2026-09-06T00:00:00Z">
        <w:r>
          <w:delText> </w:delText>
        </w:r>
      </w:del>
      <w:del w:id="688" w:author="Leon Sandler" w:date="2026-09-06T00:00:00Z">
        <w:r>
          <w:delText>of</w:delText>
        </w:r>
      </w:del>
      <w:del w:id="689" w:author="Leon Sandler" w:date="2026-09-06T00:00:00Z">
        <w:r>
          <w:delText> </w:delText>
        </w:r>
      </w:del>
      <w:del w:id="690" w:author="Leon Sandler" w:date="2026-09-06T00:00:00Z">
        <w:r>
          <w:delText>SEP</w:delText>
        </w:r>
      </w:del>
      <w:del w:id="691" w:author="Leon Sandler" w:date="2026-09-06T00:00:00Z">
        <w:r>
          <w:delText> </w:delText>
        </w:r>
      </w:del>
      <w:del w:id="692" w:author="Leon Sandler" w:date="2026-09-06T00:00:00Z">
        <w:r>
          <w:delText>energy</w:delText>
        </w:r>
      </w:del>
      <w:del w:id="693" w:author="Leon Sandler" w:date="2026-09-06T00:00:00Z">
        <w:r>
          <w:delText> </w:delText>
        </w:r>
      </w:del>
      <w:del w:id="694" w:author="Leon Sandler" w:date="2026-09-06T00:00:00Z">
        <w:r>
          <w:delText>fluence</w:delText>
        </w:r>
      </w:del>
      <w:del w:id="695" w:author="Leon Sandler" w:date="2026-09-06T00:00:00Z">
        <w:r>
          <w:delText> </w:delText>
        </w:r>
      </w:del>
      <w:del w:id="696" w:author="Leon Sandler" w:date="2026-09-06T00:00:00Z">
        <w:r>
          <w:delText>at</w:delText>
        </w:r>
      </w:del>
      <w:del w:id="697" w:author="Leon Sandler" w:date="2026-09-06T00:00:00Z">
        <w:r>
          <w:delText> </w:delText>
        </w:r>
      </w:del>
      <w:del w:id="698" w:author="Leon Sandler" w:date="2026-09-06T00:00:00Z">
        <w:r>
          <w:delText>negligible</w:delText>
        </w:r>
      </w:del>
      <w:del w:id="699" w:author="Leon Sandler" w:date="2026-09-06T00:00:00Z">
        <w:r>
          <w:delText> </w:delText>
        </w:r>
      </w:del>
      <w:del w:id="700" w:author="Leon Sandler" w:date="2026-09-06T00:00:00Z">
        <w:r>
          <w:delText>Earth-launched</w:delText>
        </w:r>
      </w:del>
      <w:del w:id="701" w:author="Leon Sandler" w:date="2026-09-06T00:00:00Z">
        <w:r>
          <w:delText> </w:delText>
        </w:r>
      </w:del>
      <w:del w:id="702" w:author="Leon Sandler" w:date="2026-09-06T00:00:00Z">
        <w:r>
          <w:delText>mass,</w:delText>
        </w:r>
      </w:del>
      <w:del w:id="703" w:author="Leon Sandler" w:date="2026-09-06T00:00:00Z">
        <w:r>
          <w:delText> </w:delText>
        </w:r>
      </w:del>
      <w:del w:id="704" w:author="Leon Sandler" w:date="2026-09-06T00:00:00Z">
        <w:r>
          <w:delText>exceeding</w:delText>
        </w:r>
      </w:del>
      <w:ins w:id="705" w:author="Leon Sandler" w:date="2026-09-06T00:00:00Z">
        <w:r>
          <w:t>while</w:t>
        </w:r>
      </w:ins>
      <w:r>
        <w:t xml:space="preserve"> </w:t>
      </w:r>
      <w:r>
        <w:t>the</w:t>
      </w:r>
      <w:r>
        <w:t xml:space="preserve"> </w:t>
      </w:r>
      <w:r>
        <w:t>fence's</w:t>
      </w:r>
      <w:r>
        <w:t xml:space="preserve"> </w:t>
      </w:r>
      <w:del w:id="706" w:author="Leon Sandler" w:date="2026-09-06T00:00:00Z">
        <w:r>
          <w:delText>own</w:delText>
        </w:r>
      </w:del>
      <w:ins w:id="707" w:author="Leon Sandler" w:date="2026-09-06T00:00:00Z">
        <w:r>
          <w:t>durable</w:t>
        </w:r>
      </w:ins>
      <w:r>
        <w:t xml:space="preserve"> </w:t>
      </w:r>
      <w:del w:id="708" w:author="Leon Sandler" w:date="2026-09-06T00:00:00Z">
        <w:r>
          <w:delText>attenuation</w:delText>
        </w:r>
      </w:del>
      <w:ins w:id="709" w:author="Leon Sandler" w:date="2026-09-06T00:00:00Z">
        <w:r>
          <w:t>role</w:t>
        </w:r>
      </w:ins>
      <w:r>
        <w:t xml:space="preserve"> </w:t>
      </w:r>
      <w:del w:id="710" w:author="Leon Sandler" w:date="2026-09-06T00:00:00Z">
        <w:r>
          <w:delText>and</w:delText>
        </w:r>
      </w:del>
      <w:del w:id="711" w:author="Leon Sandler" w:date="2026-09-06T00:00:00Z">
        <w:r>
          <w:delText> </w:delText>
        </w:r>
      </w:del>
      <w:del w:id="712" w:author="Leon Sandler" w:date="2026-09-06T00:00:00Z">
        <w:r>
          <w:delText>outperforming</w:delText>
        </w:r>
      </w:del>
      <w:del w:id="713" w:author="Leon Sandler" w:date="2026-09-06T00:00:00Z">
        <w:r>
          <w:delText> </w:delText>
        </w:r>
      </w:del>
      <w:del w:id="714" w:author="Leon Sandler" w:date="2026-09-06T00:00:00Z">
        <w:r>
          <w:delText>every</w:delText>
        </w:r>
      </w:del>
      <w:del w:id="715" w:author="Leon Sandler" w:date="2026-09-06T00:00:00Z">
        <w:r>
          <w:delText> </w:delText>
        </w:r>
      </w:del>
      <w:del w:id="716" w:author="Leon Sandler" w:date="2026-09-06T00:00:00Z">
        <w:r>
          <w:delText>magnet-assisted</w:delText>
        </w:r>
      </w:del>
      <w:del w:id="717" w:author="Leon Sandler" w:date="2026-09-06T00:00:00Z">
        <w:r>
          <w:delText> </w:delText>
        </w:r>
      </w:del>
      <w:del w:id="718" w:author="Leon Sandler" w:date="2026-09-06T00:00:00Z">
        <w:r>
          <w:delText>configuration</w:delText>
        </w:r>
      </w:del>
      <w:del w:id="719" w:author="Leon Sandler" w:date="2026-09-06T00:00:00Z">
        <w:r>
          <w:delText> </w:delText>
        </w:r>
      </w:del>
      <w:del w:id="720" w:author="Leon Sandler" w:date="2026-09-06T00:00:00Z">
        <w:r>
          <w:delText>by</w:delText>
        </w:r>
      </w:del>
      <w:del w:id="721" w:author="Leon Sandler" w:date="2026-09-06T00:00:00Z">
        <w:r>
          <w:delText> </w:delText>
        </w:r>
      </w:del>
      <w:del w:id="722" w:author="Leon Sandler" w:date="2026-09-06T00:00:00Z">
        <w:r>
          <w:delText>roughly</w:delText>
        </w:r>
      </w:del>
      <w:del w:id="723" w:author="Leon Sandler" w:date="2026-09-06T00:00:00Z">
        <w:r>
          <w:delText> </w:delText>
        </w:r>
      </w:del>
      <w:del w:id="724" w:author="Leon Sandler" w:date="2026-09-06T00:00:00Z">
        <w:r>
          <w:delText>an</w:delText>
        </w:r>
      </w:del>
      <w:del w:id="725" w:author="Leon Sandler" w:date="2026-09-06T00:00:00Z">
        <w:r>
          <w:delText> </w:delText>
        </w:r>
      </w:del>
      <w:del w:id="726" w:author="Leon Sandler" w:date="2026-09-06T00:00:00Z">
        <w:r>
          <w:delText>order</w:delText>
        </w:r>
      </w:del>
      <w:del w:id="727" w:author="Leon Sandler" w:date="2026-09-06T00:00:00Z">
        <w:r>
          <w:delText> </w:delText>
        </w:r>
      </w:del>
      <w:del w:id="728" w:author="Leon Sandler" w:date="2026-09-06T00:00:00Z">
        <w:r>
          <w:delText>of</w:delText>
        </w:r>
      </w:del>
      <w:del w:id="729" w:author="Leon Sandler" w:date="2026-09-06T00:00:00Z">
        <w:r>
          <w:delText> </w:delText>
        </w:r>
      </w:del>
      <w:del w:id="730" w:author="Leon Sandler" w:date="2026-09-06T00:00:00Z">
        <w:r>
          <w:delText>magnitude</w:delText>
        </w:r>
      </w:del>
      <w:del w:id="731" w:author="Leon Sandler" w:date="2026-09-06T00:00:00Z">
        <w:r>
          <w:delText> </w:delText>
        </w:r>
      </w:del>
      <w:del w:id="732" w:author="Leon Sandler" w:date="2026-09-06T00:00:00Z">
        <w:r>
          <w:delText>in</w:delText>
        </w:r>
      </w:del>
      <w:del w:id="733" w:author="Leon Sandler" w:date="2026-09-06T00:00:00Z">
        <w:r>
          <w:delText> </w:delText>
        </w:r>
      </w:del>
      <w:del w:id="734" w:author="Leon Sandler" w:date="2026-09-06T00:00:00Z">
        <w:r>
          <w:delText>η_F.</w:delText>
        </w:r>
      </w:del>
      <w:del w:id="735" w:author="Leon Sandler" w:date="2026-09-06T00:00:00Z">
        <w:r>
          <w:delText> </w:delText>
        </w:r>
      </w:del>
      <w:del w:id="736" w:author="Leon Sandler" w:date="2026-09-06T00:00:00Z">
        <w:r>
          <w:delText>We</w:delText>
        </w:r>
      </w:del>
      <w:del w:id="737" w:author="Leon Sandler" w:date="2026-09-06T00:00:00Z">
        <w:r>
          <w:delText> </w:delText>
        </w:r>
      </w:del>
      <w:del w:id="738" w:author="Leon Sandler" w:date="2026-09-06T00:00:00Z">
        <w:r>
          <w:delText>conclude</w:delText>
        </w:r>
      </w:del>
      <w:del w:id="739" w:author="Leon Sandler" w:date="2026-09-06T00:00:00Z">
        <w:r>
          <w:delText> </w:delText>
        </w:r>
      </w:del>
      <w:del w:id="740" w:author="Leon Sandler" w:date="2026-09-06T00:00:00Z">
        <w:r>
          <w:delText>that</w:delText>
        </w:r>
      </w:del>
      <w:del w:id="741" w:author="Leon Sandler" w:date="2026-09-06T00:00:00Z">
        <w:r>
          <w:delText> </w:delText>
        </w:r>
      </w:del>
      <w:del w:id="742" w:author="Leon Sandler" w:date="2026-09-06T00:00:00Z">
        <w:r>
          <w:delText>the</w:delText>
        </w:r>
      </w:del>
      <w:del w:id="743" w:author="Leon Sandler" w:date="2026-09-06T00:00:00Z">
        <w:r>
          <w:delText> </w:delText>
        </w:r>
      </w:del>
      <w:del w:id="744" w:author="Leon Sandler" w:date="2026-09-06T00:00:00Z">
        <w:r>
          <w:delText>fence's</w:delText>
        </w:r>
      </w:del>
      <w:del w:id="745" w:author="Leon Sandler" w:date="2026-09-06T00:00:00Z">
        <w:r>
          <w:delText> </w:delText>
        </w:r>
      </w:del>
      <w:del w:id="746" w:author="Leon Sandler" w:date="2026-09-06T00:00:00Z">
        <w:r>
          <w:delText>distinct</w:delText>
        </w:r>
      </w:del>
      <w:del w:id="747" w:author="Leon Sandler" w:date="2026-09-06T00:00:00Z">
        <w:r>
          <w:delText> </w:delText>
        </w:r>
      </w:del>
      <w:del w:id="748" w:author="Leon Sandler" w:date="2026-09-06T00:00:00Z">
        <w:r>
          <w:delText>value</w:delText>
        </w:r>
      </w:del>
      <w:del w:id="749" w:author="Leon Sandler" w:date="2026-09-06T00:00:00Z">
        <w:r>
          <w:delText> </w:delText>
        </w:r>
      </w:del>
      <w:del w:id="750" w:author="Leon Sandler" w:date="2026-09-06T00:00:00Z">
        <w:r>
          <w:delText>lies</w:delText>
        </w:r>
      </w:del>
      <w:del w:id="751" w:author="Leon Sandler" w:date="2026-09-06T00:00:00Z">
        <w:r>
          <w:delText> </w:delText>
        </w:r>
      </w:del>
      <w:del w:id="752" w:author="Leon Sandler" w:date="2026-09-06T00:00:00Z">
        <w:r>
          <w:delText>specifically</w:delText>
        </w:r>
      </w:del>
      <w:del w:id="753" w:author="Leon Sandler" w:date="2026-09-06T00:00:00Z">
        <w:r>
          <w:delText> </w:delText>
        </w:r>
      </w:del>
      <w:del w:id="754" w:author="Leon Sandler" w:date="2026-09-06T00:00:00Z">
        <w:r>
          <w:delText>in</w:delText>
        </w:r>
      </w:del>
      <w:ins w:id="755" w:author="Leon Sandler" w:date="2026-09-06T00:00:00Z">
        <w:r>
          <w:t>is</w:t>
        </w:r>
      </w:ins>
      <w:r>
        <w:t xml:space="preserve"> </w:t>
      </w:r>
      <w:r>
        <w:t>protecting</w:t>
      </w:r>
      <w:del w:id="756" w:author="Leon Sandler" w:date="2026-09-06T00:00:00Z">
        <w:r>
          <w:delText> </w:delText>
        </w:r>
      </w:del>
      <w:del w:id="757" w:author="Leon Sandler" w:date="2026-09-06T00:00:00Z">
        <w:r>
          <w:delText>assets</w:delText>
        </w:r>
      </w:del>
      <w:del w:id="758" w:author="Leon Sandler" w:date="2026-09-06T00:00:00Z">
        <w:r>
          <w:delText> </w:delText>
        </w:r>
      </w:del>
      <w:del w:id="759" w:author="Leon Sandler" w:date="2026-09-06T00:00:00Z">
        <w:r>
          <w:delText>that</w:delText>
        </w:r>
      </w:del>
      <w:del w:id="760" w:author="Leon Sandler" w:date="2026-09-06T00:00:00Z">
        <w:r>
          <w:delText> </w:delText>
        </w:r>
      </w:del>
      <w:del w:id="761" w:author="Leon Sandler" w:date="2026-09-06T00:00:00Z">
        <w:r>
          <w:delText>cannot</w:delText>
        </w:r>
      </w:del>
      <w:del w:id="762" w:author="Leon Sandler" w:date="2026-09-06T00:00:00Z">
        <w:r>
          <w:delText> </w:delText>
        </w:r>
      </w:del>
      <w:del w:id="763" w:author="Leon Sandler" w:date="2026-09-06T00:00:00Z">
        <w:r>
          <w:delText>be</w:delText>
        </w:r>
      </w:del>
      <w:del w:id="764" w:author="Leon Sandler" w:date="2026-09-06T00:00:00Z">
        <w:r>
          <w:delText> </w:delText>
        </w:r>
      </w:del>
      <w:del w:id="765" w:author="Leon Sandler" w:date="2026-09-06T00:00:00Z">
        <w:r>
          <w:delText>clad</w:delText>
        </w:r>
      </w:del>
      <w:del w:id="766" w:author="Leon Sandler" w:date="2026-09-06T00:00:00Z">
        <w:r>
          <w:delText> </w:delText>
        </w:r>
      </w:del>
      <w:del w:id="767" w:author="Leon Sandler" w:date="2026-09-06T00:00:00Z">
        <w:r>
          <w:delText>in</w:delText>
        </w:r>
      </w:del>
      <w:del w:id="768" w:author="Leon Sandler" w:date="2026-09-06T00:00:00Z">
        <w:r>
          <w:delText> </w:delText>
        </w:r>
      </w:del>
      <w:del w:id="769" w:author="Leon Sandler" w:date="2026-09-06T00:00:00Z">
        <w:r>
          <w:delText>regolith</w:delText>
        </w:r>
      </w:del>
      <w:del w:id="770" w:author="Leon Sandler" w:date="2026-09-06T00:00:00Z">
        <w:r>
          <w:delText> </w:delText>
        </w:r>
      </w:del>
      <w:del w:id="771" w:author="Leon Sandler" w:date="2026-09-06T00:00:00Z">
        <w:r>
          <w:delText>—</w:delText>
        </w:r>
      </w:del>
      <w:r>
        <w:t xml:space="preserve"> </w:t>
      </w:r>
      <w:r>
        <w:t>rovers,</w:t>
      </w:r>
      <w:r>
        <w:t xml:space="preserve"> </w:t>
      </w:r>
      <w:r>
        <w:t>EVA</w:t>
      </w:r>
      <w:r>
        <w:t xml:space="preserve"> </w:t>
      </w:r>
      <w:r>
        <w:t>crew,</w:t>
      </w:r>
      <w:r>
        <w:t xml:space="preserve"> </w:t>
      </w:r>
      <w:r>
        <w:t>and</w:t>
      </w:r>
      <w:r>
        <w:t xml:space="preserve"> </w:t>
      </w:r>
      <w:r>
        <w:t>distributed</w:t>
      </w:r>
      <w:r>
        <w:t xml:space="preserve"> </w:t>
      </w:r>
      <w:del w:id="772" w:author="Leon Sandler" w:date="2026-09-06T00:00:00Z">
        <w:r>
          <w:delText>surface</w:delText>
        </w:r>
      </w:del>
      <w:del w:id="773" w:author="Leon Sandler" w:date="2026-09-06T00:00:00Z">
        <w:r>
          <w:delText> </w:delText>
        </w:r>
      </w:del>
      <w:r>
        <w:t>infrastructure</w:t>
      </w:r>
      <w:r>
        <w:t xml:space="preserve"> </w:t>
      </w:r>
      <w:del w:id="774" w:author="Leon Sandler" w:date="2026-09-06T00:00:00Z">
        <w:r>
          <w:delText>—</w:delText>
        </w:r>
      </w:del>
      <w:del w:id="775" w:author="Leon Sandler" w:date="2026-09-06T00:00:00Z">
        <w:r>
          <w:delText> </w:delText>
        </w:r>
      </w:del>
      <w:del w:id="776" w:author="Leon Sandler" w:date="2026-09-06T00:00:00Z">
        <w:r>
          <w:delText>where</w:delText>
        </w:r>
      </w:del>
      <w:del w:id="777" w:author="Leon Sandler" w:date="2026-09-06T00:00:00Z">
        <w:r>
          <w:delText> </w:delText>
        </w:r>
      </w:del>
      <w:del w:id="778" w:author="Leon Sandler" w:date="2026-09-06T00:00:00Z">
        <w:r>
          <w:delText>it</w:delText>
        </w:r>
      </w:del>
      <w:del w:id="779" w:author="Leon Sandler" w:date="2026-09-06T00:00:00Z">
        <w:r>
          <w:delText> </w:delText>
        </w:r>
      </w:del>
      <w:del w:id="780" w:author="Leon Sandler" w:date="2026-09-06T00:00:00Z">
        <w:r>
          <w:delText>remains</w:delText>
        </w:r>
      </w:del>
      <w:del w:id="781" w:author="Leon Sandler" w:date="2026-09-06T00:00:00Z">
        <w:r>
          <w:delText> </w:delText>
        </w:r>
      </w:del>
      <w:del w:id="782" w:author="Leon Sandler" w:date="2026-09-06T00:00:00Z">
        <w:r>
          <w:delText>the</w:delText>
        </w:r>
      </w:del>
      <w:del w:id="783" w:author="Leon Sandler" w:date="2026-09-06T00:00:00Z">
        <w:r>
          <w:delText> </w:delText>
        </w:r>
      </w:del>
      <w:del w:id="784" w:author="Leon Sandler" w:date="2026-09-06T00:00:00Z">
        <w:r>
          <w:delText>only</w:delText>
        </w:r>
      </w:del>
      <w:del w:id="785" w:author="Leon Sandler" w:date="2026-09-06T00:00:00Z">
        <w:r>
          <w:delText> </w:delText>
        </w:r>
      </w:del>
      <w:del w:id="786" w:author="Leon Sandler" w:date="2026-09-06T00:00:00Z">
        <w:r>
          <w:delText>available</w:delText>
        </w:r>
      </w:del>
      <w:del w:id="787" w:author="Leon Sandler" w:date="2026-09-06T00:00:00Z">
        <w:r>
          <w:delText> </w:delText>
        </w:r>
      </w:del>
      <w:del w:id="788" w:author="Leon Sandler" w:date="2026-09-06T00:00:00Z">
        <w:r>
          <w:delText>mitigation,</w:delText>
        </w:r>
      </w:del>
      <w:del w:id="789" w:author="Leon Sandler" w:date="2026-09-06T00:00:00Z">
        <w:r>
          <w:delText> </w:delText>
        </w:r>
      </w:del>
      <w:del w:id="790" w:author="Leon Sandler" w:date="2026-09-06T00:00:00Z">
        <w:r>
          <w:delText>while</w:delText>
        </w:r>
      </w:del>
      <w:del w:id="791" w:author="Leon Sandler" w:date="2026-09-06T00:00:00Z">
        <w:r>
          <w:delText> </w:delText>
        </w:r>
      </w:del>
      <w:del w:id="792" w:author="Leon Sandler" w:date="2026-09-06T00:00:00Z">
        <w:r>
          <w:delText>fixed</w:delText>
        </w:r>
      </w:del>
      <w:del w:id="793" w:author="Leon Sandler" w:date="2026-09-06T00:00:00Z">
        <w:r>
          <w:delText> </w:delText>
        </w:r>
      </w:del>
      <w:del w:id="794" w:author="Leon Sandler" w:date="2026-09-06T00:00:00Z">
        <w:r>
          <w:delText>equipment</w:delText>
        </w:r>
      </w:del>
      <w:del w:id="795" w:author="Leon Sandler" w:date="2026-09-06T00:00:00Z">
        <w:r>
          <w:delText> </w:delText>
        </w:r>
      </w:del>
      <w:del w:id="796" w:author="Leon Sandler" w:date="2026-09-06T00:00:00Z">
        <w:r>
          <w:delText>is</w:delText>
        </w:r>
      </w:del>
      <w:del w:id="797" w:author="Leon Sandler" w:date="2026-09-06T00:00:00Z">
        <w:r>
          <w:delText> </w:delText>
        </w:r>
      </w:del>
      <w:del w:id="798" w:author="Leon Sandler" w:date="2026-09-06T00:00:00Z">
        <w:r>
          <w:delText>better</w:delText>
        </w:r>
      </w:del>
      <w:del w:id="799" w:author="Leon Sandler" w:date="2026-09-06T00:00:00Z">
        <w:r>
          <w:delText> </w:delText>
        </w:r>
      </w:del>
      <w:del w:id="800" w:author="Leon Sandler" w:date="2026-09-06T00:00:00Z">
        <w:r>
          <w:delText>served</w:delText>
        </w:r>
      </w:del>
      <w:del w:id="801" w:author="Leon Sandler" w:date="2026-09-06T00:00:00Z">
        <w:r>
          <w:delText> </w:delText>
        </w:r>
      </w:del>
      <w:del w:id="802" w:author="Leon Sandler" w:date="2026-09-06T00:00:00Z">
        <w:r>
          <w:delText>by</w:delText>
        </w:r>
      </w:del>
      <w:del w:id="803" w:author="Leon Sandler" w:date="2026-09-06T00:00:00Z">
        <w:r>
          <w:delText> </w:delText>
        </w:r>
      </w:del>
      <w:del w:id="804" w:author="Leon Sandler" w:date="2026-09-06T00:00:00Z">
        <w:r>
          <w:delText>direct</w:delText>
        </w:r>
      </w:del>
      <w:del w:id="805" w:author="Leon Sandler" w:date="2026-09-06T00:00:00Z">
        <w:r>
          <w:delText> </w:delText>
        </w:r>
      </w:del>
      <w:del w:id="806" w:author="Leon Sandler" w:date="2026-09-06T00:00:00Z">
        <w:r>
          <w:delText>regolith</w:delText>
        </w:r>
      </w:del>
      <w:del w:id="807" w:author="Leon Sandler" w:date="2026-09-06T00:00:00Z">
        <w:r>
          <w:delText> </w:delText>
        </w:r>
      </w:del>
      <w:del w:id="808" w:author="Leon Sandler" w:date="2026-09-06T00:00:00Z">
        <w:r>
          <w:delText>shielding;</w:delText>
        </w:r>
      </w:del>
      <w:del w:id="809" w:author="Leon Sandler" w:date="2026-09-06T00:00:00Z">
        <w:r>
          <w:delText> </w:delText>
        </w:r>
      </w:del>
      <w:del w:id="810" w:author="Leon Sandler" w:date="2026-09-06T00:00:00Z">
        <w:r>
          <w:delText>ISRU</w:delText>
        </w:r>
      </w:del>
      <w:del w:id="811" w:author="Leon Sandler" w:date="2026-09-06T00:00:00Z">
        <w:r>
          <w:delText> </w:delText>
        </w:r>
      </w:del>
      <w:del w:id="812" w:author="Leon Sandler" w:date="2026-09-06T00:00:00Z">
        <w:r>
          <w:delText>does</w:delText>
        </w:r>
      </w:del>
      <w:del w:id="813" w:author="Leon Sandler" w:date="2026-09-06T00:00:00Z">
        <w:r>
          <w:delText> </w:delText>
        </w:r>
      </w:del>
      <w:del w:id="814" w:author="Leon Sandler" w:date="2026-09-06T00:00:00Z">
        <w:r>
          <w:delText>not</w:delText>
        </w:r>
      </w:del>
      <w:del w:id="815" w:author="Leon Sandler" w:date="2026-09-06T00:00:00Z">
        <w:r>
          <w:delText> </w:delText>
        </w:r>
      </w:del>
      <w:del w:id="816" w:author="Leon Sandler" w:date="2026-09-06T00:00:00Z">
        <w:r>
          <w:delText>make</w:delText>
        </w:r>
      </w:del>
      <w:del w:id="817" w:author="Leon Sandler" w:date="2026-09-06T00:00:00Z">
        <w:r>
          <w:delText> </w:delText>
        </w:r>
      </w:del>
      <w:del w:id="818" w:author="Leon Sandler" w:date="2026-09-06T00:00:00Z">
        <w:r>
          <w:delText>the</w:delText>
        </w:r>
      </w:del>
      <w:del w:id="819" w:author="Leon Sandler" w:date="2026-09-06T00:00:00Z">
        <w:r>
          <w:delText> </w:delText>
        </w:r>
      </w:del>
      <w:del w:id="820" w:author="Leon Sandler" w:date="2026-09-06T00:00:00Z">
        <w:r>
          <w:delText>magnetic</w:delText>
        </w:r>
      </w:del>
      <w:del w:id="821" w:author="Leon Sandler" w:date="2026-09-06T00:00:00Z">
        <w:r>
          <w:delText> </w:delText>
        </w:r>
      </w:del>
      <w:del w:id="822" w:author="Leon Sandler" w:date="2026-09-06T00:00:00Z">
        <w:r>
          <w:delText>architecture</w:delText>
        </w:r>
      </w:del>
      <w:del w:id="823" w:author="Leon Sandler" w:date="2026-09-06T00:00:00Z">
        <w:r>
          <w:delText> </w:delText>
        </w:r>
      </w:del>
      <w:del w:id="824" w:author="Leon Sandler" w:date="2026-09-06T00:00:00Z">
        <w:r>
          <w:delText>universally</w:delText>
        </w:r>
      </w:del>
      <w:del w:id="825" w:author="Leon Sandler" w:date="2026-09-06T00:00:00Z">
        <w:r>
          <w:delText> </w:delText>
        </w:r>
      </w:del>
      <w:del w:id="826" w:author="Leon Sandler" w:date="2026-09-06T00:00:00Z">
        <w:r>
          <w:delText>superior</w:delText>
        </w:r>
      </w:del>
      <w:del w:id="827" w:author="Leon Sandler" w:date="2026-09-06T00:00:00Z">
        <w:r>
          <w:delText> </w:delText>
        </w:r>
      </w:del>
      <w:del w:id="828" w:author="Leon Sandler" w:date="2026-09-06T00:00:00Z">
        <w:r>
          <w:delText>to</w:delText>
        </w:r>
      </w:del>
      <w:del w:id="829" w:author="Leon Sandler" w:date="2026-09-06T00:00:00Z">
        <w:r>
          <w:delText> </w:delText>
        </w:r>
      </w:del>
      <w:del w:id="830" w:author="Leon Sandler" w:date="2026-09-06T00:00:00Z">
        <w:r>
          <w:delText>passive</w:delText>
        </w:r>
      </w:del>
      <w:del w:id="831" w:author="Leon Sandler" w:date="2026-09-06T00:00:00Z">
        <w:r>
          <w:delText> </w:delText>
        </w:r>
      </w:del>
      <w:del w:id="832" w:author="Leon Sandler" w:date="2026-09-06T00:00:00Z">
        <w:r>
          <w:delText>shielding,</w:delText>
        </w:r>
      </w:del>
      <w:del w:id="833" w:author="Leon Sandler" w:date="2026-09-06T00:00:00Z">
        <w:r>
          <w:delText> </w:delText>
        </w:r>
      </w:del>
      <w:del w:id="834" w:author="Leon Sandler" w:date="2026-09-06T00:00:00Z">
        <w:r>
          <w:delText>but</w:delText>
        </w:r>
      </w:del>
      <w:del w:id="835" w:author="Leon Sandler" w:date="2026-09-06T00:00:00Z">
        <w:r>
          <w:delText> </w:delText>
        </w:r>
      </w:del>
      <w:del w:id="836" w:author="Leon Sandler" w:date="2026-09-06T00:00:00Z">
        <w:r>
          <w:delText>changes</w:delText>
        </w:r>
      </w:del>
      <w:del w:id="837" w:author="Leon Sandler" w:date="2026-09-06T00:00:00Z">
        <w:r>
          <w:delText> </w:delText>
        </w:r>
      </w:del>
      <w:del w:id="838" w:author="Leon Sandler" w:date="2026-09-06T00:00:00Z">
        <w:r>
          <w:delText>the</w:delText>
        </w:r>
      </w:del>
      <w:del w:id="839" w:author="Leon Sandler" w:date="2026-09-06T00:00:00Z">
        <w:r>
          <w:delText> </w:delText>
        </w:r>
      </w:del>
      <w:del w:id="840" w:author="Leon Sandler" w:date="2026-09-06T00:00:00Z">
        <w:r>
          <w:delText>Earth-launch</w:delText>
        </w:r>
      </w:del>
      <w:del w:id="841" w:author="Leon Sandler" w:date="2026-09-06T00:00:00Z">
        <w:r>
          <w:delText> </w:delText>
        </w:r>
      </w:del>
      <w:del w:id="842" w:author="Leon Sandler" w:date="2026-09-06T00:00:00Z">
        <w:r>
          <w:delText>economics</w:delText>
        </w:r>
      </w:del>
      <w:del w:id="843" w:author="Leon Sandler" w:date="2026-09-06T00:00:00Z">
        <w:r>
          <w:delText> </w:delText>
        </w:r>
      </w:del>
      <w:del w:id="844" w:author="Leon Sandler" w:date="2026-09-06T00:00:00Z">
        <w:r>
          <w:delText>of</w:delText>
        </w:r>
      </w:del>
      <w:del w:id="845" w:author="Leon Sandler" w:date="2026-09-06T00:00:00Z">
        <w:r>
          <w:delText> </w:delText>
        </w:r>
      </w:del>
      <w:del w:id="846" w:author="Leon Sandler" w:date="2026-09-06T00:00:00Z">
        <w:r>
          <w:delText>magnetic</w:delText>
        </w:r>
      </w:del>
      <w:del w:id="847" w:author="Leon Sandler" w:date="2026-09-06T00:00:00Z">
        <w:r>
          <w:delText> </w:delText>
        </w:r>
      </w:del>
      <w:del w:id="848" w:author="Leon Sandler" w:date="2026-09-06T00:00:00Z">
        <w:r>
          <w:delText>protection</w:delText>
        </w:r>
      </w:del>
      <w:del w:id="849" w:author="Leon Sandler" w:date="2026-09-06T00:00:00Z">
        <w:r>
          <w:delText> </w:delText>
        </w:r>
      </w:del>
      <w:del w:id="850" w:author="Leon Sandler" w:date="2026-09-06T00:00:00Z">
        <w:r>
          <w:delText>specifically</w:delText>
        </w:r>
      </w:del>
      <w:del w:id="851" w:author="Leon Sandler" w:date="2026-09-06T00:00:00Z">
        <w:r>
          <w:delText> </w:delText>
        </w:r>
      </w:del>
      <w:del w:id="852" w:author="Leon Sandler" w:date="2026-09-06T00:00:00Z">
        <w:r>
          <w:delText>for</w:delText>
        </w:r>
      </w:del>
      <w:del w:id="853" w:author="Leon Sandler" w:date="2026-09-06T00:00:00Z">
        <w:r>
          <w:delText> </w:delText>
        </w:r>
      </w:del>
      <w:del w:id="854" w:author="Leon Sandler" w:date="2026-09-06T00:00:00Z">
        <w:r>
          <w:delText>assets</w:delText>
        </w:r>
      </w:del>
      <w:ins w:id="855" w:author="Leon Sandler" w:date="2026-09-06T00:00:00Z">
        <w:r>
          <w:t>that</w:t>
        </w:r>
      </w:ins>
      <w:r>
        <w:t xml:space="preserve"> </w:t>
      </w:r>
      <w:r>
        <w:t>regolith</w:t>
      </w:r>
      <w:r>
        <w:t xml:space="preserve"> </w:t>
      </w:r>
      <w:r>
        <w:t>cannot</w:t>
      </w:r>
      <w:r>
        <w:t xml:space="preserve"> </w:t>
      </w:r>
      <w:r>
        <w:t>reach.</w:t>
      </w:r>
      <w:del w:id="856" w:author="Leon Sandler" w:date="2026-09-06T00:00:00Z">
        <w:r>
          <w:delText> </w:delText>
        </w:r>
      </w:del>
      <w:del w:id="857" w:author="Leon Sandler" w:date="2026-09-06T00:00:00Z">
        <w:r>
          <w:delText>The</w:delText>
        </w:r>
      </w:del>
      <w:del w:id="858" w:author="Leon Sandler" w:date="2026-09-06T00:00:00Z">
        <w:r>
          <w:delText> </w:delText>
        </w:r>
      </w:del>
      <w:del w:id="859" w:author="Leon Sandler" w:date="2026-09-06T00:00:00Z">
        <w:r>
          <w:delText>underlying</w:delText>
        </w:r>
      </w:del>
      <w:del w:id="860" w:author="Leon Sandler" w:date="2026-09-06T00:00:00Z">
        <w:r>
          <w:delText> </w:delText>
        </w:r>
      </w:del>
      <w:del w:id="861" w:author="Leon Sandler" w:date="2026-09-06T00:00:00Z">
        <w:r>
          <w:delText>SEP-attenuation</w:delText>
        </w:r>
      </w:del>
      <w:del w:id="862" w:author="Leon Sandler" w:date="2026-09-06T00:00:00Z">
        <w:r>
          <w:delText> </w:delText>
        </w:r>
      </w:del>
      <w:del w:id="863" w:author="Leon Sandler" w:date="2026-09-06T00:00:00Z">
        <w:r>
          <w:delText>physics</w:delText>
        </w:r>
      </w:del>
      <w:del w:id="864" w:author="Leon Sandler" w:date="2026-09-06T00:00:00Z">
        <w:r>
          <w:delText> </w:delText>
        </w:r>
      </w:del>
      <w:del w:id="865" w:author="Leon Sandler" w:date="2026-09-06T00:00:00Z">
        <w:r>
          <w:delText>—</w:delText>
        </w:r>
      </w:del>
      <w:del w:id="866" w:author="Leon Sandler" w:date="2026-09-06T00:00:00Z">
        <w:r>
          <w:delText> </w:delText>
        </w:r>
      </w:del>
      <w:del w:id="867" w:author="Leon Sandler" w:date="2026-09-06T00:00:00Z">
        <w:r>
          <w:delText>relativistic</w:delText>
        </w:r>
      </w:del>
      <w:del w:id="868" w:author="Leon Sandler" w:date="2026-09-06T00:00:00Z">
        <w:r>
          <w:delText> </w:delText>
        </w:r>
      </w:del>
      <w:del w:id="869" w:author="Leon Sandler" w:date="2026-09-06T00:00:00Z">
        <w:r>
          <w:delText>Boris-pusher</w:delText>
        </w:r>
      </w:del>
      <w:del w:id="870" w:author="Leon Sandler" w:date="2026-09-06T00:00:00Z">
        <w:r>
          <w:delText> </w:delText>
        </w:r>
      </w:del>
      <w:del w:id="871" w:author="Leon Sandler" w:date="2026-09-06T00:00:00Z">
        <w:r>
          <w:delText>simulation,</w:delText>
        </w:r>
      </w:del>
      <w:del w:id="872" w:author="Leon Sandler" w:date="2026-09-06T00:00:00Z">
        <w:r>
          <w:delText> </w:delText>
        </w:r>
      </w:del>
      <w:del w:id="873" w:author="Leon Sandler" w:date="2026-09-06T00:00:00Z">
        <w:r>
          <w:delText>the</w:delText>
        </w:r>
      </w:del>
      <w:del w:id="874" w:author="Leon Sandler" w:date="2026-09-06T00:00:00Z">
        <w:r>
          <w:delText> </w:delText>
        </w:r>
      </w:del>
      <w:del w:id="875" w:author="Leon Sandler" w:date="2026-09-06T00:00:00Z">
        <w:r>
          <w:delText>E50∝M²</w:delText>
        </w:r>
      </w:del>
      <w:del w:id="876" w:author="Leon Sandler" w:date="2026-09-06T00:00:00Z">
        <w:r>
          <w:delText> </w:delText>
        </w:r>
      </w:del>
      <w:del w:id="877" w:author="Leon Sandler" w:date="2026-09-06T00:00:00Z">
        <w:r>
          <w:delText>moment-budget</w:delText>
        </w:r>
      </w:del>
      <w:del w:id="878" w:author="Leon Sandler" w:date="2026-09-06T00:00:00Z">
        <w:r>
          <w:delText> </w:delText>
        </w:r>
      </w:del>
      <w:del w:id="879" w:author="Leon Sandler" w:date="2026-09-06T00:00:00Z">
        <w:r>
          <w:delText>scaling</w:delText>
        </w:r>
      </w:del>
      <w:del w:id="880" w:author="Leon Sandler" w:date="2026-09-06T00:00:00Z">
        <w:r>
          <w:delText> </w:delText>
        </w:r>
      </w:del>
      <w:del w:id="881" w:author="Leon Sandler" w:date="2026-09-06T00:00:00Z">
        <w:r>
          <w:delText>law,</w:delText>
        </w:r>
      </w:del>
      <w:del w:id="882" w:author="Leon Sandler" w:date="2026-09-06T00:00:00Z">
        <w:r>
          <w:delText> </w:delText>
        </w:r>
      </w:del>
      <w:del w:id="883" w:author="Leon Sandler" w:date="2026-09-06T00:00:00Z">
        <w:r>
          <w:delText>and</w:delText>
        </w:r>
      </w:del>
      <w:del w:id="884" w:author="Leon Sandler" w:date="2026-09-06T00:00:00Z">
        <w:r>
          <w:delText> </w:delText>
        </w:r>
      </w:del>
      <w:del w:id="885" w:author="Leon Sandler" w:date="2026-09-06T00:00:00Z">
        <w:r>
          <w:delText>a</w:delText>
        </w:r>
      </w:del>
      <w:del w:id="886" w:author="Leon Sandler" w:date="2026-09-06T00:00:00Z">
        <w:r>
          <w:delText> </w:delText>
        </w:r>
      </w:del>
      <w:del w:id="887" w:author="Leon Sandler" w:date="2026-09-06T00:00:00Z">
        <w:r>
          <w:delText>chiral-winding</w:delText>
        </w:r>
      </w:del>
      <w:del w:id="888" w:author="Leon Sandler" w:date="2026-09-06T00:00:00Z">
        <w:r>
          <w:delText> </w:delText>
        </w:r>
      </w:del>
      <w:del w:id="889" w:author="Leon Sandler" w:date="2026-09-06T00:00:00Z">
        <w:r>
          <w:delText>transmission</w:delText>
        </w:r>
      </w:del>
      <w:del w:id="890" w:author="Leon Sandler" w:date="2026-09-06T00:00:00Z">
        <w:r>
          <w:delText> </w:delText>
        </w:r>
      </w:del>
      <w:del w:id="891" w:author="Leon Sandler" w:date="2026-09-06T00:00:00Z">
        <w:r>
          <w:delText>effect</w:delText>
        </w:r>
      </w:del>
      <w:del w:id="892" w:author="Leon Sandler" w:date="2026-09-06T00:00:00Z">
        <w:r>
          <w:delText> </w:delText>
        </w:r>
      </w:del>
      <w:del w:id="893" w:author="Leon Sandler" w:date="2026-09-06T00:00:00Z">
        <w:r>
          <w:delText>—</w:delText>
        </w:r>
      </w:del>
      <w:del w:id="894" w:author="Leon Sandler" w:date="2026-09-06T00:00:00Z">
        <w:r>
          <w:delText> </w:delText>
        </w:r>
      </w:del>
      <w:del w:id="895" w:author="Leon Sandler" w:date="2026-09-06T00:00:00Z">
        <w:r>
          <w:delText>is</w:delText>
        </w:r>
      </w:del>
      <w:del w:id="896" w:author="Leon Sandler" w:date="2026-09-06T00:00:00Z">
        <w:r>
          <w:delText> </w:delText>
        </w:r>
      </w:del>
      <w:del w:id="897" w:author="Leon Sandler" w:date="2026-09-06T00:00:00Z">
        <w:r>
          <w:delText>unchanged</w:delText>
        </w:r>
      </w:del>
      <w:del w:id="898" w:author="Leon Sandler" w:date="2026-09-06T00:00:00Z">
        <w:r>
          <w:delText> </w:delText>
        </w:r>
      </w:del>
      <w:del w:id="899" w:author="Leon Sandler" w:date="2026-09-06T00:00:00Z">
        <w:r>
          <w:delText>from</w:delText>
        </w:r>
      </w:del>
      <w:del w:id="900" w:author="Leon Sandler" w:date="2026-09-06T00:00:00Z">
        <w:r>
          <w:delText> </w:delText>
        </w:r>
      </w:del>
      <w:del w:id="901" w:author="Leon Sandler" w:date="2026-09-06T00:00:00Z">
        <w:r>
          <w:delText>our</w:delText>
        </w:r>
      </w:del>
      <w:del w:id="902" w:author="Leon Sandler" w:date="2026-09-06T00:00:00Z">
        <w:r>
          <w:delText> </w:delText>
        </w:r>
      </w:del>
      <w:del w:id="903" w:author="Leon Sandler" w:date="2026-09-06T00:00:00Z">
        <w:r>
          <w:delText>earlier</w:delText>
        </w:r>
      </w:del>
      <w:del w:id="904" w:author="Leon Sandler" w:date="2026-09-06T00:00:00Z">
        <w:r>
          <w:delText> </w:delText>
        </w:r>
      </w:del>
      <w:del w:id="905" w:author="Leon Sandler" w:date="2026-09-06T00:00:00Z">
        <w:r>
          <w:delText>physics</w:delText>
        </w:r>
      </w:del>
      <w:del w:id="906" w:author="Leon Sandler" w:date="2026-09-06T00:00:00Z">
        <w:r>
          <w:delText> </w:delText>
        </w:r>
      </w:del>
      <w:del w:id="907" w:author="Leon Sandler" w:date="2026-09-06T00:00:00Z">
        <w:r>
          <w:delText>analysis</w:delText>
        </w:r>
      </w:del>
      <w:del w:id="908" w:author="Leon Sandler" w:date="2026-09-06T00:00:00Z">
        <w:r>
          <w:delText> </w:delText>
        </w:r>
      </w:del>
      <w:del w:id="909" w:author="Leon Sandler" w:date="2026-09-06T00:00:00Z">
        <w:r>
          <w:delText>(Sandler,</w:delText>
        </w:r>
      </w:del>
      <w:del w:id="910" w:author="Leon Sandler" w:date="2026-09-06T00:00:00Z">
        <w:r>
          <w:delText> </w:delText>
        </w:r>
      </w:del>
      <w:del w:id="911" w:author="Leon Sandler" w:date="2026-09-06T00:00:00Z">
        <w:r>
          <w:delText>2026).</w:delText>
        </w:r>
      </w:del>
      <w:del w:id="912" w:author="Leon Sandler" w:date="2026-09-06T00:00:00Z">
        <w:r>
          <w:delText> </w:delText>
        </w:r>
      </w:del>
      <w:del w:id="913" w:author="Leon Sandler" w:date="2026-09-06T00:00:00Z">
        <w:r>
          <w:delText>The</w:delText>
        </w:r>
      </w:del>
      <w:del w:id="914" w:author="Leon Sandler" w:date="2026-09-06T00:00:00Z">
        <w:r>
          <w:delText> </w:delText>
        </w:r>
      </w:del>
      <w:del w:id="915" w:author="Leon Sandler" w:date="2026-09-06T00:00:00Z">
        <w:r>
          <w:delText>present</w:delText>
        </w:r>
      </w:del>
      <w:del w:id="916" w:author="Leon Sandler" w:date="2026-09-06T00:00:00Z">
        <w:r>
          <w:delText> </w:delText>
        </w:r>
      </w:del>
      <w:del w:id="917" w:author="Leon Sandler" w:date="2026-09-06T00:00:00Z">
        <w:r>
          <w:delText>results</w:delText>
        </w:r>
      </w:del>
      <w:del w:id="918" w:author="Leon Sandler" w:date="2026-09-06T00:00:00Z">
        <w:r>
          <w:delText> </w:delText>
        </w:r>
      </w:del>
      <w:del w:id="919" w:author="Leon Sandler" w:date="2026-09-06T00:00:00Z">
        <w:r>
          <w:delText>establish</w:delText>
        </w:r>
      </w:del>
      <w:del w:id="920" w:author="Leon Sandler" w:date="2026-09-06T00:00:00Z">
        <w:r>
          <w:delText> </w:delText>
        </w:r>
      </w:del>
      <w:del w:id="921" w:author="Leon Sandler" w:date="2026-09-06T00:00:00Z">
        <w:r>
          <w:delText>the</w:delText>
        </w:r>
      </w:del>
      <w:del w:id="922" w:author="Leon Sandler" w:date="2026-09-06T00:00:00Z">
        <w:r>
          <w:delText> </w:delText>
        </w:r>
      </w:del>
      <w:del w:id="923" w:author="Leon Sandler" w:date="2026-09-06T00:00:00Z">
        <w:r>
          <w:delText>mass</w:delText>
        </w:r>
      </w:del>
      <w:del w:id="924" w:author="Leon Sandler" w:date="2026-09-06T00:00:00Z">
        <w:r>
          <w:delText> </w:delText>
        </w:r>
      </w:del>
      <w:del w:id="925" w:author="Leon Sandler" w:date="2026-09-06T00:00:00Z">
        <w:r>
          <w:delText>and</w:delText>
        </w:r>
      </w:del>
      <w:del w:id="926" w:author="Leon Sandler" w:date="2026-09-06T00:00:00Z">
        <w:r>
          <w:delText> </w:delText>
        </w:r>
      </w:del>
      <w:del w:id="927" w:author="Leon Sandler" w:date="2026-09-06T00:00:00Z">
        <w:r>
          <w:delText>fluence-level</w:delText>
        </w:r>
      </w:del>
      <w:del w:id="928" w:author="Leon Sandler" w:date="2026-09-06T00:00:00Z">
        <w:r>
          <w:delText> </w:delText>
        </w:r>
      </w:del>
      <w:del w:id="929" w:author="Leon Sandler" w:date="2026-09-06T00:00:00Z">
        <w:r>
          <w:delText>feasibility</w:delText>
        </w:r>
      </w:del>
      <w:del w:id="930" w:author="Leon Sandler" w:date="2026-09-06T00:00:00Z">
        <w:r>
          <w:delText> </w:delText>
        </w:r>
      </w:del>
      <w:del w:id="931" w:author="Leon Sandler" w:date="2026-09-06T00:00:00Z">
        <w:r>
          <w:delText>envelope;</w:delText>
        </w:r>
      </w:del>
      <w:del w:id="932" w:author="Leon Sandler" w:date="2026-09-06T00:00:00Z">
        <w:r>
          <w:delText> </w:delText>
        </w:r>
      </w:del>
      <w:del w:id="933" w:author="Leon Sandler" w:date="2026-09-06T00:00:00Z">
        <w:r>
          <w:delText>they</w:delText>
        </w:r>
      </w:del>
      <w:del w:id="934" w:author="Leon Sandler" w:date="2026-09-06T00:00:00Z">
        <w:r>
          <w:delText> </w:delText>
        </w:r>
      </w:del>
      <w:del w:id="935" w:author="Leon Sandler" w:date="2026-09-06T00:00:00Z">
        <w:r>
          <w:delText>do</w:delText>
        </w:r>
      </w:del>
      <w:del w:id="936" w:author="Leon Sandler" w:date="2026-09-06T00:00:00Z">
        <w:r>
          <w:delText> </w:delText>
        </w:r>
      </w:del>
      <w:del w:id="937" w:author="Leon Sandler" w:date="2026-09-06T00:00:00Z">
        <w:r>
          <w:delText>not</w:delText>
        </w:r>
      </w:del>
      <w:del w:id="938" w:author="Leon Sandler" w:date="2026-09-06T00:00:00Z">
        <w:r>
          <w:delText> </w:delText>
        </w:r>
      </w:del>
      <w:del w:id="939" w:author="Leon Sandler" w:date="2026-09-06T00:00:00Z">
        <w:r>
          <w:delText>claim</w:delText>
        </w:r>
      </w:del>
      <w:del w:id="940" w:author="Leon Sandler" w:date="2026-09-06T00:00:00Z">
        <w:r>
          <w:delText> </w:delText>
        </w:r>
      </w:del>
      <w:del w:id="941" w:author="Leon Sandler" w:date="2026-09-06T00:00:00Z">
        <w:r>
          <w:delText>mission-level</w:delText>
        </w:r>
      </w:del>
      <w:del w:id="942" w:author="Leon Sandler" w:date="2026-09-06T00:00:00Z">
        <w:r>
          <w:delText> </w:delText>
        </w:r>
      </w:del>
      <w:del w:id="943" w:author="Leon Sandler" w:date="2026-09-06T00:00:00Z">
        <w:r>
          <w:delText>dose</w:delText>
        </w:r>
      </w:del>
      <w:del w:id="944" w:author="Leon Sandler" w:date="2026-09-06T00:00:00Z">
        <w:r>
          <w:delText> </w:delText>
        </w:r>
      </w:del>
      <w:del w:id="945" w:author="Leon Sandler" w:date="2026-09-06T00:00:00Z">
        <w:r>
          <w:delText>reduction.</w:delText>
        </w:r>
      </w:del>
      <w:del w:id="946" w:author="Leon Sandler" w:date="2026-09-06T00:00:00Z">
        <w:r>
          <w:delText> </w:delText>
        </w:r>
      </w:del>
      <w:del w:id="947" w:author="Leon Sandler" w:date="2026-09-06T00:00:00Z">
        <w:r>
          <w:delText>A</w:delText>
        </w:r>
      </w:del>
      <w:del w:id="948" w:author="Leon Sandler" w:date="2026-09-06T00:00:00Z">
        <w:r>
          <w:delText> </w:delText>
        </w:r>
      </w:del>
      <w:del w:id="949" w:author="Leon Sandler" w:date="2026-09-06T00:00:00Z">
        <w:r>
          <w:delText>coupled</w:delText>
        </w:r>
      </w:del>
      <w:del w:id="950" w:author="Leon Sandler" w:date="2026-09-06T00:00:00Z">
        <w:r>
          <w:delText> </w:delText>
        </w:r>
      </w:del>
      <w:del w:id="951" w:author="Leon Sandler" w:date="2026-09-06T00:00:00Z">
        <w:r>
          <w:delText>HZETRN2020</w:delText>
        </w:r>
      </w:del>
      <w:del w:id="952" w:author="Leon Sandler" w:date="2026-09-06T00:00:00Z">
        <w:r>
          <w:delText> </w:delText>
        </w:r>
      </w:del>
      <w:del w:id="953" w:author="Leon Sandler" w:date="2026-09-06T00:00:00Z">
        <w:r>
          <w:delText>or</w:delText>
        </w:r>
      </w:del>
      <w:del w:id="954" w:author="Leon Sandler" w:date="2026-09-06T00:00:00Z">
        <w:r>
          <w:delText> </w:delText>
        </w:r>
      </w:del>
      <w:del w:id="955" w:author="Leon Sandler" w:date="2026-09-06T00:00:00Z">
        <w:r>
          <w:delText>Geant4</w:delText>
        </w:r>
      </w:del>
      <w:del w:id="956" w:author="Leon Sandler" w:date="2026-09-06T00:00:00Z">
        <w:r>
          <w:delText> </w:delText>
        </w:r>
      </w:del>
      <w:del w:id="957" w:author="Leon Sandler" w:date="2026-09-06T00:00:00Z">
        <w:r>
          <w:delText>transport</w:delText>
        </w:r>
      </w:del>
      <w:del w:id="958" w:author="Leon Sandler" w:date="2026-09-06T00:00:00Z">
        <w:r>
          <w:delText> </w:delText>
        </w:r>
      </w:del>
      <w:del w:id="959" w:author="Leon Sandler" w:date="2026-09-06T00:00:00Z">
        <w:r>
          <w:delText>calculation,</w:delText>
        </w:r>
      </w:del>
      <w:del w:id="960" w:author="Leon Sandler" w:date="2026-09-06T00:00:00Z">
        <w:r>
          <w:delText> </w:delText>
        </w:r>
      </w:del>
      <w:del w:id="961" w:author="Leon Sandler" w:date="2026-09-06T00:00:00Z">
        <w:r>
          <w:delText>using</w:delText>
        </w:r>
      </w:del>
      <w:del w:id="962" w:author="Leon Sandler" w:date="2026-09-06T00:00:00Z">
        <w:r>
          <w:delText> </w:delText>
        </w:r>
      </w:del>
      <w:del w:id="963" w:author="Leon Sandler" w:date="2026-09-06T00:00:00Z">
        <w:r>
          <w:delText>the</w:delText>
        </w:r>
      </w:del>
      <w:del w:id="964" w:author="Leon Sandler" w:date="2026-09-06T00:00:00Z">
        <w:r>
          <w:delText> </w:delText>
        </w:r>
      </w:del>
      <w:del w:id="965" w:author="Leon Sandler" w:date="2026-09-06T00:00:00Z">
        <w:r>
          <w:delText>transmitted</w:delText>
        </w:r>
      </w:del>
      <w:del w:id="966" w:author="Leon Sandler" w:date="2026-09-06T00:00:00Z">
        <w:r>
          <w:delText> </w:delText>
        </w:r>
      </w:del>
      <w:del w:id="967" w:author="Leon Sandler" w:date="2026-09-06T00:00:00Z">
        <w:r>
          <w:delText>spectra</w:delText>
        </w:r>
      </w:del>
      <w:del w:id="968" w:author="Leon Sandler" w:date="2026-09-06T00:00:00Z">
        <w:r>
          <w:delText> </w:delText>
        </w:r>
      </w:del>
      <w:del w:id="969" w:author="Leon Sandler" w:date="2026-09-06T00:00:00Z">
        <w:r>
          <w:delText>derived</w:delText>
        </w:r>
      </w:del>
      <w:del w:id="970" w:author="Leon Sandler" w:date="2026-09-06T00:00:00Z">
        <w:r>
          <w:delText> </w:delText>
        </w:r>
      </w:del>
      <w:del w:id="971" w:author="Leon Sandler" w:date="2026-09-06T00:00:00Z">
        <w:r>
          <w:delText>here</w:delText>
        </w:r>
      </w:del>
      <w:del w:id="972" w:author="Leon Sandler" w:date="2026-09-06T00:00:00Z">
        <w:r>
          <w:delText> </w:delText>
        </w:r>
      </w:del>
      <w:del w:id="973" w:author="Leon Sandler" w:date="2026-09-06T00:00:00Z">
        <w:r>
          <w:delText>as</w:delText>
        </w:r>
      </w:del>
      <w:del w:id="974" w:author="Leon Sandler" w:date="2026-09-06T00:00:00Z">
        <w:r>
          <w:delText> </w:delText>
        </w:r>
      </w:del>
      <w:del w:id="975" w:author="Leon Sandler" w:date="2026-09-06T00:00:00Z">
        <w:r>
          <w:delText>its</w:delText>
        </w:r>
      </w:del>
      <w:del w:id="976" w:author="Leon Sandler" w:date="2026-09-06T00:00:00Z">
        <w:r>
          <w:delText> </w:delText>
        </w:r>
      </w:del>
      <w:del w:id="977" w:author="Leon Sandler" w:date="2026-09-06T00:00:00Z">
        <w:r>
          <w:delText>incident</w:delText>
        </w:r>
      </w:del>
      <w:del w:id="978" w:author="Leon Sandler" w:date="2026-09-06T00:00:00Z">
        <w:r>
          <w:delText> </w:delText>
        </w:r>
      </w:del>
      <w:del w:id="979" w:author="Leon Sandler" w:date="2026-09-06T00:00:00Z">
        <w:r>
          <w:delText>boundary</w:delText>
        </w:r>
      </w:del>
      <w:del w:id="980" w:author="Leon Sandler" w:date="2026-09-06T00:00:00Z">
        <w:r>
          <w:delText> </w:delText>
        </w:r>
      </w:del>
      <w:del w:id="981" w:author="Leon Sandler" w:date="2026-09-06T00:00:00Z">
        <w:r>
          <w:delText>condition,</w:delText>
        </w:r>
      </w:del>
      <w:del w:id="982" w:author="Leon Sandler" w:date="2026-09-06T00:00:00Z">
        <w:r>
          <w:delText> </w:delText>
        </w:r>
      </w:del>
      <w:del w:id="983" w:author="Leon Sandler" w:date="2026-09-06T00:00:00Z">
        <w:r>
          <w:delText>is</w:delText>
        </w:r>
      </w:del>
      <w:del w:id="984" w:author="Leon Sandler" w:date="2026-09-06T00:00:00Z">
        <w:r>
          <w:delText> </w:delText>
        </w:r>
      </w:del>
      <w:del w:id="985" w:author="Leon Sandler" w:date="2026-09-06T00:00:00Z">
        <w:r>
          <w:delText>required</w:delText>
        </w:r>
      </w:del>
      <w:del w:id="986" w:author="Leon Sandler" w:date="2026-09-06T00:00:00Z">
        <w:r>
          <w:delText> </w:delText>
        </w:r>
      </w:del>
      <w:del w:id="987" w:author="Leon Sandler" w:date="2026-09-06T00:00:00Z">
        <w:r>
          <w:delText>to</w:delText>
        </w:r>
      </w:del>
      <w:del w:id="988" w:author="Leon Sandler" w:date="2026-09-06T00:00:00Z">
        <w:r>
          <w:delText> </w:delText>
        </w:r>
      </w:del>
      <w:del w:id="989" w:author="Leon Sandler" w:date="2026-09-06T00:00:00Z">
        <w:r>
          <w:delText>establish</w:delText>
        </w:r>
      </w:del>
      <w:del w:id="990" w:author="Leon Sandler" w:date="2026-09-06T00:00:00Z">
        <w:r>
          <w:delText> </w:delText>
        </w:r>
      </w:del>
      <w:del w:id="991" w:author="Leon Sandler" w:date="2026-09-06T00:00:00Z">
        <w:r>
          <w:delText>the</w:delText>
        </w:r>
      </w:del>
      <w:del w:id="992" w:author="Leon Sandler" w:date="2026-09-06T00:00:00Z">
        <w:r>
          <w:delText> </w:delText>
        </w:r>
      </w:del>
      <w:del w:id="993" w:author="Leon Sandler" w:date="2026-09-06T00:00:00Z">
        <w:r>
          <w:delText>corresponding</w:delText>
        </w:r>
      </w:del>
      <w:del w:id="994" w:author="Leon Sandler" w:date="2026-09-06T00:00:00Z">
        <w:r>
          <w:delText> </w:delText>
        </w:r>
      </w:del>
      <w:del w:id="995" w:author="Leon Sandler" w:date="2026-09-06T00:00:00Z">
        <w:r>
          <w:delText>absorbed</w:delText>
        </w:r>
      </w:del>
      <w:del w:id="996" w:author="Leon Sandler" w:date="2026-09-06T00:00:00Z">
        <w:r>
          <w:delText> </w:delText>
        </w:r>
      </w:del>
      <w:del w:id="997" w:author="Leon Sandler" w:date="2026-09-06T00:00:00Z">
        <w:r>
          <w:delText>or</w:delText>
        </w:r>
      </w:del>
      <w:del w:id="998" w:author="Leon Sandler" w:date="2026-09-06T00:00:00Z">
        <w:r>
          <w:delText> </w:delText>
        </w:r>
      </w:del>
      <w:del w:id="999" w:author="Leon Sandler" w:date="2026-09-06T00:00:00Z">
        <w:r>
          <w:delText>equivalent</w:delText>
        </w:r>
      </w:del>
      <w:del w:id="1000" w:author="Leon Sandler" w:date="2026-09-06T00:00:00Z">
        <w:r>
          <w:delText> </w:delText>
        </w:r>
      </w:del>
      <w:del w:id="1001" w:author="Leon Sandler" w:date="2026-09-06T00:00:00Z">
        <w:r>
          <w:delText>dose.</w:delText>
        </w:r>
      </w:del>
    </w:p>
    <w:p>
      <w:r>
        <w:t>Plain</w:t>
      </w:r>
      <w:r>
        <w:t xml:space="preserve"> </w:t>
      </w:r>
      <w:r>
        <w:t>Language</w:t>
      </w:r>
      <w:r>
        <w:t xml:space="preserve"> </w:t>
      </w:r>
      <w:r>
        <w:t>Summary</w:t>
      </w:r>
    </w:p>
    <w:p>
      <w:r>
        <w:t>A</w:t>
      </w:r>
      <w:r>
        <w:t xml:space="preserve"> </w:t>
      </w:r>
      <w:r>
        <w:t>burst</w:t>
      </w:r>
      <w:r>
        <w:t xml:space="preserve"> </w:t>
      </w:r>
      <w:r>
        <w:t>of</w:t>
      </w:r>
      <w:r>
        <w:t xml:space="preserve"> </w:t>
      </w:r>
      <w:r>
        <w:t>energetic</w:t>
      </w:r>
      <w:r>
        <w:t xml:space="preserve"> </w:t>
      </w:r>
      <w:r>
        <w:t>particles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Sun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dangerous</w:t>
      </w:r>
      <w:r>
        <w:t xml:space="preserve"> </w:t>
      </w:r>
      <w:r>
        <w:t>to</w:t>
      </w:r>
      <w:r>
        <w:t xml:space="preserve"> </w:t>
      </w:r>
      <w:r>
        <w:t>astronauts</w:t>
      </w:r>
      <w:r>
        <w:t xml:space="preserve"> </w:t>
      </w:r>
      <w:r>
        <w:t>and</w:t>
      </w:r>
      <w:r>
        <w:t xml:space="preserve"> </w:t>
      </w:r>
      <w:r>
        <w:t>equipment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Moon's</w:t>
      </w:r>
      <w:r>
        <w:t xml:space="preserve"> </w:t>
      </w:r>
      <w:r>
        <w:t>surface,</w:t>
      </w:r>
      <w:r>
        <w:t xml:space="preserve"> </w:t>
      </w:r>
      <w:r>
        <w:t>where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atmosphere</w:t>
      </w:r>
      <w:r>
        <w:t xml:space="preserve"> </w:t>
      </w:r>
      <w:r>
        <w:t>or</w:t>
      </w:r>
      <w:r>
        <w:t xml:space="preserve"> </w:t>
      </w:r>
      <w:r>
        <w:t>global</w:t>
      </w:r>
      <w:r>
        <w:t xml:space="preserve"> </w:t>
      </w:r>
      <w:r>
        <w:t>magnetic</w:t>
      </w:r>
      <w:r>
        <w:t xml:space="preserve"> </w:t>
      </w:r>
      <w:r>
        <w:t>field</w:t>
      </w:r>
      <w:r>
        <w:t xml:space="preserve"> </w:t>
      </w:r>
      <w:r>
        <w:t>for</w:t>
      </w:r>
      <w:r>
        <w:t xml:space="preserve"> </w:t>
      </w:r>
      <w:r>
        <w:t>protection.</w:t>
      </w:r>
      <w:r>
        <w:t xml:space="preserve"> </w:t>
      </w:r>
      <w:r>
        <w:t>One</w:t>
      </w:r>
      <w:r>
        <w:t xml:space="preserve"> </w:t>
      </w:r>
      <w:r>
        <w:t>proposed</w:t>
      </w:r>
      <w:r>
        <w:t xml:space="preserve"> </w:t>
      </w:r>
      <w:r>
        <w:t>defense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ring</w:t>
      </w:r>
      <w:r>
        <w:t xml:space="preserve"> </w:t>
      </w:r>
      <w:r>
        <w:t>of</w:t>
      </w:r>
      <w:r>
        <w:t xml:space="preserve"> </w:t>
      </w:r>
      <w:r>
        <w:t>superconducting</w:t>
      </w:r>
      <w:r>
        <w:t xml:space="preserve"> </w:t>
      </w:r>
      <w:r>
        <w:t>magnetic</w:t>
      </w:r>
      <w:r>
        <w:t xml:space="preserve"> </w:t>
      </w:r>
      <w:r>
        <w:t>coils</w:t>
      </w:r>
      <w:r>
        <w:t xml:space="preserve"> </w:t>
      </w:r>
      <w:r>
        <w:t>around</w:t>
      </w:r>
      <w:r>
        <w:t xml:space="preserve"> </w:t>
      </w:r>
      <w:r>
        <w:t>a</w:t>
      </w:r>
      <w:r>
        <w:t xml:space="preserve"> </w:t>
      </w:r>
      <w:r>
        <w:t>work</w:t>
      </w:r>
      <w:r>
        <w:t xml:space="preserve"> </w:t>
      </w:r>
      <w:r>
        <w:t>site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“magnetic</w:t>
      </w:r>
      <w:r>
        <w:t xml:space="preserve"> </w:t>
      </w:r>
      <w:r>
        <w:t>fence”</w:t>
      </w:r>
      <w:r>
        <w:t xml:space="preserve"> </w:t>
      </w:r>
      <w:r>
        <w:t>—</w:t>
      </w:r>
      <w:r>
        <w:t xml:space="preserve"> </w:t>
      </w:r>
      <w:r>
        <w:t>that</w:t>
      </w:r>
      <w:r>
        <w:t xml:space="preserve"> </w:t>
      </w:r>
      <w:r>
        <w:t>deflects</w:t>
      </w:r>
      <w:r>
        <w:t xml:space="preserve"> </w:t>
      </w:r>
      <w:r>
        <w:t>incoming</w:t>
      </w:r>
      <w:r>
        <w:t xml:space="preserve"> </w:t>
      </w:r>
      <w:r>
        <w:t>particles,</w:t>
      </w:r>
      <w:r>
        <w:t xml:space="preserve"> </w:t>
      </w:r>
      <w:r>
        <w:t>similar</w:t>
      </w:r>
      <w:r>
        <w:t xml:space="preserve"> </w:t>
      </w:r>
      <w:r>
        <w:t>to</w:t>
      </w:r>
      <w:r>
        <w:t xml:space="preserve"> </w:t>
      </w:r>
      <w:r>
        <w:t>how</w:t>
      </w:r>
      <w:r>
        <w:t xml:space="preserve"> </w:t>
      </w:r>
      <w:r>
        <w:t>Earth's</w:t>
      </w:r>
      <w:r>
        <w:t xml:space="preserve"> </w:t>
      </w:r>
      <w:r>
        <w:t>own</w:t>
      </w:r>
      <w:r>
        <w:t xml:space="preserve"> </w:t>
      </w:r>
      <w:r>
        <w:t>magnetic</w:t>
      </w:r>
      <w:r>
        <w:t xml:space="preserve"> </w:t>
      </w:r>
      <w:r>
        <w:t>field</w:t>
      </w:r>
      <w:r>
        <w:t xml:space="preserve"> </w:t>
      </w:r>
      <w:r>
        <w:t>protects</w:t>
      </w:r>
      <w:r>
        <w:t xml:space="preserve"> </w:t>
      </w:r>
      <w:r>
        <w:t>us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solar</w:t>
      </w:r>
      <w:r>
        <w:t xml:space="preserve"> </w:t>
      </w:r>
      <w:r>
        <w:t>wind.</w:t>
      </w:r>
      <w:r>
        <w:t xml:space="preserve"> </w:t>
      </w:r>
      <w:r>
        <w:t>An</w:t>
      </w:r>
      <w:r>
        <w:t xml:space="preserve"> </w:t>
      </w:r>
      <w:r>
        <w:t>earlier</w:t>
      </w:r>
      <w:r>
        <w:t xml:space="preserve"> </w:t>
      </w:r>
      <w:r>
        <w:t>study</w:t>
      </w:r>
      <w:r>
        <w:t xml:space="preserve"> </w:t>
      </w:r>
      <w:ins w:id="1002" w:author="Leon Sandler" w:date="2026-09-06T00:00:00Z">
        <w:r>
          <w:t>by</w:t>
        </w:r>
      </w:ins>
      <w:ins w:id="1003" w:author="Leon Sandler" w:date="2026-09-06T00:00:00Z">
        <w:r>
          <w:t xml:space="preserve"> </w:t>
        </w:r>
      </w:ins>
      <w:ins w:id="1004" w:author="Leon Sandler" w:date="2026-09-06T00:00:00Z">
        <w:r>
          <w:t>the</w:t>
        </w:r>
      </w:ins>
      <w:ins w:id="1005" w:author="Leon Sandler" w:date="2026-09-06T00:00:00Z">
        <w:r>
          <w:t xml:space="preserve"> </w:t>
        </w:r>
      </w:ins>
      <w:ins w:id="1006" w:author="Leon Sandler" w:date="2026-09-06T00:00:00Z">
        <w:r>
          <w:t>author</w:t>
        </w:r>
      </w:ins>
      <w:ins w:id="1007" w:author="Leon Sandler" w:date="2026-09-06T00:00:00Z">
        <w:r>
          <w:t xml:space="preserve"> </w:t>
        </w:r>
      </w:ins>
      <w:r>
        <w:t>showed</w:t>
      </w:r>
      <w:r>
        <w:t xml:space="preserve"> </w:t>
      </w:r>
      <w:r>
        <w:t>this</w:t>
      </w:r>
      <w:r>
        <w:t xml:space="preserve"> </w:t>
      </w:r>
      <w:r>
        <w:t>fence</w:t>
      </w:r>
      <w:r>
        <w:t xml:space="preserve"> </w:t>
      </w:r>
      <w:r>
        <w:t>shields</w:t>
      </w:r>
      <w:r>
        <w:t xml:space="preserve"> </w:t>
      </w:r>
      <w:r>
        <w:t>about</w:t>
      </w:r>
      <w:r>
        <w:t xml:space="preserve"> </w:t>
      </w:r>
      <w:r>
        <w:t>as</w:t>
      </w:r>
      <w:r>
        <w:t xml:space="preserve"> </w:t>
      </w:r>
      <w:r>
        <w:t>well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large</w:t>
      </w:r>
      <w:r>
        <w:t xml:space="preserve"> </w:t>
      </w:r>
      <w:r>
        <w:t>magnet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habitat,</w:t>
      </w:r>
      <w:r>
        <w:t xml:space="preserve"> </w:t>
      </w:r>
      <w:r>
        <w:t>but</w:t>
      </w:r>
      <w:r>
        <w:t xml:space="preserve"> </w:t>
      </w:r>
      <w:r>
        <w:t>only</w:t>
      </w:r>
      <w:r>
        <w:t xml:space="preserve"> </w:t>
      </w:r>
      <w:r>
        <w:t>roughly</w:t>
      </w:r>
      <w:r>
        <w:t xml:space="preserve"> </w:t>
      </w:r>
      <w:r>
        <w:t>estimated</w:t>
      </w:r>
      <w:r>
        <w:t xml:space="preserve"> </w:t>
      </w:r>
      <w:r>
        <w:t>how</w:t>
      </w:r>
      <w:r>
        <w:t xml:space="preserve"> </w:t>
      </w:r>
      <w:r>
        <w:t>much</w:t>
      </w:r>
      <w:r>
        <w:t xml:space="preserve"> </w:t>
      </w:r>
      <w:r>
        <w:t>material</w:t>
      </w:r>
      <w:r>
        <w:t xml:space="preserve"> </w:t>
      </w:r>
      <w:r>
        <w:t>it</w:t>
      </w:r>
      <w:r>
        <w:t xml:space="preserve"> </w:t>
      </w:r>
      <w:r>
        <w:t>would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build</w:t>
      </w:r>
      <w:r>
        <w:t xml:space="preserve"> </w:t>
      </w:r>
      <w:r>
        <w:t>and</w:t>
      </w:r>
      <w:r>
        <w:t xml:space="preserve"> </w:t>
      </w:r>
      <w:r>
        <w:t>launch</w:t>
      </w:r>
      <w:r>
        <w:t xml:space="preserve"> </w:t>
      </w:r>
      <w:r>
        <w:t>from</w:t>
      </w:r>
      <w:r>
        <w:t xml:space="preserve"> </w:t>
      </w:r>
      <w:del w:id="1008" w:author="Leon Sandler" w:date="2026-09-06T00:00:00Z">
        <w:r>
          <w:delText>Earth.</w:delText>
        </w:r>
      </w:del>
      <w:ins w:id="1009" w:author="Leon Sandler" w:date="2026-09-06T00:00:00Z">
        <w:r>
          <w:t>Earth,</w:t>
        </w:r>
      </w:ins>
      <w:ins w:id="1010" w:author="Leon Sandler" w:date="2026-09-06T00:00:00Z">
        <w:r>
          <w:t xml:space="preserve"> </w:t>
        </w:r>
      </w:ins>
      <w:ins w:id="1011" w:author="Leon Sandler" w:date="2026-09-06T00:00:00Z">
        <w:r>
          <w:t>and</w:t>
        </w:r>
      </w:ins>
      <w:ins w:id="1012" w:author="Leon Sandler" w:date="2026-09-06T00:00:00Z">
        <w:r>
          <w:t xml:space="preserve"> </w:t>
        </w:r>
      </w:ins>
      <w:ins w:id="1013" w:author="Leon Sandler" w:date="2026-09-06T00:00:00Z">
        <w:r>
          <w:t>did</w:t>
        </w:r>
      </w:ins>
      <w:ins w:id="1014" w:author="Leon Sandler" w:date="2026-09-06T00:00:00Z">
        <w:r>
          <w:t xml:space="preserve"> </w:t>
        </w:r>
      </w:ins>
      <w:ins w:id="1015" w:author="Leon Sandler" w:date="2026-09-06T00:00:00Z">
        <w:r>
          <w:t>not</w:t>
        </w:r>
      </w:ins>
      <w:ins w:id="1016" w:author="Leon Sandler" w:date="2026-09-06T00:00:00Z">
        <w:r>
          <w:t xml:space="preserve"> </w:t>
        </w:r>
      </w:ins>
      <w:ins w:id="1017" w:author="Leon Sandler" w:date="2026-09-06T00:00:00Z">
        <w:r>
          <w:t>connect</w:t>
        </w:r>
      </w:ins>
      <w:ins w:id="1018" w:author="Leon Sandler" w:date="2026-09-06T00:00:00Z">
        <w:r>
          <w:t xml:space="preserve"> </w:t>
        </w:r>
      </w:ins>
      <w:ins w:id="1019" w:author="Leon Sandler" w:date="2026-09-06T00:00:00Z">
        <w:r>
          <w:t>that</w:t>
        </w:r>
      </w:ins>
      <w:ins w:id="1020" w:author="Leon Sandler" w:date="2026-09-06T00:00:00Z">
        <w:r>
          <w:t xml:space="preserve"> </w:t>
        </w:r>
      </w:ins>
      <w:ins w:id="1021" w:author="Leon Sandler" w:date="2026-09-06T00:00:00Z">
        <w:r>
          <w:t>shielding</w:t>
        </w:r>
      </w:ins>
      <w:ins w:id="1022" w:author="Leon Sandler" w:date="2026-09-06T00:00:00Z">
        <w:r>
          <w:t xml:space="preserve"> </w:t>
        </w:r>
      </w:ins>
      <w:ins w:id="1023" w:author="Leon Sandler" w:date="2026-09-06T00:00:00Z">
        <w:r>
          <w:t>to</w:t>
        </w:r>
      </w:ins>
      <w:ins w:id="1024" w:author="Leon Sandler" w:date="2026-09-06T00:00:00Z">
        <w:r>
          <w:t xml:space="preserve"> </w:t>
        </w:r>
      </w:ins>
      <w:ins w:id="1025" w:author="Leon Sandler" w:date="2026-09-06T00:00:00Z">
        <w:r>
          <w:t>how</w:t>
        </w:r>
      </w:ins>
      <w:ins w:id="1026" w:author="Leon Sandler" w:date="2026-09-06T00:00:00Z">
        <w:r>
          <w:t xml:space="preserve"> </w:t>
        </w:r>
      </w:ins>
      <w:ins w:id="1027" w:author="Leon Sandler" w:date="2026-09-06T00:00:00Z">
        <w:r>
          <w:t>much</w:t>
        </w:r>
      </w:ins>
      <w:ins w:id="1028" w:author="Leon Sandler" w:date="2026-09-06T00:00:00Z">
        <w:r>
          <w:t xml:space="preserve"> </w:t>
        </w:r>
      </w:ins>
      <w:ins w:id="1029" w:author="Leon Sandler" w:date="2026-09-06T00:00:00Z">
        <w:r>
          <w:t>radiation</w:t>
        </w:r>
      </w:ins>
      <w:ins w:id="1030" w:author="Leon Sandler" w:date="2026-09-06T00:00:00Z">
        <w:r>
          <w:t xml:space="preserve"> </w:t>
        </w:r>
      </w:ins>
      <w:ins w:id="1031" w:author="Leon Sandler" w:date="2026-09-06T00:00:00Z">
        <w:r>
          <w:t>a</w:t>
        </w:r>
      </w:ins>
      <w:ins w:id="1032" w:author="Leon Sandler" w:date="2026-09-06T00:00:00Z">
        <w:r>
          <w:t xml:space="preserve"> </w:t>
        </w:r>
      </w:ins>
      <w:ins w:id="1033" w:author="Leon Sandler" w:date="2026-09-06T00:00:00Z">
        <w:r>
          <w:t>person</w:t>
        </w:r>
      </w:ins>
      <w:ins w:id="1034" w:author="Leon Sandler" w:date="2026-09-06T00:00:00Z">
        <w:r>
          <w:t xml:space="preserve"> </w:t>
        </w:r>
      </w:ins>
      <w:ins w:id="1035" w:author="Leon Sandler" w:date="2026-09-06T00:00:00Z">
        <w:r>
          <w:t>or</w:t>
        </w:r>
      </w:ins>
      <w:ins w:id="1036" w:author="Leon Sandler" w:date="2026-09-06T00:00:00Z">
        <w:r>
          <w:t xml:space="preserve"> </w:t>
        </w:r>
      </w:ins>
      <w:ins w:id="1037" w:author="Leon Sandler" w:date="2026-09-06T00:00:00Z">
        <w:r>
          <w:t>a</w:t>
        </w:r>
      </w:ins>
      <w:ins w:id="1038" w:author="Leon Sandler" w:date="2026-09-06T00:00:00Z">
        <w:r>
          <w:t xml:space="preserve"> </w:t>
        </w:r>
      </w:ins>
      <w:ins w:id="1039" w:author="Leon Sandler" w:date="2026-09-06T00:00:00Z">
        <w:r>
          <w:t>piece</w:t>
        </w:r>
      </w:ins>
      <w:ins w:id="1040" w:author="Leon Sandler" w:date="2026-09-06T00:00:00Z">
        <w:r>
          <w:t xml:space="preserve"> </w:t>
        </w:r>
      </w:ins>
      <w:ins w:id="1041" w:author="Leon Sandler" w:date="2026-09-06T00:00:00Z">
        <w:r>
          <w:t>of</w:t>
        </w:r>
      </w:ins>
      <w:ins w:id="1042" w:author="Leon Sandler" w:date="2026-09-06T00:00:00Z">
        <w:r>
          <w:t xml:space="preserve"> </w:t>
        </w:r>
      </w:ins>
      <w:ins w:id="1043" w:author="Leon Sandler" w:date="2026-09-06T00:00:00Z">
        <w:r>
          <w:t>equipment</w:t>
        </w:r>
      </w:ins>
      <w:ins w:id="1044" w:author="Leon Sandler" w:date="2026-09-06T00:00:00Z">
        <w:r>
          <w:t xml:space="preserve"> </w:t>
        </w:r>
      </w:ins>
      <w:ins w:id="1045" w:author="Leon Sandler" w:date="2026-09-06T00:00:00Z">
        <w:r>
          <w:t>would</w:t>
        </w:r>
      </w:ins>
      <w:ins w:id="1046" w:author="Leon Sandler" w:date="2026-09-06T00:00:00Z">
        <w:r>
          <w:t xml:space="preserve"> </w:t>
        </w:r>
      </w:ins>
      <w:ins w:id="1047" w:author="Leon Sandler" w:date="2026-09-06T00:00:00Z">
        <w:r>
          <w:t>actually</w:t>
        </w:r>
      </w:ins>
      <w:ins w:id="1048" w:author="Leon Sandler" w:date="2026-09-06T00:00:00Z">
        <w:r>
          <w:t xml:space="preserve"> </w:t>
        </w:r>
      </w:ins>
      <w:ins w:id="1049" w:author="Leon Sandler" w:date="2026-09-06T00:00:00Z">
        <w:r>
          <w:t>receive.</w:t>
        </w:r>
      </w:ins>
    </w:p>
    <w:p>
      <w:r>
        <w:t>This</w:t>
      </w:r>
      <w:r>
        <w:t xml:space="preserve"> </w:t>
      </w:r>
      <w:r>
        <w:t>paper</w:t>
      </w:r>
      <w:r>
        <w:t xml:space="preserve"> </w:t>
      </w:r>
      <w:del w:id="1050" w:author="Leon Sandler" w:date="2026-09-06T00:00:00Z">
        <w:r>
          <w:delText>checks</w:delText>
        </w:r>
      </w:del>
      <w:ins w:id="1051" w:author="Leon Sandler" w:date="2026-09-06T00:00:00Z">
        <w:r>
          <w:t>folds</w:t>
        </w:r>
      </w:ins>
      <w:r>
        <w:t xml:space="preserve"> </w:t>
      </w:r>
      <w:r>
        <w:t>that</w:t>
      </w:r>
      <w:r>
        <w:t xml:space="preserve"> </w:t>
      </w:r>
      <w:ins w:id="1052" w:author="Leon Sandler" w:date="2026-09-06T00:00:00Z">
        <w:r>
          <w:t>earlier</w:t>
        </w:r>
      </w:ins>
      <w:ins w:id="1053" w:author="Leon Sandler" w:date="2026-09-06T00:00:00Z">
        <w:r>
          <w:t xml:space="preserve"> </w:t>
        </w:r>
      </w:ins>
      <w:ins w:id="1054" w:author="Leon Sandler" w:date="2026-09-06T00:00:00Z">
        <w:r>
          <w:t>physics</w:t>
        </w:r>
      </w:ins>
      <w:ins w:id="1055" w:author="Leon Sandler" w:date="2026-09-06T00:00:00Z">
        <w:r>
          <w:t xml:space="preserve"> </w:t>
        </w:r>
      </w:ins>
      <w:ins w:id="1056" w:author="Leon Sandler" w:date="2026-09-06T00:00:00Z">
        <w:r>
          <w:t>analysis</w:t>
        </w:r>
      </w:ins>
      <w:ins w:id="1057" w:author="Leon Sandler" w:date="2026-09-06T00:00:00Z">
        <w:r>
          <w:t xml:space="preserve"> </w:t>
        </w:r>
      </w:ins>
      <w:ins w:id="1058" w:author="Leon Sandler" w:date="2026-09-06T00:00:00Z">
        <w:r>
          <w:t>into</w:t>
        </w:r>
      </w:ins>
      <w:ins w:id="1059" w:author="Leon Sandler" w:date="2026-09-06T00:00:00Z">
        <w:r>
          <w:t xml:space="preserve"> </w:t>
        </w:r>
      </w:ins>
      <w:ins w:id="1060" w:author="Leon Sandler" w:date="2026-09-06T00:00:00Z">
        <w:r>
          <w:t>a</w:t>
        </w:r>
      </w:ins>
      <w:ins w:id="1061" w:author="Leon Sandler" w:date="2026-09-06T00:00:00Z">
        <w:r>
          <w:t xml:space="preserve"> </w:t>
        </w:r>
      </w:ins>
      <w:ins w:id="1062" w:author="Leon Sandler" w:date="2026-09-06T00:00:00Z">
        <w:r>
          <w:t>single,</w:t>
        </w:r>
      </w:ins>
      <w:ins w:id="1063" w:author="Leon Sandler" w:date="2026-09-06T00:00:00Z">
        <w:r>
          <w:t xml:space="preserve"> </w:t>
        </w:r>
      </w:ins>
      <w:ins w:id="1064" w:author="Leon Sandler" w:date="2026-09-06T00:00:00Z">
        <w:r>
          <w:t>complete</w:t>
        </w:r>
      </w:ins>
      <w:ins w:id="1065" w:author="Leon Sandler" w:date="2026-09-06T00:00:00Z">
        <w:r>
          <w:t xml:space="preserve"> </w:t>
        </w:r>
      </w:ins>
      <w:ins w:id="1066" w:author="Leon Sandler" w:date="2026-09-06T00:00:00Z">
        <w:r>
          <w:t>study,</w:t>
        </w:r>
      </w:ins>
      <w:ins w:id="1067" w:author="Leon Sandler" w:date="2026-09-06T00:00:00Z">
        <w:r>
          <w:t xml:space="preserve"> </w:t>
        </w:r>
      </w:ins>
      <w:ins w:id="1068" w:author="Leon Sandler" w:date="2026-09-06T00:00:00Z">
        <w:r>
          <w:t>and</w:t>
        </w:r>
      </w:ins>
      <w:ins w:id="1069" w:author="Leon Sandler" w:date="2026-09-06T00:00:00Z">
        <w:r>
          <w:t xml:space="preserve"> </w:t>
        </w:r>
      </w:ins>
      <w:ins w:id="1070" w:author="Leon Sandler" w:date="2026-09-06T00:00:00Z">
        <w:r>
          <w:t>adds</w:t>
        </w:r>
      </w:ins>
      <w:ins w:id="1071" w:author="Leon Sandler" w:date="2026-09-06T00:00:00Z">
        <w:r>
          <w:t xml:space="preserve"> </w:t>
        </w:r>
      </w:ins>
      <w:ins w:id="1072" w:author="Leon Sandler" w:date="2026-09-06T00:00:00Z">
        <w:r>
          <w:t>three</w:t>
        </w:r>
      </w:ins>
      <w:ins w:id="1073" w:author="Leon Sandler" w:date="2026-09-06T00:00:00Z">
        <w:r>
          <w:t xml:space="preserve"> </w:t>
        </w:r>
      </w:ins>
      <w:ins w:id="1074" w:author="Leon Sandler" w:date="2026-09-06T00:00:00Z">
        <w:r>
          <w:t>new</w:t>
        </w:r>
      </w:ins>
      <w:ins w:id="1075" w:author="Leon Sandler" w:date="2026-09-06T00:00:00Z">
        <w:r>
          <w:t xml:space="preserve"> </w:t>
        </w:r>
      </w:ins>
      <w:ins w:id="1076" w:author="Leon Sandler" w:date="2026-09-06T00:00:00Z">
        <w:r>
          <w:t>contributions.</w:t>
        </w:r>
      </w:ins>
      <w:ins w:id="1077" w:author="Leon Sandler" w:date="2026-09-06T00:00:00Z">
        <w:r>
          <w:t xml:space="preserve"> </w:t>
        </w:r>
      </w:ins>
      <w:ins w:id="1078" w:author="Leon Sandler" w:date="2026-09-06T00:00:00Z">
        <w:r>
          <w:t>First,</w:t>
        </w:r>
      </w:ins>
      <w:ins w:id="1079" w:author="Leon Sandler" w:date="2026-09-06T00:00:00Z">
        <w:r>
          <w:t xml:space="preserve"> </w:t>
        </w:r>
      </w:ins>
      <w:ins w:id="1080" w:author="Leon Sandler" w:date="2026-09-06T00:00:00Z">
        <w:r>
          <w:t>it</w:t>
        </w:r>
      </w:ins>
      <w:ins w:id="1081" w:author="Leon Sandler" w:date="2026-09-06T00:00:00Z">
        <w:r>
          <w:t xml:space="preserve"> </w:t>
        </w:r>
      </w:ins>
      <w:ins w:id="1082" w:author="Leon Sandler" w:date="2026-09-06T00:00:00Z">
        <w:r>
          <w:t>checks</w:t>
        </w:r>
      </w:ins>
      <w:ins w:id="1083" w:author="Leon Sandler" w:date="2026-09-06T00:00:00Z">
        <w:r>
          <w:t xml:space="preserve"> </w:t>
        </w:r>
      </w:ins>
      <w:ins w:id="1084" w:author="Leon Sandler" w:date="2026-09-06T00:00:00Z">
        <w:r>
          <w:t>the</w:t>
        </w:r>
      </w:ins>
      <w:ins w:id="1085" w:author="Leon Sandler" w:date="2026-09-06T00:00:00Z">
        <w:r>
          <w:t xml:space="preserve"> </w:t>
        </w:r>
      </w:ins>
      <w:ins w:id="1086" w:author="Leon Sandler" w:date="2026-09-06T00:00:00Z">
        <w:r>
          <w:t>mass</w:t>
        </w:r>
      </w:ins>
      <w:ins w:id="1087" w:author="Leon Sandler" w:date="2026-09-06T00:00:00Z">
        <w:r>
          <w:t xml:space="preserve"> </w:t>
        </w:r>
      </w:ins>
      <w:r>
        <w:t>estimate</w:t>
      </w:r>
      <w:ins w:id="1088" w:author="Leon Sandler" w:date="2026-09-06T00:00:00Z">
        <w:r>
          <w:t xml:space="preserve"> </w:t>
        </w:r>
      </w:ins>
      <w:ins w:id="1089" w:author="Leon Sandler" w:date="2026-09-06T00:00:00Z">
        <w:r>
          <w:t>more</w:t>
        </w:r>
      </w:ins>
      <w:ins w:id="1090" w:author="Leon Sandler" w:date="2026-09-06T00:00:00Z">
        <w:r>
          <w:t xml:space="preserve"> </w:t>
        </w:r>
      </w:ins>
      <w:ins w:id="1091" w:author="Leon Sandler" w:date="2026-09-06T00:00:00Z">
        <w:r>
          <w:t>carefully</w:t>
        </w:r>
      </w:ins>
      <w:r>
        <w:t xml:space="preserve"> </w:t>
      </w:r>
      <w:r>
        <w:t>and</w:t>
      </w:r>
      <w:r>
        <w:t xml:space="preserve"> </w:t>
      </w:r>
      <w:r>
        <w:t>looks</w:t>
      </w:r>
      <w:r>
        <w:t xml:space="preserve"> </w:t>
      </w:r>
      <w:r>
        <w:t>for</w:t>
      </w:r>
      <w:r>
        <w:t xml:space="preserve"> </w:t>
      </w:r>
      <w:r>
        <w:t>ways</w:t>
      </w:r>
      <w:r>
        <w:t xml:space="preserve"> </w:t>
      </w:r>
      <w:r>
        <w:t>to</w:t>
      </w:r>
      <w:r>
        <w:t xml:space="preserve"> </w:t>
      </w:r>
      <w:r>
        <w:t>reduce</w:t>
      </w:r>
      <w:r>
        <w:t xml:space="preserve"> </w:t>
      </w:r>
      <w:del w:id="1092" w:author="Leon Sandler" w:date="2026-09-06T00:00:00Z">
        <w:r>
          <w:delText>it.</w:delText>
        </w:r>
      </w:del>
      <w:ins w:id="1093" w:author="Leon Sandler" w:date="2026-09-06T00:00:00Z">
        <w:r>
          <w:t>it:</w:t>
        </w:r>
      </w:ins>
      <w:r>
        <w:t xml:space="preserve"> </w:t>
      </w:r>
      <w:del w:id="1094" w:author="Leon Sandler" w:date="2026-09-06T00:00:00Z">
        <w:r>
          <w:delText>Ordinary</w:delText>
        </w:r>
      </w:del>
      <w:ins w:id="1095" w:author="Leon Sandler" w:date="2026-09-06T00:00:00Z">
        <w:r>
          <w:t>ordinary</w:t>
        </w:r>
      </w:ins>
      <w:r>
        <w:t xml:space="preserve"> </w:t>
      </w:r>
      <w:r>
        <w:t>permanent</w:t>
      </w:r>
      <w:r>
        <w:t xml:space="preserve"> </w:t>
      </w:r>
      <w:r>
        <w:t>magnets</w:t>
      </w:r>
      <w:r>
        <w:t xml:space="preserve"> </w:t>
      </w:r>
      <w:r>
        <w:t>cannot</w:t>
      </w:r>
      <w:r>
        <w:t xml:space="preserve"> </w:t>
      </w:r>
      <w:r>
        <w:t>replace</w:t>
      </w:r>
      <w:r>
        <w:t xml:space="preserve"> </w:t>
      </w:r>
      <w:r>
        <w:t>the</w:t>
      </w:r>
      <w:r>
        <w:t xml:space="preserve"> </w:t>
      </w:r>
      <w:r>
        <w:t>coils'</w:t>
      </w:r>
      <w:r>
        <w:t xml:space="preserve"> </w:t>
      </w:r>
      <w:r>
        <w:t>superconducting</w:t>
      </w:r>
      <w:r>
        <w:t xml:space="preserve"> </w:t>
      </w:r>
      <w:del w:id="1096" w:author="Leon Sandler" w:date="2026-09-06T00:00:00Z">
        <w:r>
          <w:delText>wire:</w:delText>
        </w:r>
      </w:del>
      <w:ins w:id="1097" w:author="Leon Sandler" w:date="2026-09-06T00:00:00Z">
        <w:r>
          <w:t>wire,</w:t>
        </w:r>
      </w:ins>
      <w:ins w:id="1098" w:author="Leon Sandler" w:date="2026-09-06T00:00:00Z">
        <w:r>
          <w:t xml:space="preserve"> </w:t>
        </w:r>
      </w:ins>
      <w:ins w:id="1099" w:author="Leon Sandler" w:date="2026-09-06T00:00:00Z">
        <w:r>
          <w:t>since</w:t>
        </w:r>
      </w:ins>
      <w:r>
        <w:t xml:space="preserve"> </w:t>
      </w:r>
      <w:r>
        <w:t>they</w:t>
      </w:r>
      <w:r>
        <w:t xml:space="preserve"> </w:t>
      </w:r>
      <w:r>
        <w:t>are</w:t>
      </w:r>
      <w:r>
        <w:t xml:space="preserve"> </w:t>
      </w:r>
      <w:r>
        <w:t>tens</w:t>
      </w:r>
      <w:r>
        <w:t xml:space="preserve"> </w:t>
      </w:r>
      <w:r>
        <w:t>of</w:t>
      </w:r>
      <w:r>
        <w:t xml:space="preserve"> </w:t>
      </w:r>
      <w:r>
        <w:t>thousands</w:t>
      </w:r>
      <w:r>
        <w:t xml:space="preserve"> </w:t>
      </w:r>
      <w:r>
        <w:t>of</w:t>
      </w:r>
      <w:r>
        <w:t xml:space="preserve"> </w:t>
      </w:r>
      <w:r>
        <w:t>times</w:t>
      </w:r>
      <w:r>
        <w:t xml:space="preserve"> </w:t>
      </w:r>
      <w:r>
        <w:t>too</w:t>
      </w:r>
      <w:r>
        <w:t xml:space="preserve"> </w:t>
      </w:r>
      <w:r>
        <w:t>weak</w:t>
      </w:r>
      <w:r>
        <w:t xml:space="preserve"> </w:t>
      </w:r>
      <w:r>
        <w:t>per</w:t>
      </w:r>
      <w:r>
        <w:t xml:space="preserve"> </w:t>
      </w:r>
      <w:r>
        <w:t>unit</w:t>
      </w:r>
      <w:r>
        <w:t xml:space="preserve"> </w:t>
      </w:r>
      <w:r>
        <w:t>of</w:t>
      </w:r>
      <w:r>
        <w:t xml:space="preserve"> </w:t>
      </w:r>
      <w:r>
        <w:t>mass,</w:t>
      </w:r>
      <w:r>
        <w:t xml:space="preserve"> </w:t>
      </w:r>
      <w:del w:id="1100" w:author="Leon Sandler" w:date="2026-09-06T00:00:00Z">
        <w:r>
          <w:delText>so</w:delText>
        </w:r>
      </w:del>
      <w:ins w:id="1101" w:author="Leon Sandler" w:date="2026-09-06T00:00:00Z">
        <w:r>
          <w:t>and</w:t>
        </w:r>
      </w:ins>
      <w:r>
        <w:t xml:space="preserve"> </w:t>
      </w:r>
      <w:del w:id="1102" w:author="Leon Sandler" w:date="2026-09-06T00:00:00Z">
        <w:r>
          <w:delText>a</w:delText>
        </w:r>
      </w:del>
      <w:ins w:id="1103" w:author="Leon Sandler" w:date="2026-09-06T00:00:00Z">
        <w:r>
          <w:t>building</w:t>
        </w:r>
      </w:ins>
      <w:r>
        <w:t xml:space="preserve"> </w:t>
      </w:r>
      <w:del w:id="1104" w:author="Leon Sandler" w:date="2026-09-06T00:00:00Z">
        <w:r>
          <w:delText>magnet-based</w:delText>
        </w:r>
      </w:del>
      <w:ins w:id="1105" w:author="Leon Sandler" w:date="2026-09-06T00:00:00Z">
        <w:r>
          <w:t>the</w:t>
        </w:r>
      </w:ins>
      <w:r>
        <w:t xml:space="preserve"> </w:t>
      </w:r>
      <w:del w:id="1106" w:author="Leon Sandler" w:date="2026-09-06T00:00:00Z">
        <w:r>
          <w:delText>fence</w:delText>
        </w:r>
      </w:del>
      <w:ins w:id="1107" w:author="Leon Sandler" w:date="2026-09-06T00:00:00Z">
        <w:r>
          <w:t>fence's</w:t>
        </w:r>
      </w:ins>
      <w:r>
        <w:t xml:space="preserve"> </w:t>
      </w:r>
      <w:del w:id="1108" w:author="Leon Sandler" w:date="2026-09-06T00:00:00Z">
        <w:r>
          <w:delText>with</w:delText>
        </w:r>
      </w:del>
      <w:ins w:id="1109" w:author="Leon Sandler" w:date="2026-09-06T00:00:00Z">
        <w:r>
          <w:t>support</w:t>
        </w:r>
      </w:ins>
      <w:r>
        <w:t xml:space="preserve"> </w:t>
      </w:r>
      <w:del w:id="1110" w:author="Leon Sandler" w:date="2026-09-06T00:00:00Z">
        <w:r>
          <w:delText>equal</w:delText>
        </w:r>
      </w:del>
      <w:ins w:id="1111" w:author="Leon Sandler" w:date="2026-09-06T00:00:00Z">
        <w:r>
          <w:t>structure</w:t>
        </w:r>
      </w:ins>
      <w:r>
        <w:t xml:space="preserve"> </w:t>
      </w:r>
      <w:del w:id="1112" w:author="Leon Sandler" w:date="2026-09-06T00:00:00Z">
        <w:r>
          <w:delText>shielding</w:delText>
        </w:r>
      </w:del>
      <w:ins w:id="1113" w:author="Leon Sandler" w:date="2026-09-06T00:00:00Z">
        <w:r>
          <w:t>from</w:t>
        </w:r>
      </w:ins>
      <w:r>
        <w:t xml:space="preserve"> </w:t>
      </w:r>
      <w:del w:id="1114" w:author="Leon Sandler" w:date="2026-09-06T00:00:00Z">
        <w:r>
          <w:delText>strength</w:delText>
        </w:r>
      </w:del>
      <w:ins w:id="1115" w:author="Leon Sandler" w:date="2026-09-06T00:00:00Z">
        <w:r>
          <w:t>lunar</w:t>
        </w:r>
      </w:ins>
      <w:r>
        <w:t xml:space="preserve"> </w:t>
      </w:r>
      <w:del w:id="1116" w:author="Leon Sandler" w:date="2026-09-06T00:00:00Z">
        <w:r>
          <w:delText>would</w:delText>
        </w:r>
      </w:del>
      <w:ins w:id="1117" w:author="Leon Sandler" w:date="2026-09-06T00:00:00Z">
        <w:r>
          <w:t>soil</w:t>
        </w:r>
      </w:ins>
      <w:r>
        <w:t xml:space="preserve"> </w:t>
      </w:r>
      <w:del w:id="1118" w:author="Leon Sandler" w:date="2026-09-06T00:00:00Z">
        <w:r>
          <w:delText>need</w:delText>
        </w:r>
      </w:del>
      <w:del w:id="1119" w:author="Leon Sandler" w:date="2026-09-06T00:00:00Z">
        <w:r>
          <w:delText> </w:delText>
        </w:r>
      </w:del>
      <w:del w:id="1120" w:author="Leon Sandler" w:date="2026-09-06T00:00:00Z">
        <w:r>
          <w:delText>an</w:delText>
        </w:r>
      </w:del>
      <w:del w:id="1121" w:author="Leon Sandler" w:date="2026-09-06T00:00:00Z">
        <w:r>
          <w:delText> </w:delText>
        </w:r>
      </w:del>
      <w:del w:id="1122" w:author="Leon Sandler" w:date="2026-09-06T00:00:00Z">
        <w:r>
          <w:delText>impractical</w:delText>
        </w:r>
      </w:del>
      <w:del w:id="1123" w:author="Leon Sandler" w:date="2026-09-06T00:00:00Z">
        <w:r>
          <w:delText> </w:delText>
        </w:r>
      </w:del>
      <w:del w:id="1124" w:author="Leon Sandler" w:date="2026-09-06T00:00:00Z">
        <w:r>
          <w:delText>265,000</w:delText>
        </w:r>
      </w:del>
      <w:del w:id="1125" w:author="Leon Sandler" w:date="2026-09-06T00:00:00Z">
        <w:r>
          <w:delText> </w:delText>
        </w:r>
      </w:del>
      <w:del w:id="1126" w:author="Leon Sandler" w:date="2026-09-06T00:00:00Z">
        <w:r>
          <w:delText>tonnes</w:delText>
        </w:r>
      </w:del>
      <w:ins w:id="1127" w:author="Leon Sandler" w:date="2026-09-06T00:00:00Z">
        <w:r>
          <w:t>instead</w:t>
        </w:r>
      </w:ins>
      <w:r>
        <w:t xml:space="preserve"> </w:t>
      </w:r>
      <w:r>
        <w:t>of</w:t>
      </w:r>
      <w:r>
        <w:t xml:space="preserve"> </w:t>
      </w:r>
      <w:del w:id="1128" w:author="Leon Sandler" w:date="2026-09-06T00:00:00Z">
        <w:r>
          <w:delText>material.</w:delText>
        </w:r>
      </w:del>
      <w:ins w:id="1129" w:author="Leon Sandler" w:date="2026-09-06T00:00:00Z">
        <w:r>
          <w:t>shipping</w:t>
        </w:r>
      </w:ins>
      <w:r>
        <w:t xml:space="preserve"> </w:t>
      </w:r>
      <w:del w:id="1130" w:author="Leon Sandler" w:date="2026-09-06T00:00:00Z">
        <w:r>
          <w:delText>Adding</w:delText>
        </w:r>
      </w:del>
      <w:ins w:id="1131" w:author="Leon Sandler" w:date="2026-09-06T00:00:00Z">
        <w:r>
          <w:t>it</w:t>
        </w:r>
      </w:ins>
      <w:r>
        <w:t xml:space="preserve"> </w:t>
      </w:r>
      <w:del w:id="1132" w:author="Leon Sandler" w:date="2026-09-06T00:00:00Z">
        <w:r>
          <w:delText>safety</w:delText>
        </w:r>
      </w:del>
      <w:ins w:id="1133" w:author="Leon Sandler" w:date="2026-09-06T00:00:00Z">
        <w:r>
          <w:t>from</w:t>
        </w:r>
      </w:ins>
      <w:r>
        <w:t xml:space="preserve"> </w:t>
      </w:r>
      <w:del w:id="1134" w:author="Leon Sandler" w:date="2026-09-06T00:00:00Z">
        <w:r>
          <w:delText>margins</w:delText>
        </w:r>
      </w:del>
      <w:ins w:id="1135" w:author="Leon Sandler" w:date="2026-09-06T00:00:00Z">
        <w:r>
          <w:t>Earth</w:t>
        </w:r>
      </w:ins>
      <w:ins w:id="1136" w:author="Leon Sandler" w:date="2026-09-06T00:00:00Z">
        <w:r>
          <w:t xml:space="preserve"> </w:t>
        </w:r>
      </w:ins>
      <w:ins w:id="1137" w:author="Leon Sandler" w:date="2026-09-06T00:00:00Z">
        <w:r>
          <w:t>cuts</w:t>
        </w:r>
      </w:ins>
      <w:r>
        <w:t xml:space="preserve"> </w:t>
      </w:r>
      <w:r>
        <w:t>the</w:t>
      </w:r>
      <w:del w:id="1138" w:author="Leon Sandler" w:date="2026-09-06T00:00:00Z">
        <w:r>
          <w:delText> </w:delText>
        </w:r>
      </w:del>
      <w:del w:id="1139" w:author="Leon Sandler" w:date="2026-09-06T00:00:00Z">
        <w:r>
          <w:delText>earlier</w:delText>
        </w:r>
      </w:del>
      <w:del w:id="1140" w:author="Leon Sandler" w:date="2026-09-06T00:00:00Z">
        <w:r>
          <w:delText> </w:delText>
        </w:r>
      </w:del>
      <w:del w:id="1141" w:author="Leon Sandler" w:date="2026-09-06T00:00:00Z">
        <w:r>
          <w:delText>estimate</w:delText>
        </w:r>
      </w:del>
      <w:del w:id="1142" w:author="Leon Sandler" w:date="2026-09-06T00:00:00Z">
        <w:r>
          <w:delText> </w:delText>
        </w:r>
      </w:del>
      <w:del w:id="1143" w:author="Leon Sandler" w:date="2026-09-06T00:00:00Z">
        <w:r>
          <w:delText>skipped</w:delText>
        </w:r>
      </w:del>
      <w:del w:id="1144" w:author="Leon Sandler" w:date="2026-09-06T00:00:00Z">
        <w:r>
          <w:delText> </w:delText>
        </w:r>
      </w:del>
      <w:del w:id="1145" w:author="Leon Sandler" w:date="2026-09-06T00:00:00Z">
        <w:r>
          <w:delText>—</w:delText>
        </w:r>
      </w:del>
      <w:del w:id="1146" w:author="Leon Sandler" w:date="2026-09-06T00:00:00Z">
        <w:r>
          <w:delText> </w:delText>
        </w:r>
      </w:del>
      <w:del w:id="1147" w:author="Leon Sandler" w:date="2026-09-06T00:00:00Z">
        <w:r>
          <w:delText>for</w:delText>
        </w:r>
      </w:del>
      <w:del w:id="1148" w:author="Leon Sandler" w:date="2026-09-06T00:00:00Z">
        <w:r>
          <w:delText> </w:delText>
        </w:r>
      </w:del>
      <w:del w:id="1149" w:author="Leon Sandler" w:date="2026-09-06T00:00:00Z">
        <w:r>
          <w:delText>current</w:delText>
        </w:r>
      </w:del>
      <w:del w:id="1150" w:author="Leon Sandler" w:date="2026-09-06T00:00:00Z">
        <w:r>
          <w:delText> </w:delText>
        </w:r>
      </w:del>
      <w:del w:id="1151" w:author="Leon Sandler" w:date="2026-09-06T00:00:00Z">
        <w:r>
          <w:delText>limits,</w:delText>
        </w:r>
      </w:del>
      <w:del w:id="1152" w:author="Leon Sandler" w:date="2026-09-06T00:00:00Z">
        <w:r>
          <w:delText> </w:delText>
        </w:r>
      </w:del>
      <w:del w:id="1153" w:author="Leon Sandler" w:date="2026-09-06T00:00:00Z">
        <w:r>
          <w:delText>structural</w:delText>
        </w:r>
      </w:del>
      <w:del w:id="1154" w:author="Leon Sandler" w:date="2026-09-06T00:00:00Z">
        <w:r>
          <w:delText> </w:delText>
        </w:r>
      </w:del>
      <w:del w:id="1155" w:author="Leon Sandler" w:date="2026-09-06T00:00:00Z">
        <w:r>
          <w:delText>support,</w:delText>
        </w:r>
      </w:del>
      <w:del w:id="1156" w:author="Leon Sandler" w:date="2026-09-06T00:00:00Z">
        <w:r>
          <w:delText> </w:delText>
        </w:r>
      </w:del>
      <w:del w:id="1157" w:author="Leon Sandler" w:date="2026-09-06T00:00:00Z">
        <w:r>
          <w:delText>lunar</w:delText>
        </w:r>
      </w:del>
      <w:del w:id="1158" w:author="Leon Sandler" w:date="2026-09-06T00:00:00Z">
        <w:r>
          <w:delText> </w:delText>
        </w:r>
      </w:del>
      <w:del w:id="1159" w:author="Leon Sandler" w:date="2026-09-06T00:00:00Z">
        <w:r>
          <w:delText>temperature</w:delText>
        </w:r>
      </w:del>
      <w:del w:id="1160" w:author="Leon Sandler" w:date="2026-09-06T00:00:00Z">
        <w:r>
          <w:delText> </w:delText>
        </w:r>
      </w:del>
      <w:del w:id="1161" w:author="Leon Sandler" w:date="2026-09-06T00:00:00Z">
        <w:r>
          <w:delText>swings,</w:delText>
        </w:r>
      </w:del>
      <w:del w:id="1162" w:author="Leon Sandler" w:date="2026-09-06T00:00:00Z">
        <w:r>
          <w:delText> </w:delText>
        </w:r>
      </w:del>
      <w:del w:id="1163" w:author="Leon Sandler" w:date="2026-09-06T00:00:00Z">
        <w:r>
          <w:delText>and</w:delText>
        </w:r>
      </w:del>
      <w:del w:id="1164" w:author="Leon Sandler" w:date="2026-09-06T00:00:00Z">
        <w:r>
          <w:delText> </w:delText>
        </w:r>
      </w:del>
      <w:del w:id="1165" w:author="Leon Sandler" w:date="2026-09-06T00:00:00Z">
        <w:r>
          <w:delText>dust</w:delText>
        </w:r>
      </w:del>
      <w:del w:id="1166" w:author="Leon Sandler" w:date="2026-09-06T00:00:00Z">
        <w:r>
          <w:delText> </w:delText>
        </w:r>
      </w:del>
      <w:del w:id="1167" w:author="Leon Sandler" w:date="2026-09-06T00:00:00Z">
        <w:r>
          <w:delText>—</w:delText>
        </w:r>
      </w:del>
      <w:del w:id="1168" w:author="Leon Sandler" w:date="2026-09-06T00:00:00Z">
        <w:r>
          <w:delText> </w:delText>
        </w:r>
      </w:del>
      <w:del w:id="1169" w:author="Leon Sandler" w:date="2026-09-06T00:00:00Z">
        <w:r>
          <w:delText>raises</w:delText>
        </w:r>
      </w:del>
      <w:del w:id="1170" w:author="Leon Sandler" w:date="2026-09-06T00:00:00Z">
        <w:r>
          <w:delText> </w:delText>
        </w:r>
      </w:del>
      <w:del w:id="1171" w:author="Leon Sandler" w:date="2026-09-06T00:00:00Z">
        <w:r>
          <w:delText>the</w:delText>
        </w:r>
      </w:del>
      <w:del w:id="1172" w:author="Leon Sandler" w:date="2026-09-06T00:00:00Z">
        <w:r>
          <w:delText> </w:delText>
        </w:r>
      </w:del>
      <w:del w:id="1173" w:author="Leon Sandler" w:date="2026-09-06T00:00:00Z">
        <w:r>
          <w:delText>credible</w:delText>
        </w:r>
      </w:del>
      <w:r>
        <w:t xml:space="preserve"> </w:t>
      </w:r>
      <w:r>
        <w:t>Earth-launched</w:t>
      </w:r>
      <w:r>
        <w:t xml:space="preserve"> </w:t>
      </w:r>
      <w:r>
        <w:t>mass</w:t>
      </w:r>
      <w:r>
        <w:t xml:space="preserve"> </w:t>
      </w:r>
      <w:r>
        <w:t>from</w:t>
      </w:r>
      <w:r>
        <w:t xml:space="preserve"> </w:t>
      </w:r>
      <w:r>
        <w:t>about</w:t>
      </w:r>
      <w:r>
        <w:t xml:space="preserve"> </w:t>
      </w:r>
      <w:del w:id="1174" w:author="Leon Sandler" w:date="2026-09-06T00:00:00Z">
        <w:r>
          <w:delText>40–60</w:delText>
        </w:r>
      </w:del>
      <w:ins w:id="1175" w:author="Leon Sandler" w:date="2026-09-06T00:00:00Z">
        <w:r>
          <w:t>81</w:t>
        </w:r>
      </w:ins>
      <w:r>
        <w:t xml:space="preserve"> </w:t>
      </w:r>
      <w:r>
        <w:t>tonnes</w:t>
      </w:r>
      <w:r>
        <w:t xml:space="preserve"> </w:t>
      </w:r>
      <w:r>
        <w:t>to</w:t>
      </w:r>
      <w:r>
        <w:t xml:space="preserve"> </w:t>
      </w:r>
      <w:r>
        <w:t>about</w:t>
      </w:r>
      <w:r>
        <w:t xml:space="preserve"> </w:t>
      </w:r>
      <w:del w:id="1176" w:author="Leon Sandler" w:date="2026-09-06T00:00:00Z">
        <w:r>
          <w:delText>81</w:delText>
        </w:r>
      </w:del>
      <w:ins w:id="1177" w:author="Leon Sandler" w:date="2026-09-06T00:00:00Z">
        <w:r>
          <w:t>46</w:t>
        </w:r>
      </w:ins>
      <w:r>
        <w:t xml:space="preserve"> </w:t>
      </w:r>
      <w:r>
        <w:t>tonnes.</w:t>
      </w:r>
      <w:r>
        <w:t xml:space="preserve"> </w:t>
      </w:r>
      <w:del w:id="1178" w:author="Leon Sandler" w:date="2026-09-06T00:00:00Z">
        <w:r>
          <w:delText>But</w:delText>
        </w:r>
      </w:del>
      <w:ins w:id="1179" w:author="Leon Sandler" w:date="2026-09-06T00:00:00Z">
        <w:r>
          <w:t>Second,</w:t>
        </w:r>
      </w:ins>
      <w:r>
        <w:t xml:space="preserve"> </w:t>
      </w:r>
      <w:del w:id="1180" w:author="Leon Sandler" w:date="2026-09-06T00:00:00Z">
        <w:r>
          <w:delText>if</w:delText>
        </w:r>
      </w:del>
      <w:ins w:id="1181" w:author="Leon Sandler" w:date="2026-09-06T00:00:00Z">
        <w:r>
          <w:t>it</w:t>
        </w:r>
      </w:ins>
      <w:ins w:id="1182" w:author="Leon Sandler" w:date="2026-09-06T00:00:00Z">
        <w:r>
          <w:t xml:space="preserve"> </w:t>
        </w:r>
      </w:ins>
      <w:ins w:id="1183" w:author="Leon Sandler" w:date="2026-09-06T00:00:00Z">
        <w:r>
          <w:t>adds</w:t>
        </w:r>
      </w:ins>
      <w:ins w:id="1184" w:author="Leon Sandler" w:date="2026-09-06T00:00:00Z">
        <w:r>
          <w:t xml:space="preserve"> </w:t>
        </w:r>
      </w:ins>
      <w:ins w:id="1185" w:author="Leon Sandler" w:date="2026-09-06T00:00:00Z">
        <w:r>
          <w:t>a</w:t>
        </w:r>
      </w:ins>
      <w:ins w:id="1186" w:author="Leon Sandler" w:date="2026-09-06T00:00:00Z">
        <w:r>
          <w:t xml:space="preserve"> </w:t>
        </w:r>
      </w:ins>
      <w:ins w:id="1187" w:author="Leon Sandler" w:date="2026-09-06T00:00:00Z">
        <w:r>
          <w:t>first-order</w:t>
        </w:r>
      </w:ins>
      <w:ins w:id="1188" w:author="Leon Sandler" w:date="2026-09-06T00:00:00Z">
        <w:r>
          <w:t xml:space="preserve"> </w:t>
        </w:r>
      </w:ins>
      <w:ins w:id="1189" w:author="Leon Sandler" w:date="2026-09-06T00:00:00Z">
        <w:r>
          <w:t>look</w:t>
        </w:r>
      </w:ins>
      <w:ins w:id="1190" w:author="Leon Sandler" w:date="2026-09-06T00:00:00Z">
        <w:r>
          <w:t xml:space="preserve"> </w:t>
        </w:r>
      </w:ins>
      <w:ins w:id="1191" w:author="Leon Sandler" w:date="2026-09-06T00:00:00Z">
        <w:r>
          <w:t>at</w:t>
        </w:r>
      </w:ins>
      <w:r>
        <w:t xml:space="preserve"> </w:t>
      </w:r>
      <w:r>
        <w:t>the</w:t>
      </w:r>
      <w:r>
        <w:t xml:space="preserve"> </w:t>
      </w:r>
      <w:del w:id="1192" w:author="Leon Sandler" w:date="2026-09-06T00:00:00Z">
        <w:r>
          <w:delText>fence's</w:delText>
        </w:r>
      </w:del>
      <w:ins w:id="1193" w:author="Leon Sandler" w:date="2026-09-06T00:00:00Z">
        <w:r>
          <w:t>practical</w:t>
        </w:r>
      </w:ins>
      <w:r>
        <w:t xml:space="preserve"> </w:t>
      </w:r>
      <w:del w:id="1194" w:author="Leon Sandler" w:date="2026-09-06T00:00:00Z">
        <w:r>
          <w:delText>support</w:delText>
        </w:r>
      </w:del>
      <w:ins w:id="1195" w:author="Leon Sandler" w:date="2026-09-06T00:00:00Z">
        <w:r>
          <w:t>engineering</w:t>
        </w:r>
      </w:ins>
      <w:r>
        <w:t xml:space="preserve"> </w:t>
      </w:r>
      <w:del w:id="1196" w:author="Leon Sandler" w:date="2026-09-06T00:00:00Z">
        <w:r>
          <w:delText>structure</w:delText>
        </w:r>
      </w:del>
      <w:ins w:id="1197" w:author="Leon Sandler" w:date="2026-09-06T00:00:00Z">
        <w:r>
          <w:t>problems</w:t>
        </w:r>
      </w:ins>
      <w:r>
        <w:t xml:space="preserve"> </w:t>
      </w:r>
      <w:del w:id="1198" w:author="Leon Sandler" w:date="2026-09-06T00:00:00Z">
        <w:r>
          <w:delText>is</w:delText>
        </w:r>
      </w:del>
      <w:ins w:id="1199" w:author="Leon Sandler" w:date="2026-09-06T00:00:00Z">
        <w:r>
          <w:t>of</w:t>
        </w:r>
      </w:ins>
      <w:r>
        <w:t xml:space="preserve"> </w:t>
      </w:r>
      <w:del w:id="1200" w:author="Leon Sandler" w:date="2026-09-06T00:00:00Z">
        <w:r>
          <w:delText>built</w:delText>
        </w:r>
      </w:del>
      <w:ins w:id="1201" w:author="Leon Sandler" w:date="2026-09-06T00:00:00Z">
        <w:r>
          <w:t>actually</w:t>
        </w:r>
      </w:ins>
      <w:ins w:id="1202" w:author="Leon Sandler" w:date="2026-09-06T00:00:00Z">
        <w:r>
          <w:t xml:space="preserve"> </w:t>
        </w:r>
      </w:ins>
      <w:ins w:id="1203" w:author="Leon Sandler" w:date="2026-09-06T00:00:00Z">
        <w:r>
          <w:t>running</w:t>
        </w:r>
      </w:ins>
      <w:ins w:id="1204" w:author="Leon Sandler" w:date="2026-09-06T00:00:00Z">
        <w:r>
          <w:t xml:space="preserve"> </w:t>
        </w:r>
      </w:ins>
      <w:ins w:id="1205" w:author="Leon Sandler" w:date="2026-09-06T00:00:00Z">
        <w:r>
          <w:t>such</w:t>
        </w:r>
      </w:ins>
      <w:ins w:id="1206" w:author="Leon Sandler" w:date="2026-09-06T00:00:00Z">
        <w:r>
          <w:t xml:space="preserve"> </w:t>
        </w:r>
      </w:ins>
      <w:ins w:id="1207" w:author="Leon Sandler" w:date="2026-09-06T00:00:00Z">
        <w:r>
          <w:t>a</w:t>
        </w:r>
      </w:ins>
      <w:ins w:id="1208" w:author="Leon Sandler" w:date="2026-09-06T00:00:00Z">
        <w:r>
          <w:t xml:space="preserve"> </w:t>
        </w:r>
      </w:ins>
      <w:ins w:id="1209" w:author="Leon Sandler" w:date="2026-09-06T00:00:00Z">
        <w:r>
          <w:t>system</w:t>
        </w:r>
      </w:ins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Moon</w:t>
      </w:r>
      <w:r>
        <w:t xml:space="preserve"> </w:t>
      </w:r>
      <w:del w:id="1210" w:author="Leon Sandler" w:date="2026-09-06T00:00:00Z">
        <w:r>
          <w:delText>from</w:delText>
        </w:r>
      </w:del>
      <w:ins w:id="1211" w:author="Leon Sandler" w:date="2026-09-06T00:00:00Z">
        <w:r>
          <w:t>—</w:t>
        </w:r>
      </w:ins>
      <w:r>
        <w:t xml:space="preserve"> </w:t>
      </w:r>
      <w:del w:id="1212" w:author="Leon Sandler" w:date="2026-09-06T00:00:00Z">
        <w:r>
          <w:delText>local</w:delText>
        </w:r>
      </w:del>
      <w:ins w:id="1213" w:author="Leon Sandler" w:date="2026-09-06T00:00:00Z">
        <w:r>
          <w:t>how</w:t>
        </w:r>
      </w:ins>
      <w:ins w:id="1214" w:author="Leon Sandler" w:date="2026-09-06T00:00:00Z">
        <w:r>
          <w:t xml:space="preserve"> </w:t>
        </w:r>
      </w:ins>
      <w:ins w:id="1215" w:author="Leon Sandler" w:date="2026-09-06T00:00:00Z">
        <w:r>
          <w:t>much</w:t>
        </w:r>
      </w:ins>
      <w:ins w:id="1216" w:author="Leon Sandler" w:date="2026-09-06T00:00:00Z">
        <w:r>
          <w:t xml:space="preserve"> </w:t>
        </w:r>
      </w:ins>
      <w:ins w:id="1217" w:author="Leon Sandler" w:date="2026-09-06T00:00:00Z">
        <w:r>
          <w:t>electrical</w:t>
        </w:r>
      </w:ins>
      <w:ins w:id="1218" w:author="Leon Sandler" w:date="2026-09-06T00:00:00Z">
        <w:r>
          <w:t xml:space="preserve"> </w:t>
        </w:r>
      </w:ins>
      <w:ins w:id="1219" w:author="Leon Sandler" w:date="2026-09-06T00:00:00Z">
        <w:r>
          <w:t>power</w:t>
        </w:r>
      </w:ins>
      <w:ins w:id="1220" w:author="Leon Sandler" w:date="2026-09-06T00:00:00Z">
        <w:r>
          <w:t xml:space="preserve"> </w:t>
        </w:r>
      </w:ins>
      <w:ins w:id="1221" w:author="Leon Sandler" w:date="2026-09-06T00:00:00Z">
        <w:r>
          <w:t>the</w:t>
        </w:r>
      </w:ins>
      <w:ins w:id="1222" w:author="Leon Sandler" w:date="2026-09-06T00:00:00Z">
        <w:r>
          <w:t xml:space="preserve"> </w:t>
        </w:r>
      </w:ins>
      <w:ins w:id="1223" w:author="Leon Sandler" w:date="2026-09-06T00:00:00Z">
        <w:r>
          <w:t>cryogenic</w:t>
        </w:r>
      </w:ins>
      <w:ins w:id="1224" w:author="Leon Sandler" w:date="2026-09-06T00:00:00Z">
        <w:r>
          <w:t xml:space="preserve"> </w:t>
        </w:r>
      </w:ins>
      <w:ins w:id="1225" w:author="Leon Sandler" w:date="2026-09-06T00:00:00Z">
        <w:r>
          <w:t>cooling</w:t>
        </w:r>
      </w:ins>
      <w:ins w:id="1226" w:author="Leon Sandler" w:date="2026-09-06T00:00:00Z">
        <w:r>
          <w:t xml:space="preserve"> </w:t>
        </w:r>
      </w:ins>
      <w:ins w:id="1227" w:author="Leon Sandler" w:date="2026-09-06T00:00:00Z">
        <w:r>
          <w:t>would</w:t>
        </w:r>
      </w:ins>
      <w:ins w:id="1228" w:author="Leon Sandler" w:date="2026-09-06T00:00:00Z">
        <w:r>
          <w:t xml:space="preserve"> </w:t>
        </w:r>
      </w:ins>
      <w:ins w:id="1229" w:author="Leon Sandler" w:date="2026-09-06T00:00:00Z">
        <w:r>
          <w:t>need,</w:t>
        </w:r>
      </w:ins>
      <w:ins w:id="1230" w:author="Leon Sandler" w:date="2026-09-06T00:00:00Z">
        <w:r>
          <w:t xml:space="preserve"> </w:t>
        </w:r>
      </w:ins>
      <w:ins w:id="1231" w:author="Leon Sandler" w:date="2026-09-06T00:00:00Z">
        <w:r>
          <w:t>how</w:t>
        </w:r>
      </w:ins>
      <w:ins w:id="1232" w:author="Leon Sandler" w:date="2026-09-06T00:00:00Z">
        <w:r>
          <w:t xml:space="preserve"> </w:t>
        </w:r>
      </w:ins>
      <w:ins w:id="1233" w:author="Leon Sandler" w:date="2026-09-06T00:00:00Z">
        <w:r>
          <w:t>large</w:t>
        </w:r>
      </w:ins>
      <w:ins w:id="1234" w:author="Leon Sandler" w:date="2026-09-06T00:00:00Z">
        <w:r>
          <w:t xml:space="preserve"> </w:t>
        </w:r>
      </w:ins>
      <w:ins w:id="1235" w:author="Leon Sandler" w:date="2026-09-06T00:00:00Z">
        <w:r>
          <w:t>the</w:t>
        </w:r>
      </w:ins>
      <w:ins w:id="1236" w:author="Leon Sandler" w:date="2026-09-06T00:00:00Z">
        <w:r>
          <w:t xml:space="preserve"> </w:t>
        </w:r>
      </w:ins>
      <w:ins w:id="1237" w:author="Leon Sandler" w:date="2026-09-06T00:00:00Z">
        <w:r>
          <w:t>radiators</w:t>
        </w:r>
      </w:ins>
      <w:ins w:id="1238" w:author="Leon Sandler" w:date="2026-09-06T00:00:00Z">
        <w:r>
          <w:t xml:space="preserve"> </w:t>
        </w:r>
      </w:ins>
      <w:ins w:id="1239" w:author="Leon Sandler" w:date="2026-09-06T00:00:00Z">
        <w:r>
          <w:t>would</w:t>
        </w:r>
      </w:ins>
      <w:ins w:id="1240" w:author="Leon Sandler" w:date="2026-09-06T00:00:00Z">
        <w:r>
          <w:t xml:space="preserve"> </w:t>
        </w:r>
      </w:ins>
      <w:ins w:id="1241" w:author="Leon Sandler" w:date="2026-09-06T00:00:00Z">
        <w:r>
          <w:t>have</w:t>
        </w:r>
      </w:ins>
      <w:ins w:id="1242" w:author="Leon Sandler" w:date="2026-09-06T00:00:00Z">
        <w:r>
          <w:t xml:space="preserve"> </w:t>
        </w:r>
      </w:ins>
      <w:ins w:id="1243" w:author="Leon Sandler" w:date="2026-09-06T00:00:00Z">
        <w:r>
          <w:t>to</w:t>
        </w:r>
      </w:ins>
      <w:ins w:id="1244" w:author="Leon Sandler" w:date="2026-09-06T00:00:00Z">
        <w:r>
          <w:t xml:space="preserve"> </w:t>
        </w:r>
      </w:ins>
      <w:ins w:id="1245" w:author="Leon Sandler" w:date="2026-09-06T00:00:00Z">
        <w:r>
          <w:t>be,</w:t>
        </w:r>
      </w:ins>
      <w:ins w:id="1246" w:author="Leon Sandler" w:date="2026-09-06T00:00:00Z">
        <w:r>
          <w:t xml:space="preserve"> </w:t>
        </w:r>
      </w:ins>
      <w:ins w:id="1247" w:author="Leon Sandler" w:date="2026-09-06T00:00:00Z">
        <w:r>
          <w:t>and</w:t>
        </w:r>
      </w:ins>
      <w:ins w:id="1248" w:author="Leon Sandler" w:date="2026-09-06T00:00:00Z">
        <w:r>
          <w:t xml:space="preserve"> </w:t>
        </w:r>
      </w:ins>
      <w:ins w:id="1249" w:author="Leon Sandler" w:date="2026-09-06T00:00:00Z">
        <w:r>
          <w:t>how</w:t>
        </w:r>
      </w:ins>
      <w:ins w:id="1250" w:author="Leon Sandler" w:date="2026-09-06T00:00:00Z">
        <w:r>
          <w:t xml:space="preserve"> </w:t>
        </w:r>
      </w:ins>
      <w:ins w:id="1251" w:author="Leon Sandler" w:date="2026-09-06T00:00:00Z">
        <w:r>
          <w:t>the</w:t>
        </w:r>
      </w:ins>
      <w:ins w:id="1252" w:author="Leon Sandler" w:date="2026-09-06T00:00:00Z">
        <w:r>
          <w:t xml:space="preserve"> </w:t>
        </w:r>
      </w:ins>
      <w:ins w:id="1253" w:author="Leon Sandler" w:date="2026-09-06T00:00:00Z">
        <w:r>
          <w:t>mass</w:t>
        </w:r>
      </w:ins>
      <w:ins w:id="1254" w:author="Leon Sandler" w:date="2026-09-06T00:00:00Z">
        <w:r>
          <w:t xml:space="preserve"> </w:t>
        </w:r>
      </w:ins>
      <w:ins w:id="1255" w:author="Leon Sandler" w:date="2026-09-06T00:00:00Z">
        <w:r>
          <w:t>figures</w:t>
        </w:r>
      </w:ins>
      <w:ins w:id="1256" w:author="Leon Sandler" w:date="2026-09-06T00:00:00Z">
        <w:r>
          <w:t xml:space="preserve"> </w:t>
        </w:r>
      </w:ins>
      <w:ins w:id="1257" w:author="Leon Sandler" w:date="2026-09-06T00:00:00Z">
        <w:r>
          <w:t>compare</w:t>
        </w:r>
      </w:ins>
      <w:ins w:id="1258" w:author="Leon Sandler" w:date="2026-09-06T00:00:00Z">
        <w:r>
          <w:t xml:space="preserve"> </w:t>
        </w:r>
      </w:ins>
      <w:ins w:id="1259" w:author="Leon Sandler" w:date="2026-09-06T00:00:00Z">
        <w:r>
          <w:t>with</w:t>
        </w:r>
      </w:ins>
      <w:ins w:id="1260" w:author="Leon Sandler" w:date="2026-09-06T00:00:00Z">
        <w:r>
          <w:t xml:space="preserve"> </w:t>
        </w:r>
      </w:ins>
      <w:ins w:id="1261" w:author="Leon Sandler" w:date="2026-09-06T00:00:00Z">
        <w:r>
          <w:t>what</w:t>
        </w:r>
      </w:ins>
      <w:ins w:id="1262" w:author="Leon Sandler" w:date="2026-09-06T00:00:00Z">
        <w:r>
          <w:t xml:space="preserve"> </w:t>
        </w:r>
      </w:ins>
      <w:ins w:id="1263" w:author="Leon Sandler" w:date="2026-09-06T00:00:00Z">
        <w:r>
          <w:t>a</w:t>
        </w:r>
      </w:ins>
      <w:ins w:id="1264" w:author="Leon Sandler" w:date="2026-09-06T00:00:00Z">
        <w:r>
          <w:t xml:space="preserve"> </w:t>
        </w:r>
      </w:ins>
      <w:ins w:id="1265" w:author="Leon Sandler" w:date="2026-09-06T00:00:00Z">
        <w:r>
          <w:t>large</w:t>
        </w:r>
      </w:ins>
      <w:ins w:id="1266" w:author="Leon Sandler" w:date="2026-09-06T00:00:00Z">
        <w:r>
          <w:t xml:space="preserve"> </w:t>
        </w:r>
      </w:ins>
      <w:ins w:id="1267" w:author="Leon Sandler" w:date="2026-09-06T00:00:00Z">
        <w:r>
          <w:t>future</w:t>
        </w:r>
      </w:ins>
      <w:ins w:id="1268" w:author="Leon Sandler" w:date="2026-09-06T00:00:00Z">
        <w:r>
          <w:t xml:space="preserve"> </w:t>
        </w:r>
      </w:ins>
      <w:ins w:id="1269" w:author="Leon Sandler" w:date="2026-09-06T00:00:00Z">
        <w:r>
          <w:t>rocket</w:t>
        </w:r>
      </w:ins>
      <w:ins w:id="1270" w:author="Leon Sandler" w:date="2026-09-06T00:00:00Z">
        <w:r>
          <w:t xml:space="preserve"> </w:t>
        </w:r>
      </w:ins>
      <w:ins w:id="1271" w:author="Leon Sandler" w:date="2026-09-06T00:00:00Z">
        <w:r>
          <w:t>such</w:t>
        </w:r>
      </w:ins>
      <w:ins w:id="1272" w:author="Leon Sandler" w:date="2026-09-06T00:00:00Z">
        <w:r>
          <w:t xml:space="preserve"> </w:t>
        </w:r>
      </w:ins>
      <w:ins w:id="1273" w:author="Leon Sandler" w:date="2026-09-06T00:00:00Z">
        <w:r>
          <w:t>as</w:t>
        </w:r>
      </w:ins>
      <w:ins w:id="1274" w:author="Leon Sandler" w:date="2026-09-06T00:00:00Z">
        <w:r>
          <w:t xml:space="preserve"> </w:t>
        </w:r>
      </w:ins>
      <w:ins w:id="1275" w:author="Leon Sandler" w:date="2026-09-06T00:00:00Z">
        <w:r>
          <w:t>Starship</w:t>
        </w:r>
      </w:ins>
      <w:ins w:id="1276" w:author="Leon Sandler" w:date="2026-09-06T00:00:00Z">
        <w:r>
          <w:t xml:space="preserve"> </w:t>
        </w:r>
      </w:ins>
      <w:ins w:id="1277" w:author="Leon Sandler" w:date="2026-09-06T00:00:00Z">
        <w:r>
          <w:t>could</w:t>
        </w:r>
      </w:ins>
      <w:ins w:id="1278" w:author="Leon Sandler" w:date="2026-09-06T00:00:00Z">
        <w:r>
          <w:t xml:space="preserve"> </w:t>
        </w:r>
      </w:ins>
      <w:ins w:id="1279" w:author="Leon Sandler" w:date="2026-09-06T00:00:00Z">
        <w:r>
          <w:t>plausibly</w:t>
        </w:r>
      </w:ins>
      <w:ins w:id="1280" w:author="Leon Sandler" w:date="2026-09-06T00:00:00Z">
        <w:r>
          <w:t xml:space="preserve"> </w:t>
        </w:r>
      </w:ins>
      <w:ins w:id="1281" w:author="Leon Sandler" w:date="2026-09-06T00:00:00Z">
        <w:r>
          <w:t>deliver</w:t>
        </w:r>
      </w:ins>
      <w:ins w:id="1282" w:author="Leon Sandler" w:date="2026-09-06T00:00:00Z">
        <w:r>
          <w:t xml:space="preserve"> </w:t>
        </w:r>
      </w:ins>
      <w:ins w:id="1283" w:author="Leon Sandler" w:date="2026-09-06T00:00:00Z">
        <w:r>
          <w:t>to</w:t>
        </w:r>
      </w:ins>
      <w:ins w:id="1284" w:author="Leon Sandler" w:date="2026-09-06T00:00:00Z">
        <w:r>
          <w:t xml:space="preserve"> </w:t>
        </w:r>
      </w:ins>
      <w:ins w:id="1285" w:author="Leon Sandler" w:date="2026-09-06T00:00:00Z">
        <w:r>
          <w:t>the</w:t>
        </w:r>
      </w:ins>
      <w:ins w:id="1286" w:author="Leon Sandler" w:date="2026-09-06T00:00:00Z">
        <w:r>
          <w:t xml:space="preserve"> </w:t>
        </w:r>
      </w:ins>
      <w:ins w:id="1287" w:author="Leon Sandler" w:date="2026-09-06T00:00:00Z">
        <w:r>
          <w:t>lunar</w:t>
        </w:r>
      </w:ins>
      <w:ins w:id="1288" w:author="Leon Sandler" w:date="2026-09-06T00:00:00Z">
        <w:r>
          <w:t xml:space="preserve"> </w:t>
        </w:r>
      </w:ins>
      <w:ins w:id="1289" w:author="Leon Sandler" w:date="2026-09-06T00:00:00Z">
        <w:r>
          <w:t>surface.</w:t>
        </w:r>
      </w:ins>
      <w:ins w:id="1290" w:author="Leon Sandler" w:date="2026-09-06T00:00:00Z">
        <w:r>
          <w:t xml:space="preserve"> </w:t>
        </w:r>
      </w:ins>
      <w:ins w:id="1291" w:author="Leon Sandler" w:date="2026-09-06T00:00:00Z">
        <w:r>
          <w:t>Third,</w:t>
        </w:r>
      </w:ins>
      <w:ins w:id="1292" w:author="Leon Sandler" w:date="2026-09-06T00:00:00Z">
        <w:r>
          <w:t xml:space="preserve"> </w:t>
        </w:r>
      </w:ins>
      <w:ins w:id="1293" w:author="Leon Sandler" w:date="2026-09-06T00:00:00Z">
        <w:r>
          <w:t>it</w:t>
        </w:r>
      </w:ins>
      <w:ins w:id="1294" w:author="Leon Sandler" w:date="2026-09-06T00:00:00Z">
        <w:r>
          <w:t xml:space="preserve"> </w:t>
        </w:r>
      </w:ins>
      <w:ins w:id="1295" w:author="Leon Sandler" w:date="2026-09-06T00:00:00Z">
        <w:r>
          <w:t>connects</w:t>
        </w:r>
      </w:ins>
      <w:ins w:id="1296" w:author="Leon Sandler" w:date="2026-09-06T00:00:00Z">
        <w:r>
          <w:t xml:space="preserve"> </w:t>
        </w:r>
      </w:ins>
      <w:ins w:id="1297" w:author="Leon Sandler" w:date="2026-09-06T00:00:00Z">
        <w:r>
          <w:t>the</w:t>
        </w:r>
      </w:ins>
      <w:ins w:id="1298" w:author="Leon Sandler" w:date="2026-09-06T00:00:00Z">
        <w:r>
          <w:t xml:space="preserve"> </w:t>
        </w:r>
      </w:ins>
      <w:ins w:id="1299" w:author="Leon Sandler" w:date="2026-09-06T00:00:00Z">
        <w:r>
          <w:t>shielding</w:t>
        </w:r>
      </w:ins>
      <w:ins w:id="1300" w:author="Leon Sandler" w:date="2026-09-06T00:00:00Z">
        <w:r>
          <w:t xml:space="preserve"> </w:t>
        </w:r>
      </w:ins>
      <w:ins w:id="1301" w:author="Leon Sandler" w:date="2026-09-06T00:00:00Z">
        <w:r>
          <w:t>numbers</w:t>
        </w:r>
      </w:ins>
      <w:ins w:id="1302" w:author="Leon Sandler" w:date="2026-09-06T00:00:00Z">
        <w:r>
          <w:t xml:space="preserve"> </w:t>
        </w:r>
      </w:ins>
      <w:ins w:id="1303" w:author="Leon Sandler" w:date="2026-09-06T00:00:00Z">
        <w:r>
          <w:t>to</w:t>
        </w:r>
      </w:ins>
      <w:ins w:id="1304" w:author="Leon Sandler" w:date="2026-09-06T00:00:00Z">
        <w:r>
          <w:t xml:space="preserve"> </w:t>
        </w:r>
      </w:ins>
      <w:ins w:id="1305" w:author="Leon Sandler" w:date="2026-09-06T00:00:00Z">
        <w:r>
          <w:t>what</w:t>
        </w:r>
      </w:ins>
      <w:ins w:id="1306" w:author="Leon Sandler" w:date="2026-09-06T00:00:00Z">
        <w:r>
          <w:t xml:space="preserve"> </w:t>
        </w:r>
      </w:ins>
      <w:ins w:id="1307" w:author="Leon Sandler" w:date="2026-09-06T00:00:00Z">
        <w:r>
          <w:t>they</w:t>
        </w:r>
      </w:ins>
      <w:ins w:id="1308" w:author="Leon Sandler" w:date="2026-09-06T00:00:00Z">
        <w:r>
          <w:t xml:space="preserve"> </w:t>
        </w:r>
      </w:ins>
      <w:ins w:id="1309" w:author="Leon Sandler" w:date="2026-09-06T00:00:00Z">
        <w:r>
          <w:t>mean</w:t>
        </w:r>
      </w:ins>
      <w:ins w:id="1310" w:author="Leon Sandler" w:date="2026-09-06T00:00:00Z">
        <w:r>
          <w:t xml:space="preserve"> </w:t>
        </w:r>
      </w:ins>
      <w:ins w:id="1311" w:author="Leon Sandler" w:date="2026-09-06T00:00:00Z">
        <w:r>
          <w:t>for</w:t>
        </w:r>
      </w:ins>
      <w:ins w:id="1312" w:author="Leon Sandler" w:date="2026-09-06T00:00:00Z">
        <w:r>
          <w:t xml:space="preserve"> </w:t>
        </w:r>
      </w:ins>
      <w:ins w:id="1313" w:author="Leon Sandler" w:date="2026-09-06T00:00:00Z">
        <w:r>
          <w:t>a</w:t>
        </w:r>
      </w:ins>
      <w:ins w:id="1314" w:author="Leon Sandler" w:date="2026-09-06T00:00:00Z">
        <w:r>
          <w:t xml:space="preserve"> </w:t>
        </w:r>
      </w:ins>
      <w:ins w:id="1315" w:author="Leon Sandler" w:date="2026-09-06T00:00:00Z">
        <w:r>
          <w:t>person</w:t>
        </w:r>
      </w:ins>
      <w:ins w:id="1316" w:author="Leon Sandler" w:date="2026-09-06T00:00:00Z">
        <w:r>
          <w:t xml:space="preserve"> </w:t>
        </w:r>
      </w:ins>
      <w:ins w:id="1317" w:author="Leon Sandler" w:date="2026-09-06T00:00:00Z">
        <w:r>
          <w:t>or</w:t>
        </w:r>
      </w:ins>
      <w:ins w:id="1318" w:author="Leon Sandler" w:date="2026-09-06T00:00:00Z">
        <w:r>
          <w:t xml:space="preserve"> </w:t>
        </w:r>
      </w:ins>
      <w:ins w:id="1319" w:author="Leon Sandler" w:date="2026-09-06T00:00:00Z">
        <w:r>
          <w:t>a</w:t>
        </w:r>
      </w:ins>
      <w:ins w:id="1320" w:author="Leon Sandler" w:date="2026-09-06T00:00:00Z">
        <w:r>
          <w:t xml:space="preserve"> </w:t>
        </w:r>
      </w:ins>
      <w:ins w:id="1321" w:author="Leon Sandler" w:date="2026-09-06T00:00:00Z">
        <w:r>
          <w:t>piece</w:t>
        </w:r>
      </w:ins>
      <w:ins w:id="1322" w:author="Leon Sandler" w:date="2026-09-06T00:00:00Z">
        <w:r>
          <w:t xml:space="preserve"> </w:t>
        </w:r>
      </w:ins>
      <w:ins w:id="1323" w:author="Leon Sandler" w:date="2026-09-06T00:00:00Z">
        <w:r>
          <w:t>of</w:t>
        </w:r>
      </w:ins>
      <w:ins w:id="1324" w:author="Leon Sandler" w:date="2026-09-06T00:00:00Z">
        <w:r>
          <w:t xml:space="preserve"> </w:t>
        </w:r>
      </w:ins>
      <w:ins w:id="1325" w:author="Leon Sandler" w:date="2026-09-06T00:00:00Z">
        <w:r>
          <w:t>electronics,</w:t>
        </w:r>
      </w:ins>
      <w:ins w:id="1326" w:author="Leon Sandler" w:date="2026-09-06T00:00:00Z">
        <w:r>
          <w:t xml:space="preserve"> </w:t>
        </w:r>
      </w:ins>
      <w:ins w:id="1327" w:author="Leon Sandler" w:date="2026-09-06T00:00:00Z">
        <w:r>
          <w:t>by</w:t>
        </w:r>
      </w:ins>
      <w:ins w:id="1328" w:author="Leon Sandler" w:date="2026-09-06T00:00:00Z">
        <w:r>
          <w:t xml:space="preserve"> </w:t>
        </w:r>
      </w:ins>
      <w:ins w:id="1329" w:author="Leon Sandler" w:date="2026-09-06T00:00:00Z">
        <w:r>
          <w:t>comparing</w:t>
        </w:r>
      </w:ins>
      <w:ins w:id="1330" w:author="Leon Sandler" w:date="2026-09-06T00:00:00Z">
        <w:r>
          <w:t xml:space="preserve"> </w:t>
        </w:r>
      </w:ins>
      <w:ins w:id="1331" w:author="Leon Sandler" w:date="2026-09-06T00:00:00Z">
        <w:r>
          <w:t>the</w:t>
        </w:r>
      </w:ins>
      <w:ins w:id="1332" w:author="Leon Sandler" w:date="2026-09-06T00:00:00Z">
        <w:r>
          <w:t xml:space="preserve"> </w:t>
        </w:r>
      </w:ins>
      <w:ins w:id="1333" w:author="Leon Sandler" w:date="2026-09-06T00:00:00Z">
        <w:r>
          <w:t>concept</w:t>
        </w:r>
      </w:ins>
      <w:ins w:id="1334" w:author="Leon Sandler" w:date="2026-09-06T00:00:00Z">
        <w:r>
          <w:t xml:space="preserve"> </w:t>
        </w:r>
      </w:ins>
      <w:ins w:id="1335" w:author="Leon Sandler" w:date="2026-09-06T00:00:00Z">
        <w:r>
          <w:t>with</w:t>
        </w:r>
      </w:ins>
      <w:ins w:id="1336" w:author="Leon Sandler" w:date="2026-09-06T00:00:00Z">
        <w:r>
          <w:t xml:space="preserve"> </w:t>
        </w:r>
      </w:ins>
      <w:ins w:id="1337" w:author="Leon Sandler" w:date="2026-09-06T00:00:00Z">
        <w:r>
          <w:t>current</w:t>
        </w:r>
      </w:ins>
      <w:ins w:id="1338" w:author="Leon Sandler" w:date="2026-09-06T00:00:00Z">
        <w:r>
          <w:t xml:space="preserve"> </w:t>
        </w:r>
      </w:ins>
      <w:ins w:id="1339" w:author="Leon Sandler" w:date="2026-09-06T00:00:00Z">
        <w:r>
          <w:t>approaches</w:t>
        </w:r>
      </w:ins>
      <w:ins w:id="1340" w:author="Leon Sandler" w:date="2026-09-06T00:00:00Z">
        <w:r>
          <w:t xml:space="preserve"> </w:t>
        </w:r>
      </w:ins>
      <w:ins w:id="1341" w:author="Leon Sandler" w:date="2026-09-06T00:00:00Z">
        <w:r>
          <w:t>such</w:t>
        </w:r>
      </w:ins>
      <w:ins w:id="1342" w:author="Leon Sandler" w:date="2026-09-06T00:00:00Z">
        <w:r>
          <w:t xml:space="preserve"> </w:t>
        </w:r>
      </w:ins>
      <w:ins w:id="1343" w:author="Leon Sandler" w:date="2026-09-06T00:00:00Z">
        <w:r>
          <w:t>as</w:t>
        </w:r>
      </w:ins>
      <w:ins w:id="1344" w:author="Leon Sandler" w:date="2026-09-06T00:00:00Z">
        <w:r>
          <w:t xml:space="preserve"> </w:t>
        </w:r>
      </w:ins>
      <w:ins w:id="1345" w:author="Leon Sandler" w:date="2026-09-06T00:00:00Z">
        <w:r>
          <w:t>a</w:t>
        </w:r>
      </w:ins>
      <w:ins w:id="1346" w:author="Leon Sandler" w:date="2026-09-06T00:00:00Z">
        <w:r>
          <w:t xml:space="preserve"> </w:t>
        </w:r>
      </w:ins>
      <w:ins w:id="1347" w:author="Leon Sandler" w:date="2026-09-06T00:00:00Z">
        <w:r>
          <w:t>few</w:t>
        </w:r>
      </w:ins>
      <w:ins w:id="1348" w:author="Leon Sandler" w:date="2026-09-06T00:00:00Z">
        <w:r>
          <w:t xml:space="preserve"> </w:t>
        </w:r>
      </w:ins>
      <w:ins w:id="1349" w:author="Leon Sandler" w:date="2026-09-06T00:00:00Z">
        <w:r>
          <w:t>centimeters</w:t>
        </w:r>
      </w:ins>
      <w:ins w:id="1350" w:author="Leon Sandler" w:date="2026-09-06T00:00:00Z">
        <w:r>
          <w:t xml:space="preserve"> </w:t>
        </w:r>
      </w:ins>
      <w:ins w:id="1351" w:author="Leon Sandler" w:date="2026-09-06T00:00:00Z">
        <w:r>
          <w:t>of</w:t>
        </w:r>
      </w:ins>
      <w:r>
        <w:t xml:space="preserve"> </w:t>
      </w:r>
      <w:r>
        <w:t>soil</w:t>
      </w:r>
      <w:r>
        <w:t xml:space="preserve"> </w:t>
      </w:r>
      <w:del w:id="1352" w:author="Leon Sandler" w:date="2026-09-06T00:00:00Z">
        <w:r>
          <w:delText>instead</w:delText>
        </w:r>
      </w:del>
      <w:ins w:id="1353" w:author="Leon Sandler" w:date="2026-09-06T00:00:00Z">
        <w:r>
          <w:t>cover,</w:t>
        </w:r>
      </w:ins>
      <w:ins w:id="1354" w:author="Leon Sandler" w:date="2026-09-06T00:00:00Z">
        <w:r>
          <w:t xml:space="preserve"> </w:t>
        </w:r>
      </w:ins>
      <w:ins w:id="1355" w:author="Leon Sandler" w:date="2026-09-06T00:00:00Z">
        <w:r>
          <w:t>a</w:t>
        </w:r>
      </w:ins>
      <w:ins w:id="1356" w:author="Leon Sandler" w:date="2026-09-06T00:00:00Z">
        <w:r>
          <w:t xml:space="preserve"> </w:t>
        </w:r>
      </w:ins>
      <w:ins w:id="1357" w:author="Leon Sandler" w:date="2026-09-06T00:00:00Z">
        <w:r>
          <w:t>water-filled</w:t>
        </w:r>
      </w:ins>
      <w:ins w:id="1358" w:author="Leon Sandler" w:date="2026-09-06T00:00:00Z">
        <w:r>
          <w:t xml:space="preserve"> </w:t>
        </w:r>
      </w:ins>
      <w:ins w:id="1359" w:author="Leon Sandler" w:date="2026-09-06T00:00:00Z">
        <w:r>
          <w:t>protective</w:t>
        </w:r>
      </w:ins>
      <w:ins w:id="1360" w:author="Leon Sandler" w:date="2026-09-06T00:00:00Z">
        <w:r>
          <w:t xml:space="preserve"> </w:t>
        </w:r>
      </w:ins>
      <w:ins w:id="1361" w:author="Leon Sandler" w:date="2026-09-06T00:00:00Z">
        <w:r>
          <w:t>vest,</w:t>
        </w:r>
      </w:ins>
      <w:ins w:id="1362" w:author="Leon Sandler" w:date="2026-09-06T00:00:00Z">
        <w:r>
          <w:t xml:space="preserve"> </w:t>
        </w:r>
      </w:ins>
      <w:ins w:id="1363" w:author="Leon Sandler" w:date="2026-09-06T00:00:00Z">
        <w:r>
          <w:t>or</w:t>
        </w:r>
      </w:ins>
      <w:ins w:id="1364" w:author="Leon Sandler" w:date="2026-09-06T00:00:00Z">
        <w:r>
          <w:t xml:space="preserve"> </w:t>
        </w:r>
      </w:ins>
      <w:ins w:id="1365" w:author="Leon Sandler" w:date="2026-09-06T00:00:00Z">
        <w:r>
          <w:t>a</w:t>
        </w:r>
      </w:ins>
      <w:ins w:id="1366" w:author="Leon Sandler" w:date="2026-09-06T00:00:00Z">
        <w:r>
          <w:t xml:space="preserve"> </w:t>
        </w:r>
      </w:ins>
      <w:ins w:id="1367" w:author="Leon Sandler" w:date="2026-09-06T00:00:00Z">
        <w:r>
          <w:t>temporary</w:t>
        </w:r>
      </w:ins>
      <w:ins w:id="1368" w:author="Leon Sandler" w:date="2026-09-06T00:00:00Z">
        <w:r>
          <w:t xml:space="preserve"> </w:t>
        </w:r>
      </w:ins>
      <w:ins w:id="1369" w:author="Leon Sandler" w:date="2026-09-06T00:00:00Z">
        <w:r>
          <w:t>storm</w:t>
        </w:r>
      </w:ins>
      <w:ins w:id="1370" w:author="Leon Sandler" w:date="2026-09-06T00:00:00Z">
        <w:r>
          <w:t xml:space="preserve"> </w:t>
        </w:r>
      </w:ins>
      <w:ins w:id="1371" w:author="Leon Sandler" w:date="2026-09-06T00:00:00Z">
        <w:r>
          <w:t>shelter,</w:t>
        </w:r>
      </w:ins>
      <w:ins w:id="1372" w:author="Leon Sandler" w:date="2026-09-06T00:00:00Z">
        <w:r>
          <w:t xml:space="preserve"> </w:t>
        </w:r>
      </w:ins>
      <w:ins w:id="1373" w:author="Leon Sandler" w:date="2026-09-06T00:00:00Z">
        <w:r>
          <w:t>each</w:t>
        </w:r>
      </w:ins>
      <w:r>
        <w:t xml:space="preserve"> </w:t>
      </w:r>
      <w:r>
        <w:t>of</w:t>
      </w:r>
      <w:r>
        <w:t xml:space="preserve"> </w:t>
      </w:r>
      <w:del w:id="1374" w:author="Leon Sandler" w:date="2026-09-06T00:00:00Z">
        <w:r>
          <w:delText>shipped</w:delText>
        </w:r>
      </w:del>
      <w:ins w:id="1375" w:author="Leon Sandler" w:date="2026-09-06T00:00:00Z">
        <w:r>
          <w:t>which</w:t>
        </w:r>
      </w:ins>
      <w:ins w:id="1376" w:author="Leon Sandler" w:date="2026-09-06T00:00:00Z">
        <w:r>
          <w:t xml:space="preserve"> </w:t>
        </w:r>
      </w:ins>
      <w:ins w:id="1377" w:author="Leon Sandler" w:date="2026-09-06T00:00:00Z">
        <w:r>
          <w:t>has</w:t>
        </w:r>
      </w:ins>
      <w:ins w:id="1378" w:author="Leon Sandler" w:date="2026-09-06T00:00:00Z">
        <w:r>
          <w:t xml:space="preserve"> </w:t>
        </w:r>
      </w:ins>
      <w:ins w:id="1379" w:author="Leon Sandler" w:date="2026-09-06T00:00:00Z">
        <w:r>
          <w:t>published</w:t>
        </w:r>
      </w:ins>
      <w:ins w:id="1380" w:author="Leon Sandler" w:date="2026-09-06T00:00:00Z">
        <w:r>
          <w:t xml:space="preserve"> </w:t>
        </w:r>
      </w:ins>
      <w:ins w:id="1381" w:author="Leon Sandler" w:date="2026-09-06T00:00:00Z">
        <w:r>
          <w:t>dose-reduction</w:t>
        </w:r>
      </w:ins>
      <w:ins w:id="1382" w:author="Leon Sandler" w:date="2026-09-06T00:00:00Z">
        <w:r>
          <w:t xml:space="preserve"> </w:t>
        </w:r>
      </w:ins>
      <w:ins w:id="1383" w:author="Leon Sandler" w:date="2026-09-06T00:00:00Z">
        <w:r>
          <w:t>figures</w:t>
        </w:r>
      </w:ins>
      <w:r>
        <w:t xml:space="preserve"> </w:t>
      </w:r>
      <w:r>
        <w:t>from</w:t>
      </w:r>
      <w:r>
        <w:t xml:space="preserve"> </w:t>
      </w:r>
      <w:del w:id="1384" w:author="Leon Sandler" w:date="2026-09-06T00:00:00Z">
        <w:r>
          <w:delText>Earth,</w:delText>
        </w:r>
      </w:del>
      <w:ins w:id="1385" w:author="Leon Sandler" w:date="2026-09-06T00:00:00Z">
        <w:r>
          <w:t>real</w:t>
        </w:r>
      </w:ins>
      <w:r>
        <w:t xml:space="preserve"> </w:t>
      </w:r>
      <w:del w:id="1386" w:author="Leon Sandler" w:date="2026-09-06T00:00:00Z">
        <w:r>
          <w:delText>only</w:delText>
        </w:r>
      </w:del>
      <w:ins w:id="1387" w:author="Leon Sandler" w:date="2026-09-06T00:00:00Z">
        <w:r>
          <w:t>missions</w:t>
        </w:r>
      </w:ins>
      <w:r>
        <w:t xml:space="preserve"> </w:t>
      </w:r>
      <w:del w:id="1388" w:author="Leon Sandler" w:date="2026-09-06T00:00:00Z">
        <w:r>
          <w:delText>the</w:delText>
        </w:r>
      </w:del>
      <w:ins w:id="1389" w:author="Leon Sandler" w:date="2026-09-06T00:00:00Z">
        <w:r>
          <w:t>or</w:t>
        </w:r>
      </w:ins>
      <w:r>
        <w:t xml:space="preserve"> </w:t>
      </w:r>
      <w:del w:id="1390" w:author="Leon Sandler" w:date="2026-09-06T00:00:00Z">
        <w:r>
          <w:delText>coils,</w:delText>
        </w:r>
      </w:del>
      <w:ins w:id="1391" w:author="Leon Sandler" w:date="2026-09-06T00:00:00Z">
        <w:r>
          <w:t>measurements.</w:t>
        </w:r>
      </w:ins>
    </w:p>
    <w:p>
      <w:ins w:id="1392" w:author="Leon Sandler" w:date="2026-09-06T00:00:00Z">
        <w:r>
          <w:t>The</w:t>
        </w:r>
      </w:ins>
      <w:r>
        <w:t xml:space="preserve"> </w:t>
      </w:r>
      <w:del w:id="1393" w:author="Leon Sandler" w:date="2026-09-06T00:00:00Z">
        <w:r>
          <w:delText>wiring,</w:delText>
        </w:r>
      </w:del>
      <w:ins w:id="1394" w:author="Leon Sandler" w:date="2026-09-06T00:00:00Z">
        <w:r>
          <w:t>central</w:t>
        </w:r>
      </w:ins>
      <w:r>
        <w:t xml:space="preserve"> </w:t>
      </w:r>
      <w:del w:id="1395" w:author="Leon Sandler" w:date="2026-09-06T00:00:00Z">
        <w:r>
          <w:delText>and</w:delText>
        </w:r>
      </w:del>
      <w:ins w:id="1396" w:author="Leon Sandler" w:date="2026-09-06T00:00:00Z">
        <w:r>
          <w:t>finding</w:t>
        </w:r>
      </w:ins>
      <w:r>
        <w:t xml:space="preserve"> </w:t>
      </w:r>
      <w:del w:id="1397" w:author="Leon Sandler" w:date="2026-09-06T00:00:00Z">
        <w:r>
          <w:delText>electronics</w:delText>
        </w:r>
      </w:del>
      <w:del w:id="1398" w:author="Leon Sandler" w:date="2026-09-06T00:00:00Z">
        <w:r>
          <w:delText> </w:delText>
        </w:r>
      </w:del>
      <w:del w:id="1399" w:author="Leon Sandler" w:date="2026-09-06T00:00:00Z">
        <w:r>
          <w:delText>need</w:delText>
        </w:r>
      </w:del>
      <w:del w:id="1400" w:author="Leon Sandler" w:date="2026-09-06T00:00:00Z">
        <w:r>
          <w:delText> </w:delText>
        </w:r>
      </w:del>
      <w:del w:id="1401" w:author="Leon Sandler" w:date="2026-09-06T00:00:00Z">
        <w:r>
          <w:delText>to</w:delText>
        </w:r>
      </w:del>
      <w:del w:id="1402" w:author="Leon Sandler" w:date="2026-09-06T00:00:00Z">
        <w:r>
          <w:delText> </w:delText>
        </w:r>
      </w:del>
      <w:del w:id="1403" w:author="Leon Sandler" w:date="2026-09-06T00:00:00Z">
        <w:r>
          <w:delText>be</w:delText>
        </w:r>
      </w:del>
      <w:del w:id="1404" w:author="Leon Sandler" w:date="2026-09-06T00:00:00Z">
        <w:r>
          <w:delText> </w:delText>
        </w:r>
      </w:del>
      <w:del w:id="1405" w:author="Leon Sandler" w:date="2026-09-06T00:00:00Z">
        <w:r>
          <w:delText>launched,</w:delText>
        </w:r>
      </w:del>
      <w:del w:id="1406" w:author="Leon Sandler" w:date="2026-09-06T00:00:00Z">
        <w:r>
          <w:delText> </w:delText>
        </w:r>
      </w:del>
      <w:del w:id="1407" w:author="Leon Sandler" w:date="2026-09-06T00:00:00Z">
        <w:r>
          <w:delText>cutting</w:delText>
        </w:r>
      </w:del>
      <w:ins w:id="1408" w:author="Leon Sandler" w:date="2026-09-06T00:00:00Z">
        <w:r>
          <w:t>remains</w:t>
        </w:r>
      </w:ins>
      <w:r>
        <w:t xml:space="preserve"> </w:t>
      </w:r>
      <w:r>
        <w:t>that</w:t>
      </w:r>
      <w:r>
        <w:t xml:space="preserve"> </w:t>
      </w:r>
      <w:del w:id="1409" w:author="Leon Sandler" w:date="2026-09-06T00:00:00Z">
        <w:r>
          <w:delText>mass</w:delText>
        </w:r>
      </w:del>
      <w:ins w:id="1410" w:author="Leon Sandler" w:date="2026-09-06T00:00:00Z">
        <w:r>
          <w:t>no</w:t>
        </w:r>
      </w:ins>
      <w:r>
        <w:t xml:space="preserve"> </w:t>
      </w:r>
      <w:del w:id="1411" w:author="Leon Sandler" w:date="2026-09-06T00:00:00Z">
        <w:r>
          <w:delText>to</w:delText>
        </w:r>
      </w:del>
      <w:ins w:id="1412" w:author="Leon Sandler" w:date="2026-09-06T00:00:00Z">
        <w:r>
          <w:t>single</w:t>
        </w:r>
      </w:ins>
      <w:r>
        <w:t xml:space="preserve"> </w:t>
      </w:r>
      <w:del w:id="1413" w:author="Leon Sandler" w:date="2026-09-06T00:00:00Z">
        <w:r>
          <w:delText>about</w:delText>
        </w:r>
      </w:del>
      <w:ins w:id="1414" w:author="Leon Sandler" w:date="2026-09-06T00:00:00Z">
        <w:r>
          <w:t>technology</w:t>
        </w:r>
      </w:ins>
      <w:r>
        <w:t xml:space="preserve"> </w:t>
      </w:r>
      <w:del w:id="1415" w:author="Leon Sandler" w:date="2026-09-06T00:00:00Z">
        <w:r>
          <w:delText>46</w:delText>
        </w:r>
      </w:del>
      <w:ins w:id="1416" w:author="Leon Sandler" w:date="2026-09-06T00:00:00Z">
        <w:r>
          <w:t>is</w:t>
        </w:r>
      </w:ins>
      <w:r>
        <w:t xml:space="preserve"> </w:t>
      </w:r>
      <w:del w:id="1417" w:author="Leon Sandler" w:date="2026-09-06T00:00:00Z">
        <w:r>
          <w:delText>tonnes</w:delText>
        </w:r>
      </w:del>
      <w:ins w:id="1418" w:author="Leon Sandler" w:date="2026-09-06T00:00:00Z">
        <w:r>
          <w:t>best</w:t>
        </w:r>
      </w:ins>
      <w:r>
        <w:t xml:space="preserve"> </w:t>
      </w:r>
      <w:del w:id="1419" w:author="Leon Sandler" w:date="2026-09-06T00:00:00Z">
        <w:r>
          <w:delText>for</w:delText>
        </w:r>
      </w:del>
      <w:ins w:id="1420" w:author="Leon Sandler" w:date="2026-09-06T00:00:00Z">
        <w:r>
          <w:t>everywhere.</w:t>
        </w:r>
      </w:ins>
      <w:r>
        <w:t xml:space="preserve"> </w:t>
      </w:r>
      <w:del w:id="1421" w:author="Leon Sandler" w:date="2026-09-06T00:00:00Z">
        <w:r>
          <w:delText>the</w:delText>
        </w:r>
      </w:del>
      <w:del w:id="1422" w:author="Leon Sandler" w:date="2026-09-06T00:00:00Z">
        <w:r>
          <w:delText> </w:delText>
        </w:r>
      </w:del>
      <w:del w:id="1423" w:author="Leon Sandler" w:date="2026-09-06T00:00:00Z">
        <w:r>
          <w:delText>same</w:delText>
        </w:r>
      </w:del>
      <w:del w:id="1424" w:author="Leon Sandler" w:date="2026-09-06T00:00:00Z">
        <w:r>
          <w:delText> </w:delText>
        </w:r>
      </w:del>
      <w:del w:id="1425" w:author="Leon Sandler" w:date="2026-09-06T00:00:00Z">
        <w:r>
          <w:delText>protection.</w:delText>
        </w:r>
      </w:del>
    </w:p>
    <w:p>
      <w:r>
        <w:t>For</w:t>
      </w:r>
      <w:r>
        <w:t xml:space="preserve"> </w:t>
      </w:r>
      <w:r>
        <w:t>equipment</w:t>
      </w:r>
      <w:r>
        <w:t xml:space="preserve"> </w:t>
      </w:r>
      <w:r>
        <w:t>that</w:t>
      </w:r>
      <w:r>
        <w:t xml:space="preserve"> </w:t>
      </w:r>
      <w:r>
        <w:t>stays</w:t>
      </w:r>
      <w:r>
        <w:t xml:space="preserve"> </w:t>
      </w:r>
      <w:r>
        <w:t>in</w:t>
      </w:r>
      <w:r>
        <w:t xml:space="preserve"> </w:t>
      </w:r>
      <w:r>
        <w:t>one</w:t>
      </w:r>
      <w:r>
        <w:t xml:space="preserve"> </w:t>
      </w:r>
      <w:r>
        <w:t>place,</w:t>
      </w:r>
      <w:r>
        <w:t xml:space="preserve"> </w:t>
      </w:r>
      <w:r>
        <w:t>simply</w:t>
      </w:r>
      <w:r>
        <w:t xml:space="preserve"> </w:t>
      </w:r>
      <w:r>
        <w:t>piling</w:t>
      </w:r>
      <w:r>
        <w:t xml:space="preserve"> </w:t>
      </w:r>
      <w:r>
        <w:t>on</w:t>
      </w:r>
      <w:r>
        <w:t xml:space="preserve"> </w:t>
      </w:r>
      <w:r>
        <w:t>2</w:t>
      </w:r>
      <w:r>
        <w:t xml:space="preserve"> </w:t>
      </w:r>
      <w:r>
        <w:t>cm</w:t>
      </w:r>
      <w:r>
        <w:t xml:space="preserve"> </w:t>
      </w:r>
      <w:r>
        <w:t>of</w:t>
      </w:r>
      <w:r>
        <w:t xml:space="preserve"> </w:t>
      </w:r>
      <w:r>
        <w:t>lunar</w:t>
      </w:r>
      <w:r>
        <w:t xml:space="preserve"> </w:t>
      </w:r>
      <w:r>
        <w:t>soil</w:t>
      </w:r>
      <w:r>
        <w:t xml:space="preserve"> </w:t>
      </w:r>
      <w:r>
        <w:t>blocks</w:t>
      </w:r>
      <w:r>
        <w:t xml:space="preserve"> </w:t>
      </w:r>
      <w:r>
        <w:t>over</w:t>
      </w:r>
      <w:r>
        <w:t xml:space="preserve"> </w:t>
      </w:r>
      <w:r>
        <w:t>90%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particle</w:t>
      </w:r>
      <w:r>
        <w:t xml:space="preserve"> </w:t>
      </w:r>
      <w:r>
        <w:t>energy</w:t>
      </w:r>
      <w:r>
        <w:t xml:space="preserve"> </w:t>
      </w:r>
      <w:r>
        <w:t>using</w:t>
      </w:r>
      <w:r>
        <w:t xml:space="preserve"> </w:t>
      </w:r>
      <w:r>
        <w:t>almost</w:t>
      </w:r>
      <w:r>
        <w:t xml:space="preserve"> </w:t>
      </w:r>
      <w:r>
        <w:t>no</w:t>
      </w:r>
      <w:r>
        <w:t xml:space="preserve"> </w:t>
      </w:r>
      <w:r>
        <w:t>Earth-launched</w:t>
      </w:r>
      <w:r>
        <w:t xml:space="preserve"> </w:t>
      </w:r>
      <w:del w:id="1426" w:author="Leon Sandler" w:date="2026-09-06T00:00:00Z">
        <w:r>
          <w:delText>material</w:delText>
        </w:r>
      </w:del>
      <w:del w:id="1427" w:author="Leon Sandler" w:date="2026-09-06T00:00:00Z">
        <w:r>
          <w:delText> </w:delText>
        </w:r>
      </w:del>
      <w:del w:id="1428" w:author="Leon Sandler" w:date="2026-09-06T00:00:00Z">
        <w:r>
          <w:delText>—</w:delText>
        </w:r>
      </w:del>
      <w:del w:id="1429" w:author="Leon Sandler" w:date="2026-09-06T00:00:00Z">
        <w:r>
          <w:delText> </w:delText>
        </w:r>
      </w:del>
      <w:del w:id="1430" w:author="Leon Sandler" w:date="2026-09-06T00:00:00Z">
        <w:r>
          <w:delText>even</w:delText>
        </w:r>
      </w:del>
      <w:ins w:id="1431" w:author="Leon Sandler" w:date="2026-09-06T00:00:00Z">
        <w:r>
          <w:t>material,</w:t>
        </w:r>
      </w:ins>
      <w:r>
        <w:t xml:space="preserve"> </w:t>
      </w:r>
      <w:r>
        <w:t>more</w:t>
      </w:r>
      <w:r>
        <w:t xml:space="preserve"> </w:t>
      </w:r>
      <w:r>
        <w:t>efficient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fence.</w:t>
      </w:r>
      <w:r>
        <w:t xml:space="preserve"> </w:t>
      </w:r>
      <w:r>
        <w:t>The</w:t>
      </w:r>
      <w:r>
        <w:t xml:space="preserve"> </w:t>
      </w:r>
      <w:r>
        <w:t>fence's</w:t>
      </w:r>
      <w:r>
        <w:t xml:space="preserve"> </w:t>
      </w:r>
      <w:r>
        <w:t>real</w:t>
      </w:r>
      <w:r>
        <w:t xml:space="preserve"> </w:t>
      </w:r>
      <w:r>
        <w:t>value</w:t>
      </w:r>
      <w:r>
        <w:t xml:space="preserve"> </w:t>
      </w:r>
      <w:r>
        <w:t>is</w:t>
      </w:r>
      <w:r>
        <w:t xml:space="preserve"> </w:t>
      </w:r>
      <w:r>
        <w:t>protecting</w:t>
      </w:r>
      <w:r>
        <w:t xml:space="preserve"> </w:t>
      </w:r>
      <w:r>
        <w:t>things</w:t>
      </w:r>
      <w:r>
        <w:t xml:space="preserve"> </w:t>
      </w:r>
      <w:r>
        <w:t>soil</w:t>
      </w:r>
      <w:r>
        <w:t xml:space="preserve"> </w:t>
      </w:r>
      <w:r>
        <w:t>cannot</w:t>
      </w:r>
      <w:r>
        <w:t xml:space="preserve"> </w:t>
      </w:r>
      <w:r>
        <w:t>cover,</w:t>
      </w:r>
      <w:r>
        <w:t xml:space="preserve"> </w:t>
      </w:r>
      <w:r>
        <w:t>like</w:t>
      </w:r>
      <w:r>
        <w:t xml:space="preserve"> </w:t>
      </w:r>
      <w:r>
        <w:t>rovers</w:t>
      </w:r>
      <w:r>
        <w:t xml:space="preserve"> </w:t>
      </w:r>
      <w:r>
        <w:t>and</w:t>
      </w:r>
      <w:r>
        <w:t xml:space="preserve"> </w:t>
      </w:r>
      <w:r>
        <w:t>astronauts</w:t>
      </w:r>
      <w:r>
        <w:t xml:space="preserve"> </w:t>
      </w:r>
      <w:r>
        <w:t>working</w:t>
      </w:r>
      <w:r>
        <w:t xml:space="preserve"> </w:t>
      </w:r>
      <w:del w:id="1432" w:author="Leon Sandler" w:date="2026-09-06T00:00:00Z">
        <w:r>
          <w:delText>outside.</w:delText>
        </w:r>
      </w:del>
      <w:ins w:id="1433" w:author="Leon Sandler" w:date="2026-09-06T00:00:00Z">
        <w:r>
          <w:t>outside,</w:t>
        </w:r>
      </w:ins>
      <w:ins w:id="1434" w:author="Leon Sandler" w:date="2026-09-06T00:00:00Z">
        <w:r>
          <w:t xml:space="preserve"> </w:t>
        </w:r>
      </w:ins>
      <w:ins w:id="1435" w:author="Leon Sandler" w:date="2026-09-06T00:00:00Z">
        <w:r>
          <w:t>and</w:t>
        </w:r>
      </w:ins>
      <w:ins w:id="1436" w:author="Leon Sandler" w:date="2026-09-06T00:00:00Z">
        <w:r>
          <w:t xml:space="preserve"> </w:t>
        </w:r>
      </w:ins>
      <w:ins w:id="1437" w:author="Leon Sandler" w:date="2026-09-06T00:00:00Z">
        <w:r>
          <w:t>the</w:t>
        </w:r>
      </w:ins>
      <w:ins w:id="1438" w:author="Leon Sandler" w:date="2026-09-06T00:00:00Z">
        <w:r>
          <w:t xml:space="preserve"> </w:t>
        </w:r>
      </w:ins>
      <w:ins w:id="1439" w:author="Leon Sandler" w:date="2026-09-06T00:00:00Z">
        <w:r>
          <w:t>ISRU-built</w:t>
        </w:r>
      </w:ins>
      <w:ins w:id="1440" w:author="Leon Sandler" w:date="2026-09-06T00:00:00Z">
        <w:r>
          <w:t xml:space="preserve"> </w:t>
        </w:r>
      </w:ins>
      <w:ins w:id="1441" w:author="Leon Sandler" w:date="2026-09-06T00:00:00Z">
        <w:r>
          <w:t>version</w:t>
        </w:r>
      </w:ins>
      <w:ins w:id="1442" w:author="Leon Sandler" w:date="2026-09-06T00:00:00Z">
        <w:r>
          <w:t xml:space="preserve"> </w:t>
        </w:r>
      </w:ins>
      <w:ins w:id="1443" w:author="Leon Sandler" w:date="2026-09-06T00:00:00Z">
        <w:r>
          <w:t>of</w:t>
        </w:r>
      </w:ins>
      <w:ins w:id="1444" w:author="Leon Sandler" w:date="2026-09-06T00:00:00Z">
        <w:r>
          <w:t xml:space="preserve"> </w:t>
        </w:r>
      </w:ins>
      <w:ins w:id="1445" w:author="Leon Sandler" w:date="2026-09-06T00:00:00Z">
        <w:r>
          <w:t>the</w:t>
        </w:r>
      </w:ins>
      <w:ins w:id="1446" w:author="Leon Sandler" w:date="2026-09-06T00:00:00Z">
        <w:r>
          <w:t xml:space="preserve"> </w:t>
        </w:r>
      </w:ins>
      <w:ins w:id="1447" w:author="Leon Sandler" w:date="2026-09-06T00:00:00Z">
        <w:r>
          <w:t>fence</w:t>
        </w:r>
      </w:ins>
      <w:ins w:id="1448" w:author="Leon Sandler" w:date="2026-09-06T00:00:00Z">
        <w:r>
          <w:t xml:space="preserve"> </w:t>
        </w:r>
      </w:ins>
      <w:ins w:id="1449" w:author="Leon Sandler" w:date="2026-09-06T00:00:00Z">
        <w:r>
          <w:t>makes</w:t>
        </w:r>
      </w:ins>
      <w:ins w:id="1450" w:author="Leon Sandler" w:date="2026-09-06T00:00:00Z">
        <w:r>
          <w:t xml:space="preserve"> </w:t>
        </w:r>
      </w:ins>
      <w:ins w:id="1451" w:author="Leon Sandler" w:date="2026-09-06T00:00:00Z">
        <w:r>
          <w:t>that</w:t>
        </w:r>
      </w:ins>
      <w:ins w:id="1452" w:author="Leon Sandler" w:date="2026-09-06T00:00:00Z">
        <w:r>
          <w:t xml:space="preserve"> </w:t>
        </w:r>
      </w:ins>
      <w:ins w:id="1453" w:author="Leon Sandler" w:date="2026-09-06T00:00:00Z">
        <w:r>
          <w:t>protection</w:t>
        </w:r>
      </w:ins>
      <w:ins w:id="1454" w:author="Leon Sandler" w:date="2026-09-06T00:00:00Z">
        <w:r>
          <w:t xml:space="preserve"> </w:t>
        </w:r>
      </w:ins>
      <w:ins w:id="1455" w:author="Leon Sandler" w:date="2026-09-06T00:00:00Z">
        <w:r>
          <w:t>cheaper</w:t>
        </w:r>
      </w:ins>
      <w:ins w:id="1456" w:author="Leon Sandler" w:date="2026-09-06T00:00:00Z">
        <w:r>
          <w:t xml:space="preserve"> </w:t>
        </w:r>
      </w:ins>
      <w:ins w:id="1457" w:author="Leon Sandler" w:date="2026-09-06T00:00:00Z">
        <w:r>
          <w:t>in</w:t>
        </w:r>
      </w:ins>
      <w:ins w:id="1458" w:author="Leon Sandler" w:date="2026-09-06T00:00:00Z">
        <w:r>
          <w:t xml:space="preserve"> </w:t>
        </w:r>
      </w:ins>
      <w:ins w:id="1459" w:author="Leon Sandler" w:date="2026-09-06T00:00:00Z">
        <w:r>
          <w:t>Earth-launch</w:t>
        </w:r>
      </w:ins>
      <w:ins w:id="1460" w:author="Leon Sandler" w:date="2026-09-06T00:00:00Z">
        <w:r>
          <w:t xml:space="preserve"> </w:t>
        </w:r>
      </w:ins>
      <w:ins w:id="1461" w:author="Leon Sandler" w:date="2026-09-06T00:00:00Z">
        <w:r>
          <w:t>terms</w:t>
        </w:r>
      </w:ins>
      <w:ins w:id="1462" w:author="Leon Sandler" w:date="2026-09-06T00:00:00Z">
        <w:r>
          <w:t xml:space="preserve"> </w:t>
        </w:r>
      </w:ins>
      <w:ins w:id="1463" w:author="Leon Sandler" w:date="2026-09-06T00:00:00Z">
        <w:r>
          <w:t>without</w:t>
        </w:r>
      </w:ins>
      <w:ins w:id="1464" w:author="Leon Sandler" w:date="2026-09-06T00:00:00Z">
        <w:r>
          <w:t xml:space="preserve"> </w:t>
        </w:r>
      </w:ins>
      <w:ins w:id="1465" w:author="Leon Sandler" w:date="2026-09-06T00:00:00Z">
        <w:r>
          <w:t>changing</w:t>
        </w:r>
      </w:ins>
      <w:ins w:id="1466" w:author="Leon Sandler" w:date="2026-09-06T00:00:00Z">
        <w:r>
          <w:t xml:space="preserve"> </w:t>
        </w:r>
      </w:ins>
      <w:ins w:id="1467" w:author="Leon Sandler" w:date="2026-09-06T00:00:00Z">
        <w:r>
          <w:t>how</w:t>
        </w:r>
      </w:ins>
      <w:ins w:id="1468" w:author="Leon Sandler" w:date="2026-09-06T00:00:00Z">
        <w:r>
          <w:t xml:space="preserve"> </w:t>
        </w:r>
      </w:ins>
      <w:ins w:id="1469" w:author="Leon Sandler" w:date="2026-09-06T00:00:00Z">
        <w:r>
          <w:t>well</w:t>
        </w:r>
      </w:ins>
      <w:ins w:id="1470" w:author="Leon Sandler" w:date="2026-09-06T00:00:00Z">
        <w:r>
          <w:t xml:space="preserve"> </w:t>
        </w:r>
      </w:ins>
      <w:ins w:id="1471" w:author="Leon Sandler" w:date="2026-09-06T00:00:00Z">
        <w:r>
          <w:t>it</w:t>
        </w:r>
      </w:ins>
      <w:ins w:id="1472" w:author="Leon Sandler" w:date="2026-09-06T00:00:00Z">
        <w:r>
          <w:t xml:space="preserve"> </w:t>
        </w:r>
      </w:ins>
      <w:ins w:id="1473" w:author="Leon Sandler" w:date="2026-09-06T00:00:00Z">
        <w:r>
          <w:t>shields.</w:t>
        </w:r>
      </w:ins>
    </w:p>
    <w:p>
      <w:r>
        <w:t>Keywords:</w:t>
      </w:r>
      <w:r>
        <w:t xml:space="preserve"> </w:t>
      </w:r>
      <w:r>
        <w:t>active</w:t>
      </w:r>
      <w:r>
        <w:t xml:space="preserve"> </w:t>
      </w:r>
      <w:r>
        <w:t>magnetic</w:t>
      </w:r>
      <w:r>
        <w:t xml:space="preserve"> </w:t>
      </w:r>
      <w:r>
        <w:t>shielding;</w:t>
      </w:r>
      <w:r>
        <w:t xml:space="preserve"> </w:t>
      </w:r>
      <w:r>
        <w:t>solar</w:t>
      </w:r>
      <w:r>
        <w:t xml:space="preserve"> </w:t>
      </w:r>
      <w:r>
        <w:t>energetic</w:t>
      </w:r>
      <w:r>
        <w:t xml:space="preserve"> </w:t>
      </w:r>
      <w:r>
        <w:t>particles;</w:t>
      </w:r>
      <w:r>
        <w:t xml:space="preserve"> </w:t>
      </w:r>
      <w:r>
        <w:t>lunar</w:t>
      </w:r>
      <w:r>
        <w:t xml:space="preserve"> </w:t>
      </w:r>
      <w:r>
        <w:t>habitat;</w:t>
      </w:r>
      <w:r>
        <w:t xml:space="preserve"> </w:t>
      </w:r>
      <w:r>
        <w:t>distributed</w:t>
      </w:r>
      <w:r>
        <w:t xml:space="preserve"> </w:t>
      </w:r>
      <w:r>
        <w:t>dipole</w:t>
      </w:r>
      <w:r>
        <w:t xml:space="preserve"> </w:t>
      </w:r>
      <w:r>
        <w:t>array;</w:t>
      </w:r>
      <w:r>
        <w:t xml:space="preserve"> </w:t>
      </w:r>
      <w:r>
        <w:t>superconducting</w:t>
      </w:r>
      <w:r>
        <w:t xml:space="preserve"> </w:t>
      </w:r>
      <w:r>
        <w:t>coils;</w:t>
      </w:r>
      <w:r>
        <w:t xml:space="preserve"> </w:t>
      </w:r>
      <w:r>
        <w:t>in-situ</w:t>
      </w:r>
      <w:r>
        <w:t xml:space="preserve"> </w:t>
      </w:r>
      <w:r>
        <w:t>resource</w:t>
      </w:r>
      <w:r>
        <w:t xml:space="preserve"> </w:t>
      </w:r>
      <w:r>
        <w:t>utilization;</w:t>
      </w:r>
      <w:r>
        <w:t xml:space="preserve"> </w:t>
      </w:r>
      <w:r>
        <w:t>permanent</w:t>
      </w:r>
      <w:r>
        <w:t xml:space="preserve"> </w:t>
      </w:r>
      <w:r>
        <w:t>magnets;</w:t>
      </w:r>
      <w:r>
        <w:t xml:space="preserve"> </w:t>
      </w:r>
      <w:ins w:id="1474" w:author="Leon Sandler" w:date="2026-09-06T00:00:00Z">
        <w:r>
          <w:t>radiation</w:t>
        </w:r>
      </w:ins>
      <w:ins w:id="1475" w:author="Leon Sandler" w:date="2026-09-06T00:00:00Z">
        <w:r>
          <w:t xml:space="preserve"> </w:t>
        </w:r>
      </w:ins>
      <w:ins w:id="1476" w:author="Leon Sandler" w:date="2026-09-06T00:00:00Z">
        <w:r>
          <w:t>dose;</w:t>
        </w:r>
      </w:ins>
      <w:ins w:id="1477" w:author="Leon Sandler" w:date="2026-09-06T00:00:00Z">
        <w:r>
          <w:t xml:space="preserve"> </w:t>
        </w:r>
      </w:ins>
      <w:ins w:id="1478" w:author="Leon Sandler" w:date="2026-09-06T00:00:00Z">
        <w:r>
          <w:t>engineering</w:t>
        </w:r>
      </w:ins>
      <w:ins w:id="1479" w:author="Leon Sandler" w:date="2026-09-06T00:00:00Z">
        <w:r>
          <w:t xml:space="preserve"> </w:t>
        </w:r>
      </w:ins>
      <w:ins w:id="1480" w:author="Leon Sandler" w:date="2026-09-06T00:00:00Z">
        <w:r>
          <w:t>feasibility;</w:t>
        </w:r>
      </w:ins>
      <w:ins w:id="1481" w:author="Leon Sandler" w:date="2026-09-06T00:00:00Z">
        <w:r>
          <w:t xml:space="preserve"> </w:t>
        </w:r>
      </w:ins>
      <w:r>
        <w:t>radiation-transport</w:t>
      </w:r>
      <w:r>
        <w:t xml:space="preserve"> </w:t>
      </w:r>
      <w:r>
        <w:t>specification</w:t>
      </w:r>
    </w:p>
    <w:p>
      <w:r>
        <w:t>1.</w:t>
      </w:r>
      <w:r>
        <w:t xml:space="preserve"> </w:t>
      </w:r>
      <w:r>
        <w:t>Introduction</w:t>
      </w:r>
    </w:p>
    <w:p>
      <w:r>
        <w:t>Solar</w:t>
      </w:r>
      <w:r>
        <w:t xml:space="preserve"> </w:t>
      </w:r>
      <w:r>
        <w:t>energetic</w:t>
      </w:r>
      <w:r>
        <w:t xml:space="preserve"> </w:t>
      </w:r>
      <w:r>
        <w:t>particle</w:t>
      </w:r>
      <w:r>
        <w:t xml:space="preserve"> </w:t>
      </w:r>
      <w:r>
        <w:t>(SEP)</w:t>
      </w:r>
      <w:r>
        <w:t xml:space="preserve"> </w:t>
      </w:r>
      <w:r>
        <w:t>events</w:t>
      </w:r>
      <w:r>
        <w:t xml:space="preserve"> </w:t>
      </w:r>
      <w:r>
        <w:t>are</w:t>
      </w:r>
      <w:r>
        <w:t xml:space="preserve"> </w:t>
      </w:r>
      <w:del w:id="1482" w:author="Leon Sandler" w:date="2026-09-06T00:00:00Z">
        <w:r>
          <w:delText>a</w:delText>
        </w:r>
      </w:del>
      <w:ins w:id="1483" w:author="Leon Sandler" w:date="2026-09-06T00:00:00Z">
        <w:r>
          <w:t>among</w:t>
        </w:r>
      </w:ins>
      <w:ins w:id="1484" w:author="Leon Sandler" w:date="2026-09-06T00:00:00Z">
        <w:r>
          <w:t xml:space="preserve"> </w:t>
        </w:r>
      </w:ins>
      <w:ins w:id="1485" w:author="Leon Sandler" w:date="2026-09-06T00:00:00Z">
        <w:r>
          <w:t>the</w:t>
        </w:r>
      </w:ins>
      <w:r>
        <w:t xml:space="preserve"> </w:t>
      </w:r>
      <w:r>
        <w:t>principal</w:t>
      </w:r>
      <w:r>
        <w:t xml:space="preserve"> </w:t>
      </w:r>
      <w:r>
        <w:t>radiation</w:t>
      </w:r>
      <w:r>
        <w:t xml:space="preserve"> </w:t>
      </w:r>
      <w:del w:id="1486" w:author="Leon Sandler" w:date="2026-09-06T00:00:00Z">
        <w:r>
          <w:delText>hazard</w:delText>
        </w:r>
      </w:del>
      <w:ins w:id="1487" w:author="Leon Sandler" w:date="2026-09-06T00:00:00Z">
        <w:r>
          <w:t>hazards</w:t>
        </w:r>
      </w:ins>
      <w:r>
        <w:t xml:space="preserve"> </w:t>
      </w:r>
      <w:r>
        <w:t>for</w:t>
      </w:r>
      <w:ins w:id="1488" w:author="Leon Sandler" w:date="2026-09-06T00:00:00Z">
        <w:r>
          <w:t xml:space="preserve"> </w:t>
        </w:r>
      </w:ins>
      <w:ins w:id="1489" w:author="Leon Sandler" w:date="2026-09-06T00:00:00Z">
        <w:r>
          <w:t>sustained</w:t>
        </w:r>
      </w:ins>
      <w:r>
        <w:t xml:space="preserve"> </w:t>
      </w:r>
      <w:r>
        <w:t>lunar</w:t>
      </w:r>
      <w:r>
        <w:t xml:space="preserve"> </w:t>
      </w:r>
      <w:r>
        <w:t>surface</w:t>
      </w:r>
      <w:r>
        <w:t xml:space="preserve"> </w:t>
      </w:r>
      <w:del w:id="1490" w:author="Leon Sandler" w:date="2026-09-06T00:00:00Z">
        <w:r>
          <w:delText>operations:</w:delText>
        </w:r>
      </w:del>
      <w:ins w:id="1491" w:author="Leon Sandler" w:date="2026-09-06T00:00:00Z">
        <w:r>
          <w:t>operations.</w:t>
        </w:r>
      </w:ins>
      <w:ins w:id="1492" w:author="Leon Sandler" w:date="2026-09-06T00:00:00Z">
        <w:r>
          <w:t xml:space="preserve"> </w:t>
        </w:r>
      </w:ins>
      <w:ins w:id="1493" w:author="Leon Sandler" w:date="2026-09-06T00:00:00Z">
        <w:r>
          <w:t>Unlike</w:t>
        </w:r>
      </w:ins>
      <w:ins w:id="1494" w:author="Leon Sandler" w:date="2026-09-06T00:00:00Z">
        <w:r>
          <w:t xml:space="preserve"> </w:t>
        </w:r>
      </w:ins>
      <w:ins w:id="1495" w:author="Leon Sandler" w:date="2026-09-06T00:00:00Z">
        <w:r>
          <w:t>Earth,</w:t>
        </w:r>
      </w:ins>
      <w:ins w:id="1496" w:author="Leon Sandler" w:date="2026-09-06T00:00:00Z">
        <w:r>
          <w:t xml:space="preserve"> </w:t>
        </w:r>
      </w:ins>
      <w:ins w:id="1497" w:author="Leon Sandler" w:date="2026-09-06T00:00:00Z">
        <w:r>
          <w:t>the</w:t>
        </w:r>
      </w:ins>
      <w:ins w:id="1498" w:author="Leon Sandler" w:date="2026-09-06T00:00:00Z">
        <w:r>
          <w:t xml:space="preserve"> </w:t>
        </w:r>
      </w:ins>
      <w:ins w:id="1499" w:author="Leon Sandler" w:date="2026-09-06T00:00:00Z">
        <w:r>
          <w:t>Moon</w:t>
        </w:r>
      </w:ins>
      <w:ins w:id="1500" w:author="Leon Sandler" w:date="2026-09-06T00:00:00Z">
        <w:r>
          <w:t xml:space="preserve"> </w:t>
        </w:r>
      </w:ins>
      <w:ins w:id="1501" w:author="Leon Sandler" w:date="2026-09-06T00:00:00Z">
        <w:r>
          <w:t>has</w:t>
        </w:r>
      </w:ins>
      <w:ins w:id="1502" w:author="Leon Sandler" w:date="2026-09-06T00:00:00Z">
        <w:r>
          <w:t xml:space="preserve"> </w:t>
        </w:r>
      </w:ins>
      <w:ins w:id="1503" w:author="Leon Sandler" w:date="2026-09-06T00:00:00Z">
        <w:r>
          <w:t>neither</w:t>
        </w:r>
      </w:ins>
      <w:ins w:id="1504" w:author="Leon Sandler" w:date="2026-09-06T00:00:00Z">
        <w:r>
          <w:t xml:space="preserve"> </w:t>
        </w:r>
      </w:ins>
      <w:ins w:id="1505" w:author="Leon Sandler" w:date="2026-09-06T00:00:00Z">
        <w:r>
          <w:t>a</w:t>
        </w:r>
      </w:ins>
      <w:ins w:id="1506" w:author="Leon Sandler" w:date="2026-09-06T00:00:00Z">
        <w:r>
          <w:t xml:space="preserve"> </w:t>
        </w:r>
      </w:ins>
      <w:ins w:id="1507" w:author="Leon Sandler" w:date="2026-09-06T00:00:00Z">
        <w:r>
          <w:t>global</w:t>
        </w:r>
      </w:ins>
      <w:ins w:id="1508" w:author="Leon Sandler" w:date="2026-09-06T00:00:00Z">
        <w:r>
          <w:t xml:space="preserve"> </w:t>
        </w:r>
      </w:ins>
      <w:ins w:id="1509" w:author="Leon Sandler" w:date="2026-09-06T00:00:00Z">
        <w:r>
          <w:t>magnetic</w:t>
        </w:r>
      </w:ins>
      <w:ins w:id="1510" w:author="Leon Sandler" w:date="2026-09-06T00:00:00Z">
        <w:r>
          <w:t xml:space="preserve"> </w:t>
        </w:r>
      </w:ins>
      <w:ins w:id="1511" w:author="Leon Sandler" w:date="2026-09-06T00:00:00Z">
        <w:r>
          <w:t>field</w:t>
        </w:r>
      </w:ins>
      <w:ins w:id="1512" w:author="Leon Sandler" w:date="2026-09-06T00:00:00Z">
        <w:r>
          <w:t xml:space="preserve"> </w:t>
        </w:r>
      </w:ins>
      <w:ins w:id="1513" w:author="Leon Sandler" w:date="2026-09-06T00:00:00Z">
        <w:r>
          <w:t>nor</w:t>
        </w:r>
      </w:ins>
      <w:ins w:id="1514" w:author="Leon Sandler" w:date="2026-09-06T00:00:00Z">
        <w:r>
          <w:t xml:space="preserve"> </w:t>
        </w:r>
      </w:ins>
      <w:ins w:id="1515" w:author="Leon Sandler" w:date="2026-09-06T00:00:00Z">
        <w:r>
          <w:t>a</w:t>
        </w:r>
      </w:ins>
      <w:ins w:id="1516" w:author="Leon Sandler" w:date="2026-09-06T00:00:00Z">
        <w:r>
          <w:t xml:space="preserve"> </w:t>
        </w:r>
      </w:ins>
      <w:ins w:id="1517" w:author="Leon Sandler" w:date="2026-09-06T00:00:00Z">
        <w:r>
          <w:t>substantial</w:t>
        </w:r>
      </w:ins>
      <w:ins w:id="1518" w:author="Leon Sandler" w:date="2026-09-06T00:00:00Z">
        <w:r>
          <w:t xml:space="preserve"> </w:t>
        </w:r>
      </w:ins>
      <w:ins w:id="1519" w:author="Leon Sandler" w:date="2026-09-06T00:00:00Z">
        <w:r>
          <w:t>atmosphere</w:t>
        </w:r>
      </w:ins>
      <w:ins w:id="1520" w:author="Leon Sandler" w:date="2026-09-06T00:00:00Z">
        <w:r>
          <w:t xml:space="preserve"> </w:t>
        </w:r>
      </w:ins>
      <w:ins w:id="1521" w:author="Leon Sandler" w:date="2026-09-06T00:00:00Z">
        <w:r>
          <w:t>to</w:t>
        </w:r>
      </w:ins>
      <w:ins w:id="1522" w:author="Leon Sandler" w:date="2026-09-06T00:00:00Z">
        <w:r>
          <w:t xml:space="preserve"> </w:t>
        </w:r>
      </w:ins>
      <w:ins w:id="1523" w:author="Leon Sandler" w:date="2026-09-06T00:00:00Z">
        <w:r>
          <w:t>attenuate</w:t>
        </w:r>
      </w:ins>
      <w:ins w:id="1524" w:author="Leon Sandler" w:date="2026-09-06T00:00:00Z">
        <w:r>
          <w:t xml:space="preserve"> </w:t>
        </w:r>
      </w:ins>
      <w:ins w:id="1525" w:author="Leon Sandler" w:date="2026-09-06T00:00:00Z">
        <w:r>
          <w:t>incoming</w:t>
        </w:r>
      </w:ins>
      <w:ins w:id="1526" w:author="Leon Sandler" w:date="2026-09-06T00:00:00Z">
        <w:r>
          <w:t xml:space="preserve"> </w:t>
        </w:r>
      </w:ins>
      <w:ins w:id="1527" w:author="Leon Sandler" w:date="2026-09-06T00:00:00Z">
        <w:r>
          <w:t>protons</w:t>
        </w:r>
      </w:ins>
      <w:ins w:id="1528" w:author="Leon Sandler" w:date="2026-09-06T00:00:00Z">
        <w:r>
          <w:t xml:space="preserve"> </w:t>
        </w:r>
      </w:ins>
      <w:ins w:id="1529" w:author="Leon Sandler" w:date="2026-09-06T00:00:00Z">
        <w:r>
          <w:t>and</w:t>
        </w:r>
      </w:ins>
      <w:ins w:id="1530" w:author="Leon Sandler" w:date="2026-09-06T00:00:00Z">
        <w:r>
          <w:t xml:space="preserve"> </w:t>
        </w:r>
      </w:ins>
      <w:ins w:id="1531" w:author="Leon Sandler" w:date="2026-09-06T00:00:00Z">
        <w:r>
          <w:t>heavier</w:t>
        </w:r>
      </w:ins>
      <w:ins w:id="1532" w:author="Leon Sandler" w:date="2026-09-06T00:00:00Z">
        <w:r>
          <w:t xml:space="preserve"> </w:t>
        </w:r>
      </w:ins>
      <w:ins w:id="1533" w:author="Leon Sandler" w:date="2026-09-06T00:00:00Z">
        <w:r>
          <w:t>ions,</w:t>
        </w:r>
      </w:ins>
      <w:ins w:id="1534" w:author="Leon Sandler" w:date="2026-09-06T00:00:00Z">
        <w:r>
          <w:t xml:space="preserve"> </w:t>
        </w:r>
      </w:ins>
      <w:ins w:id="1535" w:author="Leon Sandler" w:date="2026-09-06T00:00:00Z">
        <w:r>
          <w:t>so</w:t>
        </w:r>
      </w:ins>
      <w:ins w:id="1536" w:author="Leon Sandler" w:date="2026-09-06T00:00:00Z">
        <w:r>
          <w:t xml:space="preserve"> </w:t>
        </w:r>
      </w:ins>
      <w:ins w:id="1537" w:author="Leon Sandler" w:date="2026-09-06T00:00:00Z">
        <w:r>
          <w:t>surface</w:t>
        </w:r>
      </w:ins>
      <w:ins w:id="1538" w:author="Leon Sandler" w:date="2026-09-06T00:00:00Z">
        <w:r>
          <w:t xml:space="preserve"> </w:t>
        </w:r>
      </w:ins>
      <w:ins w:id="1539" w:author="Leon Sandler" w:date="2026-09-06T00:00:00Z">
        <w:r>
          <w:t>assets</w:t>
        </w:r>
      </w:ins>
      <w:ins w:id="1540" w:author="Leon Sandler" w:date="2026-09-06T00:00:00Z">
        <w:r>
          <w:t xml:space="preserve"> </w:t>
        </w:r>
      </w:ins>
      <w:ins w:id="1541" w:author="Leon Sandler" w:date="2026-09-06T00:00:00Z">
        <w:r>
          <w:t>are</w:t>
        </w:r>
      </w:ins>
      <w:ins w:id="1542" w:author="Leon Sandler" w:date="2026-09-06T00:00:00Z">
        <w:r>
          <w:t xml:space="preserve"> </w:t>
        </w:r>
      </w:ins>
      <w:ins w:id="1543" w:author="Leon Sandler" w:date="2026-09-06T00:00:00Z">
        <w:r>
          <w:t>exposed</w:t>
        </w:r>
      </w:ins>
      <w:ins w:id="1544" w:author="Leon Sandler" w:date="2026-09-06T00:00:00Z">
        <w:r>
          <w:t xml:space="preserve"> </w:t>
        </w:r>
      </w:ins>
      <w:ins w:id="1545" w:author="Leon Sandler" w:date="2026-09-06T00:00:00Z">
        <w:r>
          <w:t>to</w:t>
        </w:r>
      </w:ins>
      <w:ins w:id="1546" w:author="Leon Sandler" w:date="2026-09-06T00:00:00Z">
        <w:r>
          <w:t xml:space="preserve"> </w:t>
        </w:r>
      </w:ins>
      <w:ins w:id="1547" w:author="Leon Sandler" w:date="2026-09-06T00:00:00Z">
        <w:r>
          <w:t>the</w:t>
        </w:r>
      </w:ins>
      <w:ins w:id="1548" w:author="Leon Sandler" w:date="2026-09-06T00:00:00Z">
        <w:r>
          <w:t xml:space="preserve"> </w:t>
        </w:r>
      </w:ins>
      <w:ins w:id="1549" w:author="Leon Sandler" w:date="2026-09-06T00:00:00Z">
        <w:r>
          <w:t>full</w:t>
        </w:r>
      </w:ins>
      <w:ins w:id="1550" w:author="Leon Sandler" w:date="2026-09-06T00:00:00Z">
        <w:r>
          <w:t xml:space="preserve"> </w:t>
        </w:r>
      </w:ins>
      <w:ins w:id="1551" w:author="Leon Sandler" w:date="2026-09-06T00:00:00Z">
        <w:r>
          <w:t>unattenuated</w:t>
        </w:r>
      </w:ins>
      <w:ins w:id="1552" w:author="Leon Sandler" w:date="2026-09-06T00:00:00Z">
        <w:r>
          <w:t xml:space="preserve"> </w:t>
        </w:r>
      </w:ins>
      <w:ins w:id="1553" w:author="Leon Sandler" w:date="2026-09-06T00:00:00Z">
        <w:r>
          <w:t>SEP</w:t>
        </w:r>
      </w:ins>
      <w:ins w:id="1554" w:author="Leon Sandler" w:date="2026-09-06T00:00:00Z">
        <w:r>
          <w:t xml:space="preserve"> </w:t>
        </w:r>
      </w:ins>
      <w:ins w:id="1555" w:author="Leon Sandler" w:date="2026-09-06T00:00:00Z">
        <w:r>
          <w:t>spectrum</w:t>
        </w:r>
      </w:ins>
      <w:ins w:id="1556" w:author="Leon Sandler" w:date="2026-09-06T00:00:00Z">
        <w:r>
          <w:t xml:space="preserve"> </w:t>
        </w:r>
      </w:ins>
      <w:ins w:id="1557" w:author="Leon Sandler" w:date="2026-09-06T00:00:00Z">
        <w:r>
          <w:t>except</w:t>
        </w:r>
      </w:ins>
      <w:ins w:id="1558" w:author="Leon Sandler" w:date="2026-09-06T00:00:00Z">
        <w:r>
          <w:t xml:space="preserve"> </w:t>
        </w:r>
      </w:ins>
      <w:ins w:id="1559" w:author="Leon Sandler" w:date="2026-09-06T00:00:00Z">
        <w:r>
          <w:t>where</w:t>
        </w:r>
      </w:ins>
      <w:ins w:id="1560" w:author="Leon Sandler" w:date="2026-09-06T00:00:00Z">
        <w:r>
          <w:t xml:space="preserve"> </w:t>
        </w:r>
      </w:ins>
      <w:ins w:id="1561" w:author="Leon Sandler" w:date="2026-09-06T00:00:00Z">
        <w:r>
          <w:t>they</w:t>
        </w:r>
      </w:ins>
      <w:ins w:id="1562" w:author="Leon Sandler" w:date="2026-09-06T00:00:00Z">
        <w:r>
          <w:t xml:space="preserve"> </w:t>
        </w:r>
      </w:ins>
      <w:ins w:id="1563" w:author="Leon Sandler" w:date="2026-09-06T00:00:00Z">
        <w:r>
          <w:t>are</w:t>
        </w:r>
      </w:ins>
      <w:ins w:id="1564" w:author="Leon Sandler" w:date="2026-09-06T00:00:00Z">
        <w:r>
          <w:t xml:space="preserve"> </w:t>
        </w:r>
      </w:ins>
      <w:ins w:id="1565" w:author="Leon Sandler" w:date="2026-09-06T00:00:00Z">
        <w:r>
          <w:t>deliberately</w:t>
        </w:r>
      </w:ins>
      <w:ins w:id="1566" w:author="Leon Sandler" w:date="2026-09-06T00:00:00Z">
        <w:r>
          <w:t xml:space="preserve"> </w:t>
        </w:r>
      </w:ins>
      <w:ins w:id="1567" w:author="Leon Sandler" w:date="2026-09-06T00:00:00Z">
        <w:r>
          <w:t>shielded.</w:t>
        </w:r>
      </w:ins>
      <w:ins w:id="1568" w:author="Leon Sandler" w:date="2026-09-06T00:00:00Z">
        <w:r>
          <w:t xml:space="preserve"> </w:t>
        </w:r>
      </w:ins>
      <w:ins w:id="1569" w:author="Leon Sandler" w:date="2026-09-06T00:00:00Z">
        <w:r>
          <w:t>Large</w:t>
        </w:r>
      </w:ins>
      <w:ins w:id="1570" w:author="Leon Sandler" w:date="2026-09-06T00:00:00Z">
        <w:r>
          <w:t xml:space="preserve"> </w:t>
        </w:r>
      </w:ins>
      <w:ins w:id="1571" w:author="Leon Sandler" w:date="2026-09-06T00:00:00Z">
        <w:r>
          <w:t>SEP</w:t>
        </w:r>
      </w:ins>
      <w:ins w:id="1572" w:author="Leon Sandler" w:date="2026-09-06T00:00:00Z">
        <w:r>
          <w:t xml:space="preserve"> </w:t>
        </w:r>
      </w:ins>
      <w:ins w:id="1573" w:author="Leon Sandler" w:date="2026-09-06T00:00:00Z">
        <w:r>
          <w:t>events</w:t>
        </w:r>
      </w:ins>
      <w:ins w:id="1574" w:author="Leon Sandler" w:date="2026-09-06T00:00:00Z">
        <w:r>
          <w:t xml:space="preserve"> </w:t>
        </w:r>
      </w:ins>
      <w:ins w:id="1575" w:author="Leon Sandler" w:date="2026-09-06T00:00:00Z">
        <w:r>
          <w:t>are</w:t>
        </w:r>
      </w:ins>
      <w:ins w:id="1576" w:author="Leon Sandler" w:date="2026-09-06T00:00:00Z">
        <w:r>
          <w:t xml:space="preserve"> </w:t>
        </w:r>
      </w:ins>
      <w:ins w:id="1577" w:author="Leon Sandler" w:date="2026-09-06T00:00:00Z">
        <w:r>
          <w:t>episodic</w:t>
        </w:r>
      </w:ins>
      <w:ins w:id="1578" w:author="Leon Sandler" w:date="2026-09-06T00:00:00Z">
        <w:r>
          <w:t xml:space="preserve"> </w:t>
        </w:r>
      </w:ins>
      <w:ins w:id="1579" w:author="Leon Sandler" w:date="2026-09-06T00:00:00Z">
        <w:r>
          <w:t>but</w:t>
        </w:r>
      </w:ins>
      <w:ins w:id="1580" w:author="Leon Sandler" w:date="2026-09-06T00:00:00Z">
        <w:r>
          <w:t xml:space="preserve"> </w:t>
        </w:r>
      </w:ins>
      <w:ins w:id="1581" w:author="Leon Sandler" w:date="2026-09-06T00:00:00Z">
        <w:r>
          <w:t>severe:</w:t>
        </w:r>
      </w:ins>
      <w:ins w:id="1582" w:author="Leon Sandler" w:date="2026-09-06T00:00:00Z">
        <w:r>
          <w:t xml:space="preserve"> </w:t>
        </w:r>
      </w:ins>
      <w:ins w:id="1583" w:author="Leon Sandler" w:date="2026-09-06T00:00:00Z">
        <w:r>
          <w:t>the</w:t>
        </w:r>
      </w:ins>
      <w:ins w:id="1584" w:author="Leon Sandler" w:date="2026-09-06T00:00:00Z">
        <w:r>
          <w:t xml:space="preserve"> </w:t>
        </w:r>
      </w:ins>
      <w:ins w:id="1585" w:author="Leon Sandler" w:date="2026-09-06T00:00:00Z">
        <w:r>
          <w:t>August</w:t>
        </w:r>
      </w:ins>
      <w:ins w:id="1586" w:author="Leon Sandler" w:date="2026-09-06T00:00:00Z">
        <w:r>
          <w:t xml:space="preserve"> </w:t>
        </w:r>
      </w:ins>
      <w:ins w:id="1587" w:author="Leon Sandler" w:date="2026-09-06T00:00:00Z">
        <w:r>
          <w:t>1972</w:t>
        </w:r>
      </w:ins>
      <w:ins w:id="1588" w:author="Leon Sandler" w:date="2026-09-06T00:00:00Z">
        <w:r>
          <w:t xml:space="preserve"> </w:t>
        </w:r>
      </w:ins>
      <w:ins w:id="1589" w:author="Leon Sandler" w:date="2026-09-06T00:00:00Z">
        <w:r>
          <w:t>event,</w:t>
        </w:r>
      </w:ins>
      <w:ins w:id="1590" w:author="Leon Sandler" w:date="2026-09-06T00:00:00Z">
        <w:r>
          <w:t xml:space="preserve"> </w:t>
        </w:r>
      </w:ins>
      <w:ins w:id="1591" w:author="Leon Sandler" w:date="2026-09-06T00:00:00Z">
        <w:r>
          <w:t>occurring</w:t>
        </w:r>
      </w:ins>
      <w:ins w:id="1592" w:author="Leon Sandler" w:date="2026-09-06T00:00:00Z">
        <w:r>
          <w:t xml:space="preserve"> </w:t>
        </w:r>
      </w:ins>
      <w:ins w:id="1593" w:author="Leon Sandler" w:date="2026-09-06T00:00:00Z">
        <w:r>
          <w:t>between</w:t>
        </w:r>
      </w:ins>
      <w:ins w:id="1594" w:author="Leon Sandler" w:date="2026-09-06T00:00:00Z">
        <w:r>
          <w:t xml:space="preserve"> </w:t>
        </w:r>
      </w:ins>
      <w:ins w:id="1595" w:author="Leon Sandler" w:date="2026-09-06T00:00:00Z">
        <w:r>
          <w:t>the</w:t>
        </w:r>
      </w:ins>
      <w:ins w:id="1596" w:author="Leon Sandler" w:date="2026-09-06T00:00:00Z">
        <w:r>
          <w:t xml:space="preserve"> </w:t>
        </w:r>
      </w:ins>
      <w:ins w:id="1597" w:author="Leon Sandler" w:date="2026-09-06T00:00:00Z">
        <w:r>
          <w:t>Apollo</w:t>
        </w:r>
      </w:ins>
      <w:ins w:id="1598" w:author="Leon Sandler" w:date="2026-09-06T00:00:00Z">
        <w:r>
          <w:t xml:space="preserve"> </w:t>
        </w:r>
      </w:ins>
      <w:ins w:id="1599" w:author="Leon Sandler" w:date="2026-09-06T00:00:00Z">
        <w:r>
          <w:t>16</w:t>
        </w:r>
      </w:ins>
      <w:ins w:id="1600" w:author="Leon Sandler" w:date="2026-09-06T00:00:00Z">
        <w:r>
          <w:t xml:space="preserve"> </w:t>
        </w:r>
      </w:ins>
      <w:ins w:id="1601" w:author="Leon Sandler" w:date="2026-09-06T00:00:00Z">
        <w:r>
          <w:t>and</w:t>
        </w:r>
      </w:ins>
      <w:ins w:id="1602" w:author="Leon Sandler" w:date="2026-09-06T00:00:00Z">
        <w:r>
          <w:t xml:space="preserve"> </w:t>
        </w:r>
      </w:ins>
      <w:ins w:id="1603" w:author="Leon Sandler" w:date="2026-09-06T00:00:00Z">
        <w:r>
          <w:t>17</w:t>
        </w:r>
      </w:ins>
      <w:ins w:id="1604" w:author="Leon Sandler" w:date="2026-09-06T00:00:00Z">
        <w:r>
          <w:t xml:space="preserve"> </w:t>
        </w:r>
      </w:ins>
      <w:ins w:id="1605" w:author="Leon Sandler" w:date="2026-09-06T00:00:00Z">
        <w:r>
          <w:t>missions,</w:t>
        </w:r>
      </w:ins>
      <w:ins w:id="1606" w:author="Leon Sandler" w:date="2026-09-06T00:00:00Z">
        <w:r>
          <w:t xml:space="preserve"> </w:t>
        </w:r>
      </w:ins>
      <w:ins w:id="1607" w:author="Leon Sandler" w:date="2026-09-06T00:00:00Z">
        <w:r>
          <w:t>would</w:t>
        </w:r>
      </w:ins>
      <w:ins w:id="1608" w:author="Leon Sandler" w:date="2026-09-06T00:00:00Z">
        <w:r>
          <w:t xml:space="preserve"> </w:t>
        </w:r>
      </w:ins>
      <w:ins w:id="1609" w:author="Leon Sandler" w:date="2026-09-06T00:00:00Z">
        <w:r>
          <w:t>have</w:t>
        </w:r>
      </w:ins>
      <w:ins w:id="1610" w:author="Leon Sandler" w:date="2026-09-06T00:00:00Z">
        <w:r>
          <w:t xml:space="preserve"> </w:t>
        </w:r>
      </w:ins>
      <w:ins w:id="1611" w:author="Leon Sandler" w:date="2026-09-06T00:00:00Z">
        <w:r>
          <w:t>delivered</w:t>
        </w:r>
      </w:ins>
      <w:ins w:id="1612" w:author="Leon Sandler" w:date="2026-09-06T00:00:00Z">
        <w:r>
          <w:t xml:space="preserve"> </w:t>
        </w:r>
      </w:ins>
      <w:ins w:id="1613" w:author="Leon Sandler" w:date="2026-09-06T00:00:00Z">
        <w:r>
          <w:t>an</w:t>
        </w:r>
      </w:ins>
      <w:ins w:id="1614" w:author="Leon Sandler" w:date="2026-09-06T00:00:00Z">
        <w:r>
          <w:t xml:space="preserve"> </w:t>
        </w:r>
      </w:ins>
      <w:ins w:id="1615" w:author="Leon Sandler" w:date="2026-09-06T00:00:00Z">
        <w:r>
          <w:t>estimated</w:t>
        </w:r>
      </w:ins>
      <w:ins w:id="1616" w:author="Leon Sandler" w:date="2026-09-06T00:00:00Z">
        <w:r>
          <w:t xml:space="preserve"> </w:t>
        </w:r>
      </w:ins>
      <w:ins w:id="1617" w:author="Leon Sandler" w:date="2026-09-06T00:00:00Z">
        <w:r>
          <w:t>unshielded</w:t>
        </w:r>
      </w:ins>
      <w:ins w:id="1618" w:author="Leon Sandler" w:date="2026-09-06T00:00:00Z">
        <w:r>
          <w:t xml:space="preserve"> </w:t>
        </w:r>
      </w:ins>
      <w:ins w:id="1619" w:author="Leon Sandler" w:date="2026-09-06T00:00:00Z">
        <w:r>
          <w:t>blood-forming-organ</w:t>
        </w:r>
      </w:ins>
      <w:ins w:id="1620" w:author="Leon Sandler" w:date="2026-09-06T00:00:00Z">
        <w:r>
          <w:t xml:space="preserve"> </w:t>
        </w:r>
      </w:ins>
      <w:ins w:id="1621" w:author="Leon Sandler" w:date="2026-09-06T00:00:00Z">
        <w:r>
          <w:t>(BFO)</w:t>
        </w:r>
      </w:ins>
      <w:ins w:id="1622" w:author="Leon Sandler" w:date="2026-09-06T00:00:00Z">
        <w:r>
          <w:t xml:space="preserve"> </w:t>
        </w:r>
      </w:ins>
      <w:ins w:id="1623" w:author="Leon Sandler" w:date="2026-09-06T00:00:00Z">
        <w:r>
          <w:t>dose</w:t>
        </w:r>
      </w:ins>
      <w:ins w:id="1624" w:author="Leon Sandler" w:date="2026-09-06T00:00:00Z">
        <w:r>
          <w:t xml:space="preserve"> </w:t>
        </w:r>
      </w:ins>
      <w:ins w:id="1625" w:author="Leon Sandler" w:date="2026-09-06T00:00:00Z">
        <w:r>
          <w:t>on</w:t>
        </w:r>
      </w:ins>
      <w:ins w:id="1626" w:author="Leon Sandler" w:date="2026-09-06T00:00:00Z">
        <w:r>
          <w:t xml:space="preserve"> </w:t>
        </w:r>
      </w:ins>
      <w:ins w:id="1627" w:author="Leon Sandler" w:date="2026-09-06T00:00:00Z">
        <w:r>
          <w:t>the</w:t>
        </w:r>
      </w:ins>
      <w:ins w:id="1628" w:author="Leon Sandler" w:date="2026-09-06T00:00:00Z">
        <w:r>
          <w:t xml:space="preserve"> </w:t>
        </w:r>
      </w:ins>
      <w:ins w:id="1629" w:author="Leon Sandler" w:date="2026-09-06T00:00:00Z">
        <w:r>
          <w:t>order</w:t>
        </w:r>
      </w:ins>
      <w:ins w:id="1630" w:author="Leon Sandler" w:date="2026-09-06T00:00:00Z">
        <w:r>
          <w:t xml:space="preserve"> </w:t>
        </w:r>
      </w:ins>
      <w:ins w:id="1631" w:author="Leon Sandler" w:date="2026-09-06T00:00:00Z">
        <w:r>
          <w:t>of</w:t>
        </w:r>
      </w:ins>
      <w:ins w:id="1632" w:author="Leon Sandler" w:date="2026-09-06T00:00:00Z">
        <w:r>
          <w:t xml:space="preserve"> </w:t>
        </w:r>
      </w:ins>
      <w:ins w:id="1633" w:author="Leon Sandler" w:date="2026-09-06T00:00:00Z">
        <w:r>
          <w:t>several</w:t>
        </w:r>
      </w:ins>
      <w:ins w:id="1634" w:author="Leon Sandler" w:date="2026-09-06T00:00:00Z">
        <w:r>
          <w:t xml:space="preserve"> </w:t>
        </w:r>
      </w:ins>
      <w:ins w:id="1635" w:author="Leon Sandler" w:date="2026-09-06T00:00:00Z">
        <w:r>
          <w:t>hundred</w:t>
        </w:r>
      </w:ins>
      <w:ins w:id="1636" w:author="Leon Sandler" w:date="2026-09-06T00:00:00Z">
        <w:r>
          <w:t xml:space="preserve"> </w:t>
        </w:r>
      </w:ins>
      <w:ins w:id="1637" w:author="Leon Sandler" w:date="2026-09-06T00:00:00Z">
        <w:r>
          <w:t>cSv</w:t>
        </w:r>
      </w:ins>
      <w:ins w:id="1638" w:author="Leon Sandler" w:date="2026-09-06T00:00:00Z">
        <w:r>
          <w:t xml:space="preserve"> </w:t>
        </w:r>
      </w:ins>
      <w:ins w:id="1639" w:author="Leon Sandler" w:date="2026-09-06T00:00:00Z">
        <w:r>
          <w:t>had</w:t>
        </w:r>
      </w:ins>
      <w:ins w:id="1640" w:author="Leon Sandler" w:date="2026-09-06T00:00:00Z">
        <w:r>
          <w:t xml:space="preserve"> </w:t>
        </w:r>
      </w:ins>
      <w:ins w:id="1641" w:author="Leon Sandler" w:date="2026-09-06T00:00:00Z">
        <w:r>
          <w:t>astronauts</w:t>
        </w:r>
      </w:ins>
      <w:ins w:id="1642" w:author="Leon Sandler" w:date="2026-09-06T00:00:00Z">
        <w:r>
          <w:t xml:space="preserve"> </w:t>
        </w:r>
      </w:ins>
      <w:ins w:id="1643" w:author="Leon Sandler" w:date="2026-09-06T00:00:00Z">
        <w:r>
          <w:t>been</w:t>
        </w:r>
      </w:ins>
      <w:ins w:id="1644" w:author="Leon Sandler" w:date="2026-09-06T00:00:00Z">
        <w:r>
          <w:t xml:space="preserve"> </w:t>
        </w:r>
      </w:ins>
      <w:ins w:id="1645" w:author="Leon Sandler" w:date="2026-09-06T00:00:00Z">
        <w:r>
          <w:t>on</w:t>
        </w:r>
      </w:ins>
      <w:ins w:id="1646" w:author="Leon Sandler" w:date="2026-09-06T00:00:00Z">
        <w:r>
          <w:t xml:space="preserve"> </w:t>
        </w:r>
      </w:ins>
      <w:ins w:id="1647" w:author="Leon Sandler" w:date="2026-09-06T00:00:00Z">
        <w:r>
          <w:t>the</w:t>
        </w:r>
      </w:ins>
      <w:ins w:id="1648" w:author="Leon Sandler" w:date="2026-09-06T00:00:00Z">
        <w:r>
          <w:t xml:space="preserve"> </w:t>
        </w:r>
      </w:ins>
      <w:ins w:id="1649" w:author="Leon Sandler" w:date="2026-09-06T00:00:00Z">
        <w:r>
          <w:t>lunar</w:t>
        </w:r>
      </w:ins>
      <w:ins w:id="1650" w:author="Leon Sandler" w:date="2026-09-06T00:00:00Z">
        <w:r>
          <w:t xml:space="preserve"> </w:t>
        </w:r>
      </w:ins>
      <w:ins w:id="1651" w:author="Leon Sandler" w:date="2026-09-06T00:00:00Z">
        <w:r>
          <w:t>surface</w:t>
        </w:r>
      </w:ins>
      <w:ins w:id="1652" w:author="Leon Sandler" w:date="2026-09-06T00:00:00Z">
        <w:r>
          <w:t xml:space="preserve"> </w:t>
        </w:r>
      </w:ins>
      <w:ins w:id="1653" w:author="Leon Sandler" w:date="2026-09-06T00:00:00Z">
        <w:r>
          <w:t>at</w:t>
        </w:r>
      </w:ins>
      <w:ins w:id="1654" w:author="Leon Sandler" w:date="2026-09-06T00:00:00Z">
        <w:r>
          <w:t xml:space="preserve"> </w:t>
        </w:r>
      </w:ins>
      <w:ins w:id="1655" w:author="Leon Sandler" w:date="2026-09-06T00:00:00Z">
        <w:r>
          <w:t>the</w:t>
        </w:r>
      </w:ins>
      <w:ins w:id="1656" w:author="Leon Sandler" w:date="2026-09-06T00:00:00Z">
        <w:r>
          <w:t xml:space="preserve"> </w:t>
        </w:r>
      </w:ins>
      <w:ins w:id="1657" w:author="Leon Sandler" w:date="2026-09-06T00:00:00Z">
        <w:r>
          <w:t>time</w:t>
        </w:r>
      </w:ins>
      <w:ins w:id="1658" w:author="Leon Sandler" w:date="2026-09-06T00:00:00Z">
        <w:r>
          <w:t xml:space="preserve"> </w:t>
        </w:r>
      </w:ins>
      <w:ins w:id="1659" w:author="Leon Sandler" w:date="2026-09-06T00:00:00Z">
        <w:r>
          <w:t>(Simonsen</w:t>
        </w:r>
      </w:ins>
      <w:ins w:id="1660" w:author="Leon Sandler" w:date="2026-09-06T00:00:00Z">
        <w:r>
          <w:t xml:space="preserve"> </w:t>
        </w:r>
      </w:ins>
      <w:ins w:id="1661" w:author="Leon Sandler" w:date="2026-09-06T00:00:00Z">
        <w:r>
          <w:t>et</w:t>
        </w:r>
      </w:ins>
      <w:ins w:id="1662" w:author="Leon Sandler" w:date="2026-09-06T00:00:00Z">
        <w:r>
          <w:t xml:space="preserve"> </w:t>
        </w:r>
      </w:ins>
      <w:ins w:id="1663" w:author="Leon Sandler" w:date="2026-09-06T00:00:00Z">
        <w:r>
          <w:t>al.,</w:t>
        </w:r>
      </w:ins>
      <w:ins w:id="1664" w:author="Leon Sandler" w:date="2026-09-06T00:00:00Z">
        <w:r>
          <w:t xml:space="preserve"> </w:t>
        </w:r>
      </w:ins>
      <w:ins w:id="1665" w:author="Leon Sandler" w:date="2026-09-06T00:00:00Z">
        <w:r>
          <w:t>1990),</w:t>
        </w:r>
      </w:ins>
      <w:ins w:id="1666" w:author="Leon Sandler" w:date="2026-09-06T00:00:00Z">
        <w:r>
          <w:t xml:space="preserve"> </w:t>
        </w:r>
      </w:ins>
      <w:ins w:id="1667" w:author="Leon Sandler" w:date="2026-09-06T00:00:00Z">
        <w:r>
          <w:t>far</w:t>
        </w:r>
      </w:ins>
      <w:ins w:id="1668" w:author="Leon Sandler" w:date="2026-09-06T00:00:00Z">
        <w:r>
          <w:t xml:space="preserve"> </w:t>
        </w:r>
      </w:ins>
      <w:ins w:id="1669" w:author="Leon Sandler" w:date="2026-09-06T00:00:00Z">
        <w:r>
          <w:t>in</w:t>
        </w:r>
      </w:ins>
      <w:ins w:id="1670" w:author="Leon Sandler" w:date="2026-09-06T00:00:00Z">
        <w:r>
          <w:t xml:space="preserve"> </w:t>
        </w:r>
      </w:ins>
      <w:ins w:id="1671" w:author="Leon Sandler" w:date="2026-09-06T00:00:00Z">
        <w:r>
          <w:t>excess</w:t>
        </w:r>
      </w:ins>
      <w:ins w:id="1672" w:author="Leon Sandler" w:date="2026-09-06T00:00:00Z">
        <w:r>
          <w:t xml:space="preserve"> </w:t>
        </w:r>
      </w:ins>
      <w:ins w:id="1673" w:author="Leon Sandler" w:date="2026-09-06T00:00:00Z">
        <w:r>
          <w:t>of</w:t>
        </w:r>
      </w:ins>
      <w:ins w:id="1674" w:author="Leon Sandler" w:date="2026-09-06T00:00:00Z">
        <w:r>
          <w:t xml:space="preserve"> </w:t>
        </w:r>
      </w:ins>
      <w:ins w:id="1675" w:author="Leon Sandler" w:date="2026-09-06T00:00:00Z">
        <w:r>
          <w:t>the</w:t>
        </w:r>
      </w:ins>
      <w:ins w:id="1676" w:author="Leon Sandler" w:date="2026-09-06T00:00:00Z">
        <w:r>
          <w:t xml:space="preserve"> </w:t>
        </w:r>
      </w:ins>
      <w:ins w:id="1677" w:author="Leon Sandler" w:date="2026-09-06T00:00:00Z">
        <w:r>
          <w:t>250</w:t>
        </w:r>
      </w:ins>
      <w:ins w:id="1678" w:author="Leon Sandler" w:date="2026-09-06T00:00:00Z">
        <w:r>
          <w:t xml:space="preserve"> </w:t>
        </w:r>
      </w:ins>
      <w:ins w:id="1679" w:author="Leon Sandler" w:date="2026-09-06T00:00:00Z">
        <w:r>
          <w:t>mGy-Eq</w:t>
        </w:r>
      </w:ins>
      <w:ins w:id="1680" w:author="Leon Sandler" w:date="2026-09-06T00:00:00Z">
        <w:r>
          <w:t xml:space="preserve"> </w:t>
        </w:r>
      </w:ins>
      <w:ins w:id="1681" w:author="Leon Sandler" w:date="2026-09-06T00:00:00Z">
        <w:r>
          <w:t>30-day</w:t>
        </w:r>
      </w:ins>
      <w:ins w:id="1682" w:author="Leon Sandler" w:date="2026-09-06T00:00:00Z">
        <w:r>
          <w:t xml:space="preserve"> </w:t>
        </w:r>
      </w:ins>
      <w:ins w:id="1683" w:author="Leon Sandler" w:date="2026-09-06T00:00:00Z">
        <w:r>
          <w:t>BFO</w:t>
        </w:r>
      </w:ins>
      <w:ins w:id="1684" w:author="Leon Sandler" w:date="2026-09-06T00:00:00Z">
        <w:r>
          <w:t xml:space="preserve"> </w:t>
        </w:r>
      </w:ins>
      <w:ins w:id="1685" w:author="Leon Sandler" w:date="2026-09-06T00:00:00Z">
        <w:r>
          <w:t>limit</w:t>
        </w:r>
      </w:ins>
      <w:ins w:id="1686" w:author="Leon Sandler" w:date="2026-09-06T00:00:00Z">
        <w:r>
          <w:t xml:space="preserve"> </w:t>
        </w:r>
      </w:ins>
      <w:ins w:id="1687" w:author="Leon Sandler" w:date="2026-09-06T00:00:00Z">
        <w:r>
          <w:t>that</w:t>
        </w:r>
      </w:ins>
      <w:ins w:id="1688" w:author="Leon Sandler" w:date="2026-09-06T00:00:00Z">
        <w:r>
          <w:t xml:space="preserve"> </w:t>
        </w:r>
      </w:ins>
      <w:ins w:id="1689" w:author="Leon Sandler" w:date="2026-09-06T00:00:00Z">
        <w:r>
          <w:t>NASA</w:t>
        </w:r>
      </w:ins>
      <w:ins w:id="1690" w:author="Leon Sandler" w:date="2026-09-06T00:00:00Z">
        <w:r>
          <w:t xml:space="preserve"> </w:t>
        </w:r>
      </w:ins>
      <w:ins w:id="1691" w:author="Leon Sandler" w:date="2026-09-06T00:00:00Z">
        <w:r>
          <w:t>uses</w:t>
        </w:r>
      </w:ins>
      <w:ins w:id="1692" w:author="Leon Sandler" w:date="2026-09-06T00:00:00Z">
        <w:r>
          <w:t xml:space="preserve"> </w:t>
        </w:r>
      </w:ins>
      <w:ins w:id="1693" w:author="Leon Sandler" w:date="2026-09-06T00:00:00Z">
        <w:r>
          <w:t>to</w:t>
        </w:r>
      </w:ins>
      <w:ins w:id="1694" w:author="Leon Sandler" w:date="2026-09-06T00:00:00Z">
        <w:r>
          <w:t xml:space="preserve"> </w:t>
        </w:r>
      </w:ins>
      <w:ins w:id="1695" w:author="Leon Sandler" w:date="2026-09-06T00:00:00Z">
        <w:r>
          <w:t>bound</w:t>
        </w:r>
      </w:ins>
      <w:ins w:id="1696" w:author="Leon Sandler" w:date="2026-09-06T00:00:00Z">
        <w:r>
          <w:t xml:space="preserve"> </w:t>
        </w:r>
      </w:ins>
      <w:ins w:id="1697" w:author="Leon Sandler" w:date="2026-09-06T00:00:00Z">
        <w:r>
          <w:t>acute</w:t>
        </w:r>
      </w:ins>
      <w:ins w:id="1698" w:author="Leon Sandler" w:date="2026-09-06T00:00:00Z">
        <w:r>
          <w:t xml:space="preserve"> </w:t>
        </w:r>
      </w:ins>
      <w:ins w:id="1699" w:author="Leon Sandler" w:date="2026-09-06T00:00:00Z">
        <w:r>
          <w:t>radiation</w:t>
        </w:r>
      </w:ins>
      <w:ins w:id="1700" w:author="Leon Sandler" w:date="2026-09-06T00:00:00Z">
        <w:r>
          <w:t xml:space="preserve"> </w:t>
        </w:r>
      </w:ins>
      <w:ins w:id="1701" w:author="Leon Sandler" w:date="2026-09-06T00:00:00Z">
        <w:r>
          <w:t>risk</w:t>
        </w:r>
      </w:ins>
      <w:ins w:id="1702" w:author="Leon Sandler" w:date="2026-09-06T00:00:00Z">
        <w:r>
          <w:t xml:space="preserve"> </w:t>
        </w:r>
      </w:ins>
      <w:ins w:id="1703" w:author="Leon Sandler" w:date="2026-09-06T00:00:00Z">
        <w:r>
          <w:t>(NASA,</w:t>
        </w:r>
      </w:ins>
      <w:ins w:id="1704" w:author="Leon Sandler" w:date="2026-09-06T00:00:00Z">
        <w:r>
          <w:t xml:space="preserve"> </w:t>
        </w:r>
      </w:ins>
      <w:ins w:id="1705" w:author="Leon Sandler" w:date="2026-09-06T00:00:00Z">
        <w:r>
          <w:t>2022).</w:t>
        </w:r>
      </w:ins>
      <w:ins w:id="1706" w:author="Leon Sandler" w:date="2026-09-06T00:00:00Z">
        <w:r>
          <w:t xml:space="preserve"> </w:t>
        </w:r>
      </w:ins>
      <w:ins w:id="1707" w:author="Leon Sandler" w:date="2026-09-06T00:00:00Z">
        <w:r>
          <w:t>Comparable</w:t>
        </w:r>
      </w:ins>
      <w:ins w:id="1708" w:author="Leon Sandler" w:date="2026-09-06T00:00:00Z">
        <w:r>
          <w:t xml:space="preserve"> </w:t>
        </w:r>
      </w:ins>
      <w:ins w:id="1709" w:author="Leon Sandler" w:date="2026-09-06T00:00:00Z">
        <w:r>
          <w:t>historical</w:t>
        </w:r>
      </w:ins>
      <w:ins w:id="1710" w:author="Leon Sandler" w:date="2026-09-06T00:00:00Z">
        <w:r>
          <w:t xml:space="preserve"> </w:t>
        </w:r>
      </w:ins>
      <w:ins w:id="1711" w:author="Leon Sandler" w:date="2026-09-06T00:00:00Z">
        <w:r>
          <w:t>events</w:t>
        </w:r>
      </w:ins>
      <w:ins w:id="1712" w:author="Leon Sandler" w:date="2026-09-06T00:00:00Z">
        <w:r>
          <w:t xml:space="preserve"> </w:t>
        </w:r>
      </w:ins>
      <w:ins w:id="1713" w:author="Leon Sandler" w:date="2026-09-06T00:00:00Z">
        <w:r>
          <w:t>—</w:t>
        </w:r>
      </w:ins>
      <w:ins w:id="1714" w:author="Leon Sandler" w:date="2026-09-06T00:00:00Z">
        <w:r>
          <w:t xml:space="preserve"> </w:t>
        </w:r>
      </w:ins>
      <w:ins w:id="1715" w:author="Leon Sandler" w:date="2026-09-06T00:00:00Z">
        <w:r>
          <w:t>November</w:t>
        </w:r>
      </w:ins>
      <w:ins w:id="1716" w:author="Leon Sandler" w:date="2026-09-06T00:00:00Z">
        <w:r>
          <w:t xml:space="preserve"> </w:t>
        </w:r>
      </w:ins>
      <w:ins w:id="1717" w:author="Leon Sandler" w:date="2026-09-06T00:00:00Z">
        <w:r>
          <w:t>1960</w:t>
        </w:r>
      </w:ins>
      <w:ins w:id="1718" w:author="Leon Sandler" w:date="2026-09-06T00:00:00Z">
        <w:r>
          <w:t xml:space="preserve"> </w:t>
        </w:r>
      </w:ins>
      <w:ins w:id="1719" w:author="Leon Sandler" w:date="2026-09-06T00:00:00Z">
        <w:r>
          <w:t>and</w:t>
        </w:r>
      </w:ins>
      <w:ins w:id="1720" w:author="Leon Sandler" w:date="2026-09-06T00:00:00Z">
        <w:r>
          <w:t xml:space="preserve"> </w:t>
        </w:r>
      </w:ins>
      <w:ins w:id="1721" w:author="Leon Sandler" w:date="2026-09-06T00:00:00Z">
        <w:r>
          <w:t>February</w:t>
        </w:r>
      </w:ins>
      <w:ins w:id="1722" w:author="Leon Sandler" w:date="2026-09-06T00:00:00Z">
        <w:r>
          <w:t xml:space="preserve"> </w:t>
        </w:r>
      </w:ins>
      <w:ins w:id="1723" w:author="Leon Sandler" w:date="2026-09-06T00:00:00Z">
        <w:r>
          <w:t>1956</w:t>
        </w:r>
      </w:ins>
      <w:ins w:id="1724" w:author="Leon Sandler" w:date="2026-09-06T00:00:00Z">
        <w:r>
          <w:t xml:space="preserve"> </w:t>
        </w:r>
      </w:ins>
      <w:ins w:id="1725" w:author="Leon Sandler" w:date="2026-09-06T00:00:00Z">
        <w:r>
          <w:t>—</w:t>
        </w:r>
      </w:ins>
      <w:ins w:id="1726" w:author="Leon Sandler" w:date="2026-09-06T00:00:00Z">
        <w:r>
          <w:t xml:space="preserve"> </w:t>
        </w:r>
      </w:ins>
      <w:ins w:id="1727" w:author="Leon Sandler" w:date="2026-09-06T00:00:00Z">
        <w:r>
          <w:t>produced</w:t>
        </w:r>
      </w:ins>
      <w:ins w:id="1728" w:author="Leon Sandler" w:date="2026-09-06T00:00:00Z">
        <w:r>
          <w:t xml:space="preserve"> </w:t>
        </w:r>
      </w:ins>
      <w:ins w:id="1729" w:author="Leon Sandler" w:date="2026-09-06T00:00:00Z">
        <w:r>
          <w:t>unshielded</w:t>
        </w:r>
      </w:ins>
      <w:ins w:id="1730" w:author="Leon Sandler" w:date="2026-09-06T00:00:00Z">
        <w:r>
          <w:t xml:space="preserve"> </w:t>
        </w:r>
      </w:ins>
      <w:ins w:id="1731" w:author="Leon Sandler" w:date="2026-09-06T00:00:00Z">
        <w:r>
          <w:t>BFO-dose</w:t>
        </w:r>
      </w:ins>
      <w:ins w:id="1732" w:author="Leon Sandler" w:date="2026-09-06T00:00:00Z">
        <w:r>
          <w:t xml:space="preserve"> </w:t>
        </w:r>
      </w:ins>
      <w:ins w:id="1733" w:author="Leon Sandler" w:date="2026-09-06T00:00:00Z">
        <w:r>
          <w:t>estimates</w:t>
        </w:r>
      </w:ins>
      <w:ins w:id="1734" w:author="Leon Sandler" w:date="2026-09-06T00:00:00Z">
        <w:r>
          <w:t xml:space="preserve"> </w:t>
        </w:r>
      </w:ins>
      <w:ins w:id="1735" w:author="Leon Sandler" w:date="2026-09-06T00:00:00Z">
        <w:r>
          <w:t>high</w:t>
        </w:r>
      </w:ins>
      <w:ins w:id="1736" w:author="Leon Sandler" w:date="2026-09-06T00:00:00Z">
        <w:r>
          <w:t xml:space="preserve"> </w:t>
        </w:r>
      </w:ins>
      <w:ins w:id="1737" w:author="Leon Sandler" w:date="2026-09-06T00:00:00Z">
        <w:r>
          <w:t>enough</w:t>
        </w:r>
      </w:ins>
      <w:ins w:id="1738" w:author="Leon Sandler" w:date="2026-09-06T00:00:00Z">
        <w:r>
          <w:t xml:space="preserve"> </w:t>
        </w:r>
      </w:ins>
      <w:ins w:id="1739" w:author="Leon Sandler" w:date="2026-09-06T00:00:00Z">
        <w:r>
          <w:t>that,</w:t>
        </w:r>
      </w:ins>
      <w:ins w:id="1740" w:author="Leon Sandler" w:date="2026-09-06T00:00:00Z">
        <w:r>
          <w:t xml:space="preserve"> </w:t>
        </w:r>
      </w:ins>
      <w:ins w:id="1741" w:author="Leon Sandler" w:date="2026-09-06T00:00:00Z">
        <w:r>
          <w:t>absent</w:t>
        </w:r>
      </w:ins>
      <w:ins w:id="1742" w:author="Leon Sandler" w:date="2026-09-06T00:00:00Z">
        <w:r>
          <w:t xml:space="preserve"> </w:t>
        </w:r>
      </w:ins>
      <w:ins w:id="1743" w:author="Leon Sandler" w:date="2026-09-06T00:00:00Z">
        <w:r>
          <w:t>shelter,</w:t>
        </w:r>
      </w:ins>
      <w:ins w:id="1744" w:author="Leon Sandler" w:date="2026-09-06T00:00:00Z">
        <w:r>
          <w:t xml:space="preserve"> </w:t>
        </w:r>
      </w:ins>
      <w:ins w:id="1745" w:author="Leon Sandler" w:date="2026-09-06T00:00:00Z">
        <w:r>
          <w:t>they</w:t>
        </w:r>
      </w:ins>
      <w:ins w:id="1746" w:author="Leon Sandler" w:date="2026-09-06T00:00:00Z">
        <w:r>
          <w:t xml:space="preserve"> </w:t>
        </w:r>
      </w:ins>
      <w:ins w:id="1747" w:author="Leon Sandler" w:date="2026-09-06T00:00:00Z">
        <w:r>
          <w:t>would</w:t>
        </w:r>
      </w:ins>
      <w:ins w:id="1748" w:author="Leon Sandler" w:date="2026-09-06T00:00:00Z">
        <w:r>
          <w:t xml:space="preserve"> </w:t>
        </w:r>
      </w:ins>
      <w:ins w:id="1749" w:author="Leon Sandler" w:date="2026-09-06T00:00:00Z">
        <w:r>
          <w:t>have</w:t>
        </w:r>
      </w:ins>
      <w:ins w:id="1750" w:author="Leon Sandler" w:date="2026-09-06T00:00:00Z">
        <w:r>
          <w:t xml:space="preserve"> </w:t>
        </w:r>
      </w:ins>
      <w:ins w:id="1751" w:author="Leon Sandler" w:date="2026-09-06T00:00:00Z">
        <w:r>
          <w:t>posed</w:t>
        </w:r>
      </w:ins>
      <w:ins w:id="1752" w:author="Leon Sandler" w:date="2026-09-06T00:00:00Z">
        <w:r>
          <w:t xml:space="preserve"> </w:t>
        </w:r>
      </w:ins>
      <w:ins w:id="1753" w:author="Leon Sandler" w:date="2026-09-06T00:00:00Z">
        <w:r>
          <w:t>an</w:t>
        </w:r>
      </w:ins>
      <w:ins w:id="1754" w:author="Leon Sandler" w:date="2026-09-06T00:00:00Z">
        <w:r>
          <w:t xml:space="preserve"> </w:t>
        </w:r>
      </w:ins>
      <w:ins w:id="1755" w:author="Leon Sandler" w:date="2026-09-06T00:00:00Z">
        <w:r>
          <w:t>acute</w:t>
        </w:r>
      </w:ins>
      <w:ins w:id="1756" w:author="Leon Sandler" w:date="2026-09-06T00:00:00Z">
        <w:r>
          <w:t xml:space="preserve"> </w:t>
        </w:r>
      </w:ins>
      <w:ins w:id="1757" w:author="Leon Sandler" w:date="2026-09-06T00:00:00Z">
        <w:r>
          <w:t>health</w:t>
        </w:r>
      </w:ins>
      <w:ins w:id="1758" w:author="Leon Sandler" w:date="2026-09-06T00:00:00Z">
        <w:r>
          <w:t xml:space="preserve"> </w:t>
        </w:r>
      </w:ins>
      <w:ins w:id="1759" w:author="Leon Sandler" w:date="2026-09-06T00:00:00Z">
        <w:r>
          <w:t>hazard</w:t>
        </w:r>
      </w:ins>
      <w:ins w:id="1760" w:author="Leon Sandler" w:date="2026-09-06T00:00:00Z">
        <w:r>
          <w:t xml:space="preserve"> </w:t>
        </w:r>
      </w:ins>
      <w:ins w:id="1761" w:author="Leon Sandler" w:date="2026-09-06T00:00:00Z">
        <w:r>
          <w:t>rather</w:t>
        </w:r>
      </w:ins>
      <w:ins w:id="1762" w:author="Leon Sandler" w:date="2026-09-06T00:00:00Z">
        <w:r>
          <w:t xml:space="preserve"> </w:t>
        </w:r>
      </w:ins>
      <w:ins w:id="1763" w:author="Leon Sandler" w:date="2026-09-06T00:00:00Z">
        <w:r>
          <w:t>than</w:t>
        </w:r>
      </w:ins>
      <w:ins w:id="1764" w:author="Leon Sandler" w:date="2026-09-06T00:00:00Z">
        <w:r>
          <w:t xml:space="preserve"> </w:t>
        </w:r>
      </w:ins>
      <w:ins w:id="1765" w:author="Leon Sandler" w:date="2026-09-06T00:00:00Z">
        <w:r>
          <w:t>merely</w:t>
        </w:r>
      </w:ins>
      <w:ins w:id="1766" w:author="Leon Sandler" w:date="2026-09-06T00:00:00Z">
        <w:r>
          <w:t xml:space="preserve"> </w:t>
        </w:r>
      </w:ins>
      <w:ins w:id="1767" w:author="Leon Sandler" w:date="2026-09-06T00:00:00Z">
        <w:r>
          <w:t>an</w:t>
        </w:r>
      </w:ins>
      <w:ins w:id="1768" w:author="Leon Sandler" w:date="2026-09-06T00:00:00Z">
        <w:r>
          <w:t xml:space="preserve"> </w:t>
        </w:r>
      </w:ins>
      <w:ins w:id="1769" w:author="Leon Sandler" w:date="2026-09-06T00:00:00Z">
        <w:r>
          <w:t>elevated</w:t>
        </w:r>
      </w:ins>
      <w:ins w:id="1770" w:author="Leon Sandler" w:date="2026-09-06T00:00:00Z">
        <w:r>
          <w:t xml:space="preserve"> </w:t>
        </w:r>
      </w:ins>
      <w:ins w:id="1771" w:author="Leon Sandler" w:date="2026-09-06T00:00:00Z">
        <w:r>
          <w:t>cancer-risk</w:t>
        </w:r>
      </w:ins>
      <w:ins w:id="1772" w:author="Leon Sandler" w:date="2026-09-06T00:00:00Z">
        <w:r>
          <w:t xml:space="preserve"> </w:t>
        </w:r>
      </w:ins>
      <w:ins w:id="1773" w:author="Leon Sandler" w:date="2026-09-06T00:00:00Z">
        <w:r>
          <w:t>contribution</w:t>
        </w:r>
      </w:ins>
      <w:ins w:id="1774" w:author="Leon Sandler" w:date="2026-09-06T00:00:00Z">
        <w:r>
          <w:t xml:space="preserve"> </w:t>
        </w:r>
      </w:ins>
      <w:ins w:id="1775" w:author="Leon Sandler" w:date="2026-09-06T00:00:00Z">
        <w:r>
          <w:t>(Simonsen</w:t>
        </w:r>
      </w:ins>
      <w:ins w:id="1776" w:author="Leon Sandler" w:date="2026-09-06T00:00:00Z">
        <w:r>
          <w:t xml:space="preserve"> </w:t>
        </w:r>
      </w:ins>
      <w:ins w:id="1777" w:author="Leon Sandler" w:date="2026-09-06T00:00:00Z">
        <w:r>
          <w:t>et</w:t>
        </w:r>
      </w:ins>
      <w:ins w:id="1778" w:author="Leon Sandler" w:date="2026-09-06T00:00:00Z">
        <w:r>
          <w:t xml:space="preserve"> </w:t>
        </w:r>
      </w:ins>
      <w:ins w:id="1779" w:author="Leon Sandler" w:date="2026-09-06T00:00:00Z">
        <w:r>
          <w:t>al.,</w:t>
        </w:r>
      </w:ins>
      <w:ins w:id="1780" w:author="Leon Sandler" w:date="2026-09-06T00:00:00Z">
        <w:r>
          <w:t xml:space="preserve"> </w:t>
        </w:r>
      </w:ins>
      <w:ins w:id="1781" w:author="Leon Sandler" w:date="2026-09-06T00:00:00Z">
        <w:r>
          <w:t>1990).</w:t>
        </w:r>
      </w:ins>
      <w:ins w:id="1782" w:author="Leon Sandler" w:date="2026-09-06T00:00:00Z">
        <w:r>
          <w:t xml:space="preserve"> </w:t>
        </w:r>
      </w:ins>
      <w:ins w:id="1783" w:author="Leon Sandler" w:date="2026-09-06T00:00:00Z">
        <w:r>
          <w:t>These</w:t>
        </w:r>
      </w:ins>
      <w:ins w:id="1784" w:author="Leon Sandler" w:date="2026-09-06T00:00:00Z">
        <w:r>
          <w:t xml:space="preserve"> </w:t>
        </w:r>
      </w:ins>
      <w:ins w:id="1785" w:author="Leon Sandler" w:date="2026-09-06T00:00:00Z">
        <w:r>
          <w:t>events,</w:t>
        </w:r>
      </w:ins>
      <w:ins w:id="1786" w:author="Leon Sandler" w:date="2026-09-06T00:00:00Z">
        <w:r>
          <w:t xml:space="preserve"> </w:t>
        </w:r>
      </w:ins>
      <w:ins w:id="1787" w:author="Leon Sandler" w:date="2026-09-06T00:00:00Z">
        <w:r>
          <w:t>together</w:t>
        </w:r>
      </w:ins>
      <w:ins w:id="1788" w:author="Leon Sandler" w:date="2026-09-06T00:00:00Z">
        <w:r>
          <w:t xml:space="preserve"> </w:t>
        </w:r>
      </w:ins>
      <w:ins w:id="1789" w:author="Leon Sandler" w:date="2026-09-06T00:00:00Z">
        <w:r>
          <w:t>with</w:t>
        </w:r>
      </w:ins>
      <w:ins w:id="1790" w:author="Leon Sandler" w:date="2026-09-06T00:00:00Z">
        <w:r>
          <w:t xml:space="preserve"> </w:t>
        </w:r>
      </w:ins>
      <w:ins w:id="1791" w:author="Leon Sandler" w:date="2026-09-06T00:00:00Z">
        <w:r>
          <w:t>NASA's</w:t>
        </w:r>
      </w:ins>
      <w:ins w:id="1792" w:author="Leon Sandler" w:date="2026-09-06T00:00:00Z">
        <w:r>
          <w:t xml:space="preserve"> </w:t>
        </w:r>
      </w:ins>
      <w:ins w:id="1793" w:author="Leon Sandler" w:date="2026-09-06T00:00:00Z">
        <w:r>
          <w:t>Artemis-era</w:t>
        </w:r>
      </w:ins>
      <w:ins w:id="1794" w:author="Leon Sandler" w:date="2026-09-06T00:00:00Z">
        <w:r>
          <w:t xml:space="preserve"> </w:t>
        </w:r>
      </w:ins>
      <w:ins w:id="1795" w:author="Leon Sandler" w:date="2026-09-06T00:00:00Z">
        <w:r>
          <w:t>emphasis</w:t>
        </w:r>
      </w:ins>
      <w:ins w:id="1796" w:author="Leon Sandler" w:date="2026-09-06T00:00:00Z">
        <w:r>
          <w:t xml:space="preserve"> </w:t>
        </w:r>
      </w:ins>
      <w:ins w:id="1797" w:author="Leon Sandler" w:date="2026-09-06T00:00:00Z">
        <w:r>
          <w:t>on</w:t>
        </w:r>
      </w:ins>
      <w:ins w:id="1798" w:author="Leon Sandler" w:date="2026-09-06T00:00:00Z">
        <w:r>
          <w:t xml:space="preserve"> </w:t>
        </w:r>
      </w:ins>
      <w:ins w:id="1799" w:author="Leon Sandler" w:date="2026-09-06T00:00:00Z">
        <w:r>
          <w:t>sustained</w:t>
        </w:r>
      </w:ins>
      <w:ins w:id="1800" w:author="Leon Sandler" w:date="2026-09-06T00:00:00Z">
        <w:r>
          <w:t xml:space="preserve"> </w:t>
        </w:r>
      </w:ins>
      <w:ins w:id="1801" w:author="Leon Sandler" w:date="2026-09-06T00:00:00Z">
        <w:r>
          <w:t>lunar</w:t>
        </w:r>
      </w:ins>
      <w:ins w:id="1802" w:author="Leon Sandler" w:date="2026-09-06T00:00:00Z">
        <w:r>
          <w:t xml:space="preserve"> </w:t>
        </w:r>
      </w:ins>
      <w:ins w:id="1803" w:author="Leon Sandler" w:date="2026-09-06T00:00:00Z">
        <w:r>
          <w:t>surface</w:t>
        </w:r>
      </w:ins>
      <w:ins w:id="1804" w:author="Leon Sandler" w:date="2026-09-06T00:00:00Z">
        <w:r>
          <w:t xml:space="preserve"> </w:t>
        </w:r>
      </w:ins>
      <w:ins w:id="1805" w:author="Leon Sandler" w:date="2026-09-06T00:00:00Z">
        <w:r>
          <w:t>presence,</w:t>
        </w:r>
      </w:ins>
      <w:ins w:id="1806" w:author="Leon Sandler" w:date="2026-09-06T00:00:00Z">
        <w:r>
          <w:t xml:space="preserve"> </w:t>
        </w:r>
      </w:ins>
      <w:ins w:id="1807" w:author="Leon Sandler" w:date="2026-09-06T00:00:00Z">
        <w:r>
          <w:t>motivate</w:t>
        </w:r>
      </w:ins>
      <w:ins w:id="1808" w:author="Leon Sandler" w:date="2026-09-06T00:00:00Z">
        <w:r>
          <w:t xml:space="preserve"> </w:t>
        </w:r>
      </w:ins>
      <w:ins w:id="1809" w:author="Leon Sandler" w:date="2026-09-06T00:00:00Z">
        <w:r>
          <w:t>renewed</w:t>
        </w:r>
      </w:ins>
      <w:ins w:id="1810" w:author="Leon Sandler" w:date="2026-09-06T00:00:00Z">
        <w:r>
          <w:t xml:space="preserve"> </w:t>
        </w:r>
      </w:ins>
      <w:ins w:id="1811" w:author="Leon Sandler" w:date="2026-09-06T00:00:00Z">
        <w:r>
          <w:t>attention</w:t>
        </w:r>
      </w:ins>
      <w:ins w:id="1812" w:author="Leon Sandler" w:date="2026-09-06T00:00:00Z">
        <w:r>
          <w:t xml:space="preserve"> </w:t>
        </w:r>
      </w:ins>
      <w:ins w:id="1813" w:author="Leon Sandler" w:date="2026-09-06T00:00:00Z">
        <w:r>
          <w:t>to</w:t>
        </w:r>
      </w:ins>
      <w:ins w:id="1814" w:author="Leon Sandler" w:date="2026-09-06T00:00:00Z">
        <w:r>
          <w:t xml:space="preserve"> </w:t>
        </w:r>
      </w:ins>
      <w:ins w:id="1815" w:author="Leon Sandler" w:date="2026-09-06T00:00:00Z">
        <w:r>
          <w:t>surface</w:t>
        </w:r>
      </w:ins>
      <w:ins w:id="1816" w:author="Leon Sandler" w:date="2026-09-06T00:00:00Z">
        <w:r>
          <w:t xml:space="preserve"> </w:t>
        </w:r>
      </w:ins>
      <w:ins w:id="1817" w:author="Leon Sandler" w:date="2026-09-06T00:00:00Z">
        <w:r>
          <w:t>radiation</w:t>
        </w:r>
      </w:ins>
      <w:ins w:id="1818" w:author="Leon Sandler" w:date="2026-09-06T00:00:00Z">
        <w:r>
          <w:t xml:space="preserve"> </w:t>
        </w:r>
      </w:ins>
      <w:ins w:id="1819" w:author="Leon Sandler" w:date="2026-09-06T00:00:00Z">
        <w:r>
          <w:t>protection</w:t>
        </w:r>
      </w:ins>
      <w:ins w:id="1820" w:author="Leon Sandler" w:date="2026-09-06T00:00:00Z">
        <w:r>
          <w:t xml:space="preserve"> </w:t>
        </w:r>
      </w:ins>
      <w:ins w:id="1821" w:author="Leon Sandler" w:date="2026-09-06T00:00:00Z">
        <w:r>
          <w:t>architectures</w:t>
        </w:r>
      </w:ins>
      <w:ins w:id="1822" w:author="Leon Sandler" w:date="2026-09-06T00:00:00Z">
        <w:r>
          <w:t xml:space="preserve"> </w:t>
        </w:r>
      </w:ins>
      <w:ins w:id="1823" w:author="Leon Sandler" w:date="2026-09-06T00:00:00Z">
        <w:r>
          <w:t>that</w:t>
        </w:r>
      </w:ins>
      <w:ins w:id="1824" w:author="Leon Sandler" w:date="2026-09-06T00:00:00Z">
        <w:r>
          <w:t xml:space="preserve"> </w:t>
        </w:r>
      </w:ins>
      <w:ins w:id="1825" w:author="Leon Sandler" w:date="2026-09-06T00:00:00Z">
        <w:r>
          <w:t>go</w:t>
        </w:r>
      </w:ins>
      <w:ins w:id="1826" w:author="Leon Sandler" w:date="2026-09-06T00:00:00Z">
        <w:r>
          <w:t xml:space="preserve"> </w:t>
        </w:r>
      </w:ins>
      <w:ins w:id="1827" w:author="Leon Sandler" w:date="2026-09-06T00:00:00Z">
        <w:r>
          <w:t>beyond</w:t>
        </w:r>
      </w:ins>
      <w:ins w:id="1828" w:author="Leon Sandler" w:date="2026-09-06T00:00:00Z">
        <w:r>
          <w:t xml:space="preserve"> </w:t>
        </w:r>
      </w:ins>
      <w:ins w:id="1829" w:author="Leon Sandler" w:date="2026-09-06T00:00:00Z">
        <w:r>
          <w:t>the</w:t>
        </w:r>
      </w:ins>
      <w:ins w:id="1830" w:author="Leon Sandler" w:date="2026-09-06T00:00:00Z">
        <w:r>
          <w:t xml:space="preserve"> </w:t>
        </w:r>
      </w:ins>
      <w:ins w:id="1831" w:author="Leon Sandler" w:date="2026-09-06T00:00:00Z">
        <w:r>
          <w:t>buried,</w:t>
        </w:r>
      </w:ins>
      <w:ins w:id="1832" w:author="Leon Sandler" w:date="2026-09-06T00:00:00Z">
        <w:r>
          <w:t xml:space="preserve"> </w:t>
        </w:r>
      </w:ins>
      <w:ins w:id="1833" w:author="Leon Sandler" w:date="2026-09-06T00:00:00Z">
        <w:r>
          <w:t>regolith-covered</w:t>
        </w:r>
      </w:ins>
      <w:ins w:id="1834" w:author="Leon Sandler" w:date="2026-09-06T00:00:00Z">
        <w:r>
          <w:t xml:space="preserve"> </w:t>
        </w:r>
      </w:ins>
      <w:ins w:id="1835" w:author="Leon Sandler" w:date="2026-09-06T00:00:00Z">
        <w:r>
          <w:t>habitat</w:t>
        </w:r>
      </w:ins>
      <w:ins w:id="1836" w:author="Leon Sandler" w:date="2026-09-06T00:00:00Z">
        <w:r>
          <w:t xml:space="preserve"> </w:t>
        </w:r>
      </w:ins>
      <w:ins w:id="1837" w:author="Leon Sandler" w:date="2026-09-06T00:00:00Z">
        <w:r>
          <w:t>design</w:t>
        </w:r>
      </w:ins>
      <w:ins w:id="1838" w:author="Leon Sandler" w:date="2026-09-06T00:00:00Z">
        <w:r>
          <w:t xml:space="preserve"> </w:t>
        </w:r>
      </w:ins>
      <w:ins w:id="1839" w:author="Leon Sandler" w:date="2026-09-06T00:00:00Z">
        <w:r>
          <w:t>that</w:t>
        </w:r>
      </w:ins>
      <w:ins w:id="1840" w:author="Leon Sandler" w:date="2026-09-06T00:00:00Z">
        <w:r>
          <w:t xml:space="preserve"> </w:t>
        </w:r>
      </w:ins>
      <w:ins w:id="1841" w:author="Leon Sandler" w:date="2026-09-06T00:00:00Z">
        <w:r>
          <w:t>has</w:t>
        </w:r>
      </w:ins>
      <w:ins w:id="1842" w:author="Leon Sandler" w:date="2026-09-06T00:00:00Z">
        <w:r>
          <w:t xml:space="preserve"> </w:t>
        </w:r>
      </w:ins>
      <w:ins w:id="1843" w:author="Leon Sandler" w:date="2026-09-06T00:00:00Z">
        <w:r>
          <w:t>long</w:t>
        </w:r>
      </w:ins>
      <w:ins w:id="1844" w:author="Leon Sandler" w:date="2026-09-06T00:00:00Z">
        <w:r>
          <w:t xml:space="preserve"> </w:t>
        </w:r>
      </w:ins>
      <w:ins w:id="1845" w:author="Leon Sandler" w:date="2026-09-06T00:00:00Z">
        <w:r>
          <w:t>been</w:t>
        </w:r>
      </w:ins>
      <w:ins w:id="1846" w:author="Leon Sandler" w:date="2026-09-06T00:00:00Z">
        <w:r>
          <w:t xml:space="preserve"> </w:t>
        </w:r>
      </w:ins>
      <w:ins w:id="1847" w:author="Leon Sandler" w:date="2026-09-06T00:00:00Z">
        <w:r>
          <w:t>the</w:t>
        </w:r>
      </w:ins>
      <w:ins w:id="1848" w:author="Leon Sandler" w:date="2026-09-06T00:00:00Z">
        <w:r>
          <w:t xml:space="preserve"> </w:t>
        </w:r>
      </w:ins>
      <w:ins w:id="1849" w:author="Leon Sandler" w:date="2026-09-06T00:00:00Z">
        <w:r>
          <w:t>default</w:t>
        </w:r>
      </w:ins>
      <w:ins w:id="1850" w:author="Leon Sandler" w:date="2026-09-06T00:00:00Z">
        <w:r>
          <w:t xml:space="preserve"> </w:t>
        </w:r>
      </w:ins>
      <w:ins w:id="1851" w:author="Leon Sandler" w:date="2026-09-06T00:00:00Z">
        <w:r>
          <w:t>assumption</w:t>
        </w:r>
      </w:ins>
      <w:ins w:id="1852" w:author="Leon Sandler" w:date="2026-09-06T00:00:00Z">
        <w:r>
          <w:t xml:space="preserve"> </w:t>
        </w:r>
      </w:ins>
      <w:ins w:id="1853" w:author="Leon Sandler" w:date="2026-09-06T00:00:00Z">
        <w:r>
          <w:t>for</w:t>
        </w:r>
      </w:ins>
      <w:ins w:id="1854" w:author="Leon Sandler" w:date="2026-09-06T00:00:00Z">
        <w:r>
          <w:t xml:space="preserve"> </w:t>
        </w:r>
      </w:ins>
      <w:ins w:id="1855" w:author="Leon Sandler" w:date="2026-09-06T00:00:00Z">
        <w:r>
          <w:t>fixed</w:t>
        </w:r>
      </w:ins>
      <w:ins w:id="1856" w:author="Leon Sandler" w:date="2026-09-06T00:00:00Z">
        <w:r>
          <w:t xml:space="preserve"> </w:t>
        </w:r>
      </w:ins>
      <w:ins w:id="1857" w:author="Leon Sandler" w:date="2026-09-06T00:00:00Z">
        <w:r>
          <w:t>lunar</w:t>
        </w:r>
      </w:ins>
      <w:ins w:id="1858" w:author="Leon Sandler" w:date="2026-09-06T00:00:00Z">
        <w:r>
          <w:t xml:space="preserve"> </w:t>
        </w:r>
      </w:ins>
      <w:ins w:id="1859" w:author="Leon Sandler" w:date="2026-09-06T00:00:00Z">
        <w:r>
          <w:t>infrastructure.</w:t>
        </w:r>
      </w:ins>
    </w:p>
    <w:p>
      <w:ins w:id="1860" w:author="Leon Sandler" w:date="2026-09-06T00:00:00Z">
        <w:r>
          <w:t>Passive</w:t>
        </w:r>
      </w:ins>
      <w:ins w:id="1861" w:author="Leon Sandler" w:date="2026-09-06T00:00:00Z">
        <w:r>
          <w:t xml:space="preserve"> </w:t>
        </w:r>
      </w:ins>
      <w:ins w:id="1862" w:author="Leon Sandler" w:date="2026-09-06T00:00:00Z">
        <w:r>
          <w:t>shielding</w:t>
        </w:r>
      </w:ins>
      <w:ins w:id="1863" w:author="Leon Sandler" w:date="2026-09-06T00:00:00Z">
        <w:r>
          <w:t xml:space="preserve"> </w:t>
        </w:r>
      </w:ins>
      <w:ins w:id="1864" w:author="Leon Sandler" w:date="2026-09-06T00:00:00Z">
        <w:r>
          <w:t>—</w:t>
        </w:r>
      </w:ins>
      <w:r>
        <w:t xml:space="preserve"> </w:t>
      </w:r>
      <w:r>
        <w:t>regolith</w:t>
      </w:r>
      <w:r>
        <w:t xml:space="preserve"> </w:t>
      </w:r>
      <w:del w:id="1865" w:author="Leon Sandler" w:date="2026-09-06T00:00:00Z">
        <w:r>
          <w:delText>overburden</w:delText>
        </w:r>
      </w:del>
      <w:ins w:id="1866" w:author="Leon Sandler" w:date="2026-09-06T00:00:00Z">
        <w:r>
          <w:t>berms,</w:t>
        </w:r>
      </w:ins>
      <w:r>
        <w:t xml:space="preserve"> </w:t>
      </w:r>
      <w:del w:id="1867" w:author="Leon Sandler" w:date="2026-09-06T00:00:00Z">
        <w:r>
          <w:delText>protects</w:delText>
        </w:r>
      </w:del>
      <w:ins w:id="1868" w:author="Leon Sandler" w:date="2026-09-06T00:00:00Z">
        <w:r>
          <w:t>water</w:t>
        </w:r>
      </w:ins>
      <w:ins w:id="1869" w:author="Leon Sandler" w:date="2026-09-06T00:00:00Z">
        <w:r>
          <w:t xml:space="preserve"> </w:t>
        </w:r>
      </w:ins>
      <w:ins w:id="1870" w:author="Leon Sandler" w:date="2026-09-06T00:00:00Z">
        <w:r>
          <w:t>walls,</w:t>
        </w:r>
      </w:ins>
      <w:ins w:id="1871" w:author="Leon Sandler" w:date="2026-09-06T00:00:00Z">
        <w:r>
          <w:t xml:space="preserve"> </w:t>
        </w:r>
      </w:ins>
      <w:ins w:id="1872" w:author="Leon Sandler" w:date="2026-09-06T00:00:00Z">
        <w:r>
          <w:t>polyethylene</w:t>
        </w:r>
      </w:ins>
      <w:ins w:id="1873" w:author="Leon Sandler" w:date="2026-09-06T00:00:00Z">
        <w:r>
          <w:t xml:space="preserve"> </w:t>
        </w:r>
      </w:ins>
      <w:ins w:id="1874" w:author="Leon Sandler" w:date="2026-09-06T00:00:00Z">
        <w:r>
          <w:t>liners,</w:t>
        </w:r>
      </w:ins>
      <w:ins w:id="1875" w:author="Leon Sandler" w:date="2026-09-06T00:00:00Z">
        <w:r>
          <w:t xml:space="preserve"> </w:t>
        </w:r>
      </w:ins>
      <w:ins w:id="1876" w:author="Leon Sandler" w:date="2026-09-06T00:00:00Z">
        <w:r>
          <w:t>and</w:t>
        </w:r>
      </w:ins>
      <w:ins w:id="1877" w:author="Leon Sandler" w:date="2026-09-06T00:00:00Z">
        <w:r>
          <w:t xml:space="preserve"> </w:t>
        </w:r>
      </w:ins>
      <w:ins w:id="1878" w:author="Leon Sandler" w:date="2026-09-06T00:00:00Z">
        <w:r>
          <w:t>analogous</w:t>
        </w:r>
      </w:ins>
      <w:ins w:id="1879" w:author="Leon Sandler" w:date="2026-09-06T00:00:00Z">
        <w:r>
          <w:t xml:space="preserve"> </w:t>
        </w:r>
      </w:ins>
      <w:ins w:id="1880" w:author="Leon Sandler" w:date="2026-09-06T00:00:00Z">
        <w:r>
          <w:t>hydrogen-rich</w:t>
        </w:r>
      </w:ins>
      <w:ins w:id="1881" w:author="Leon Sandler" w:date="2026-09-06T00:00:00Z">
        <w:r>
          <w:t xml:space="preserve"> </w:t>
        </w:r>
      </w:ins>
      <w:ins w:id="1882" w:author="Leon Sandler" w:date="2026-09-06T00:00:00Z">
        <w:r>
          <w:t>mass</w:t>
        </w:r>
      </w:ins>
      <w:ins w:id="1883" w:author="Leon Sandler" w:date="2026-09-06T00:00:00Z">
        <w:r>
          <w:t xml:space="preserve"> </w:t>
        </w:r>
      </w:ins>
      <w:ins w:id="1884" w:author="Leon Sandler" w:date="2026-09-06T00:00:00Z">
        <w:r>
          <w:t>placed</w:t>
        </w:r>
      </w:ins>
      <w:ins w:id="1885" w:author="Leon Sandler" w:date="2026-09-06T00:00:00Z">
        <w:r>
          <w:t xml:space="preserve"> </w:t>
        </w:r>
      </w:ins>
      <w:ins w:id="1886" w:author="Leon Sandler" w:date="2026-09-06T00:00:00Z">
        <w:r>
          <w:t>between</w:t>
        </w:r>
      </w:ins>
      <w:ins w:id="1887" w:author="Leon Sandler" w:date="2026-09-06T00:00:00Z">
        <w:r>
          <w:t xml:space="preserve"> </w:t>
        </w:r>
      </w:ins>
      <w:ins w:id="1888" w:author="Leon Sandler" w:date="2026-09-06T00:00:00Z">
        <w:r>
          <w:t>the</w:t>
        </w:r>
      </w:ins>
      <w:ins w:id="1889" w:author="Leon Sandler" w:date="2026-09-06T00:00:00Z">
        <w:r>
          <w:t xml:space="preserve"> </w:t>
        </w:r>
      </w:ins>
      <w:ins w:id="1890" w:author="Leon Sandler" w:date="2026-09-06T00:00:00Z">
        <w:r>
          <w:t>radiation</w:t>
        </w:r>
      </w:ins>
      <w:ins w:id="1891" w:author="Leon Sandler" w:date="2026-09-06T00:00:00Z">
        <w:r>
          <w:t xml:space="preserve"> </w:t>
        </w:r>
      </w:ins>
      <w:ins w:id="1892" w:author="Leon Sandler" w:date="2026-09-06T00:00:00Z">
        <w:r>
          <w:t>source</w:t>
        </w:r>
      </w:ins>
      <w:ins w:id="1893" w:author="Leon Sandler" w:date="2026-09-06T00:00:00Z">
        <w:r>
          <w:t xml:space="preserve"> </w:t>
        </w:r>
      </w:ins>
      <w:ins w:id="1894" w:author="Leon Sandler" w:date="2026-09-06T00:00:00Z">
        <w:r>
          <w:t>and</w:t>
        </w:r>
      </w:ins>
      <w:ins w:id="1895" w:author="Leon Sandler" w:date="2026-09-06T00:00:00Z">
        <w:r>
          <w:t xml:space="preserve"> </w:t>
        </w:r>
      </w:ins>
      <w:ins w:id="1896" w:author="Leon Sandler" w:date="2026-09-06T00:00:00Z">
        <w:r>
          <w:t>the</w:t>
        </w:r>
      </w:ins>
      <w:ins w:id="1897" w:author="Leon Sandler" w:date="2026-09-06T00:00:00Z">
        <w:r>
          <w:t xml:space="preserve"> </w:t>
        </w:r>
      </w:ins>
      <w:ins w:id="1898" w:author="Leon Sandler" w:date="2026-09-06T00:00:00Z">
        <w:r>
          <w:t>protected</w:t>
        </w:r>
      </w:ins>
      <w:ins w:id="1899" w:author="Leon Sandler" w:date="2026-09-06T00:00:00Z">
        <w:r>
          <w:t xml:space="preserve"> </w:t>
        </w:r>
      </w:ins>
      <w:ins w:id="1900" w:author="Leon Sandler" w:date="2026-09-06T00:00:00Z">
        <w:r>
          <w:t>volume</w:t>
        </w:r>
      </w:ins>
      <w:ins w:id="1901" w:author="Leon Sandler" w:date="2026-09-06T00:00:00Z">
        <w:r>
          <w:t xml:space="preserve"> </w:t>
        </w:r>
      </w:ins>
      <w:ins w:id="1902" w:author="Leon Sandler" w:date="2026-09-06T00:00:00Z">
        <w:r>
          <w:t>—</w:t>
        </w:r>
      </w:ins>
      <w:ins w:id="1903" w:author="Leon Sandler" w:date="2026-09-06T00:00:00Z">
        <w:r>
          <w:t xml:space="preserve"> </w:t>
        </w:r>
      </w:ins>
      <w:ins w:id="1904" w:author="Leon Sandler" w:date="2026-09-06T00:00:00Z">
        <w:r>
          <w:t>is</w:t>
        </w:r>
      </w:ins>
      <w:ins w:id="1905" w:author="Leon Sandler" w:date="2026-09-06T00:00:00Z">
        <w:r>
          <w:t xml:space="preserve"> </w:t>
        </w:r>
      </w:ins>
      <w:ins w:id="1906" w:author="Leon Sandler" w:date="2026-09-06T00:00:00Z">
        <w:r>
          <w:t>mass-efficient</w:t>
        </w:r>
      </w:ins>
      <w:ins w:id="1907" w:author="Leon Sandler" w:date="2026-09-06T00:00:00Z">
        <w:r>
          <w:t xml:space="preserve"> </w:t>
        </w:r>
      </w:ins>
      <w:ins w:id="1908" w:author="Leon Sandler" w:date="2026-09-06T00:00:00Z">
        <w:r>
          <w:t>and</w:t>
        </w:r>
      </w:ins>
      <w:ins w:id="1909" w:author="Leon Sandler" w:date="2026-09-06T00:00:00Z">
        <w:r>
          <w:t xml:space="preserve"> </w:t>
        </w:r>
      </w:ins>
      <w:ins w:id="1910" w:author="Leon Sandler" w:date="2026-09-06T00:00:00Z">
        <w:r>
          <w:t>technologically</w:t>
        </w:r>
      </w:ins>
      <w:ins w:id="1911" w:author="Leon Sandler" w:date="2026-09-06T00:00:00Z">
        <w:r>
          <w:t xml:space="preserve"> </w:t>
        </w:r>
      </w:ins>
      <w:ins w:id="1912" w:author="Leon Sandler" w:date="2026-09-06T00:00:00Z">
        <w:r>
          <w:t>mature,</w:t>
        </w:r>
      </w:ins>
      <w:ins w:id="1913" w:author="Leon Sandler" w:date="2026-09-06T00:00:00Z">
        <w:r>
          <w:t xml:space="preserve"> </w:t>
        </w:r>
      </w:ins>
      <w:ins w:id="1914" w:author="Leon Sandler" w:date="2026-09-06T00:00:00Z">
        <w:r>
          <w:t>and</w:t>
        </w:r>
      </w:ins>
      <w:ins w:id="1915" w:author="Leon Sandler" w:date="2026-09-06T00:00:00Z">
        <w:r>
          <w:t xml:space="preserve"> </w:t>
        </w:r>
      </w:ins>
      <w:ins w:id="1916" w:author="Leon Sandler" w:date="2026-09-06T00:00:00Z">
        <w:r>
          <w:t>remains</w:t>
        </w:r>
      </w:ins>
      <w:ins w:id="1917" w:author="Leon Sandler" w:date="2026-09-06T00:00:00Z">
        <w:r>
          <w:t xml:space="preserve"> </w:t>
        </w:r>
      </w:ins>
      <w:ins w:id="1918" w:author="Leon Sandler" w:date="2026-09-06T00:00:00Z">
        <w:r>
          <w:t>the</w:t>
        </w:r>
      </w:ins>
      <w:ins w:id="1919" w:author="Leon Sandler" w:date="2026-09-06T00:00:00Z">
        <w:r>
          <w:t xml:space="preserve"> </w:t>
        </w:r>
      </w:ins>
      <w:ins w:id="1920" w:author="Leon Sandler" w:date="2026-09-06T00:00:00Z">
        <w:r>
          <w:t>default</w:t>
        </w:r>
      </w:ins>
      <w:ins w:id="1921" w:author="Leon Sandler" w:date="2026-09-06T00:00:00Z">
        <w:r>
          <w:t xml:space="preserve"> </w:t>
        </w:r>
      </w:ins>
      <w:ins w:id="1922" w:author="Leon Sandler" w:date="2026-09-06T00:00:00Z">
        <w:r>
          <w:t>solution</w:t>
        </w:r>
      </w:ins>
      <w:ins w:id="1923" w:author="Leon Sandler" w:date="2026-09-06T00:00:00Z">
        <w:r>
          <w:t xml:space="preserve"> </w:t>
        </w:r>
      </w:ins>
      <w:ins w:id="1924" w:author="Leon Sandler" w:date="2026-09-06T00:00:00Z">
        <w:r>
          <w:t>wherever</w:t>
        </w:r>
      </w:ins>
      <w:ins w:id="1925" w:author="Leon Sandler" w:date="2026-09-06T00:00:00Z">
        <w:r>
          <w:t xml:space="preserve"> </w:t>
        </w:r>
      </w:ins>
      <w:ins w:id="1926" w:author="Leon Sandler" w:date="2026-09-06T00:00:00Z">
        <w:r>
          <w:t>it</w:t>
        </w:r>
      </w:ins>
      <w:ins w:id="1927" w:author="Leon Sandler" w:date="2026-09-06T00:00:00Z">
        <w:r>
          <w:t xml:space="preserve"> </w:t>
        </w:r>
      </w:ins>
      <w:ins w:id="1928" w:author="Leon Sandler" w:date="2026-09-06T00:00:00Z">
        <w:r>
          <w:t>can</w:t>
        </w:r>
      </w:ins>
      <w:ins w:id="1929" w:author="Leon Sandler" w:date="2026-09-06T00:00:00Z">
        <w:r>
          <w:t xml:space="preserve"> </w:t>
        </w:r>
      </w:ins>
      <w:ins w:id="1930" w:author="Leon Sandler" w:date="2026-09-06T00:00:00Z">
        <w:r>
          <w:t>physically</w:t>
        </w:r>
      </w:ins>
      <w:ins w:id="1931" w:author="Leon Sandler" w:date="2026-09-06T00:00:00Z">
        <w:r>
          <w:t xml:space="preserve"> </w:t>
        </w:r>
      </w:ins>
      <w:ins w:id="1932" w:author="Leon Sandler" w:date="2026-09-06T00:00:00Z">
        <w:r>
          <w:t>be</w:t>
        </w:r>
      </w:ins>
      <w:ins w:id="1933" w:author="Leon Sandler" w:date="2026-09-06T00:00:00Z">
        <w:r>
          <w:t xml:space="preserve"> </w:t>
        </w:r>
      </w:ins>
      <w:ins w:id="1934" w:author="Leon Sandler" w:date="2026-09-06T00:00:00Z">
        <w:r>
          <w:t>deployed.</w:t>
        </w:r>
      </w:ins>
      <w:ins w:id="1935" w:author="Leon Sandler" w:date="2026-09-06T00:00:00Z">
        <w:r>
          <w:t xml:space="preserve"> </w:t>
        </w:r>
      </w:ins>
      <w:ins w:id="1936" w:author="Leon Sandler" w:date="2026-09-06T00:00:00Z">
        <w:r>
          <w:t>Its</w:t>
        </w:r>
      </w:ins>
      <w:ins w:id="1937" w:author="Leon Sandler" w:date="2026-09-06T00:00:00Z">
        <w:r>
          <w:t xml:space="preserve"> </w:t>
        </w:r>
      </w:ins>
      <w:ins w:id="1938" w:author="Leon Sandler" w:date="2026-09-06T00:00:00Z">
        <w:r>
          <w:t>limitation</w:t>
        </w:r>
      </w:ins>
      <w:ins w:id="1939" w:author="Leon Sandler" w:date="2026-09-06T00:00:00Z">
        <w:r>
          <w:t xml:space="preserve"> </w:t>
        </w:r>
      </w:ins>
      <w:ins w:id="1940" w:author="Leon Sandler" w:date="2026-09-06T00:00:00Z">
        <w:r>
          <w:t>is</w:t>
        </w:r>
      </w:ins>
      <w:ins w:id="1941" w:author="Leon Sandler" w:date="2026-09-06T00:00:00Z">
        <w:r>
          <w:t xml:space="preserve"> </w:t>
        </w:r>
      </w:ins>
      <w:ins w:id="1942" w:author="Leon Sandler" w:date="2026-09-06T00:00:00Z">
        <w:r>
          <w:t>not</w:t>
        </w:r>
      </w:ins>
      <w:ins w:id="1943" w:author="Leon Sandler" w:date="2026-09-06T00:00:00Z">
        <w:r>
          <w:t xml:space="preserve"> </w:t>
        </w:r>
      </w:ins>
      <w:ins w:id="1944" w:author="Leon Sandler" w:date="2026-09-06T00:00:00Z">
        <w:r>
          <w:t>effectiveness</w:t>
        </w:r>
      </w:ins>
      <w:ins w:id="1945" w:author="Leon Sandler" w:date="2026-09-06T00:00:00Z">
        <w:r>
          <w:t xml:space="preserve"> </w:t>
        </w:r>
      </w:ins>
      <w:ins w:id="1946" w:author="Leon Sandler" w:date="2026-09-06T00:00:00Z">
        <w:r>
          <w:t>but</w:t>
        </w:r>
      </w:ins>
      <w:ins w:id="1947" w:author="Leon Sandler" w:date="2026-09-06T00:00:00Z">
        <w:r>
          <w:t xml:space="preserve"> </w:t>
        </w:r>
      </w:ins>
      <w:ins w:id="1948" w:author="Leon Sandler" w:date="2026-09-06T00:00:00Z">
        <w:r>
          <w:t>applicability:</w:t>
        </w:r>
      </w:ins>
      <w:r>
        <w:t xml:space="preserve"> </w:t>
      </w:r>
      <w:r>
        <w:t>a</w:t>
      </w:r>
      <w:r>
        <w:t xml:space="preserve"> </w:t>
      </w:r>
      <w:r>
        <w:t>buried</w:t>
      </w:r>
      <w:r>
        <w:t xml:space="preserve"> </w:t>
      </w:r>
      <w:ins w:id="1949" w:author="Leon Sandler" w:date="2026-09-06T00:00:00Z">
        <w:r>
          <w:t>or</w:t>
        </w:r>
      </w:ins>
      <w:ins w:id="1950" w:author="Leon Sandler" w:date="2026-09-06T00:00:00Z">
        <w:r>
          <w:t xml:space="preserve"> </w:t>
        </w:r>
      </w:ins>
      <w:ins w:id="1951" w:author="Leon Sandler" w:date="2026-09-06T00:00:00Z">
        <w:r>
          <w:t>berm-covered</w:t>
        </w:r>
      </w:ins>
      <w:ins w:id="1952" w:author="Leon Sandler" w:date="2026-09-06T00:00:00Z">
        <w:r>
          <w:t xml:space="preserve"> </w:t>
        </w:r>
      </w:ins>
      <w:r>
        <w:t>habitat</w:t>
      </w:r>
      <w:ins w:id="1953" w:author="Leon Sandler" w:date="2026-09-06T00:00:00Z">
        <w:r>
          <w:t xml:space="preserve"> </w:t>
        </w:r>
      </w:ins>
      <w:ins w:id="1954" w:author="Leon Sandler" w:date="2026-09-06T00:00:00Z">
        <w:r>
          <w:t>is</w:t>
        </w:r>
      </w:ins>
      <w:ins w:id="1955" w:author="Leon Sandler" w:date="2026-09-06T00:00:00Z">
        <w:r>
          <w:t xml:space="preserve"> </w:t>
        </w:r>
      </w:ins>
      <w:ins w:id="1956" w:author="Leon Sandler" w:date="2026-09-06T00:00:00Z">
        <w:r>
          <w:t>well</w:t>
        </w:r>
      </w:ins>
      <w:ins w:id="1957" w:author="Leon Sandler" w:date="2026-09-06T00:00:00Z">
        <w:r>
          <w:t xml:space="preserve"> </w:t>
        </w:r>
      </w:ins>
      <w:ins w:id="1958" w:author="Leon Sandler" w:date="2026-09-06T00:00:00Z">
        <w:r>
          <w:t>protected,</w:t>
        </w:r>
      </w:ins>
      <w:r>
        <w:t xml:space="preserve"> </w:t>
      </w:r>
      <w:r>
        <w:t>but</w:t>
      </w:r>
      <w:r>
        <w:t xml:space="preserve"> </w:t>
      </w:r>
      <w:del w:id="1959" w:author="Leon Sandler" w:date="2026-09-06T00:00:00Z">
        <w:r>
          <w:delText>not</w:delText>
        </w:r>
      </w:del>
      <w:ins w:id="1960" w:author="Leon Sandler" w:date="2026-09-06T00:00:00Z">
        <w:r>
          <w:t>a</w:t>
        </w:r>
      </w:ins>
      <w:r>
        <w:t xml:space="preserve"> </w:t>
      </w:r>
      <w:del w:id="1961" w:author="Leon Sandler" w:date="2026-09-06T00:00:00Z">
        <w:r>
          <w:delText>surface</w:delText>
        </w:r>
      </w:del>
      <w:ins w:id="1962" w:author="Leon Sandler" w:date="2026-09-06T00:00:00Z">
        <w:r>
          <w:t>rover</w:t>
        </w:r>
      </w:ins>
      <w:r>
        <w:t xml:space="preserve"> </w:t>
      </w:r>
      <w:del w:id="1963" w:author="Leon Sandler" w:date="2026-09-06T00:00:00Z">
        <w:r>
          <w:delText>infrastructure,</w:delText>
        </w:r>
      </w:del>
      <w:ins w:id="1964" w:author="Leon Sandler" w:date="2026-09-06T00:00:00Z">
        <w:r>
          <w:t>traversing</w:t>
        </w:r>
      </w:ins>
      <w:r>
        <w:t xml:space="preserve"> </w:t>
      </w:r>
      <w:del w:id="1965" w:author="Leon Sandler" w:date="2026-09-06T00:00:00Z">
        <w:r>
          <w:delText>rovers,</w:delText>
        </w:r>
      </w:del>
      <w:ins w:id="1966" w:author="Leon Sandler" w:date="2026-09-06T00:00:00Z">
        <w:r>
          <w:t>kilometers</w:t>
        </w:r>
      </w:ins>
      <w:ins w:id="1967" w:author="Leon Sandler" w:date="2026-09-06T00:00:00Z">
        <w:r>
          <w:t xml:space="preserve"> </w:t>
        </w:r>
      </w:ins>
      <w:ins w:id="1968" w:author="Leon Sandler" w:date="2026-09-06T00:00:00Z">
        <w:r>
          <w:t>from</w:t>
        </w:r>
      </w:ins>
      <w:ins w:id="1969" w:author="Leon Sandler" w:date="2026-09-06T00:00:00Z">
        <w:r>
          <w:t xml:space="preserve"> </w:t>
        </w:r>
      </w:ins>
      <w:ins w:id="1970" w:author="Leon Sandler" w:date="2026-09-06T00:00:00Z">
        <w:r>
          <w:t>base,</w:t>
        </w:r>
      </w:ins>
      <w:ins w:id="1971" w:author="Leon Sandler" w:date="2026-09-06T00:00:00Z">
        <w:r>
          <w:t xml:space="preserve"> </w:t>
        </w:r>
      </w:ins>
      <w:ins w:id="1972" w:author="Leon Sandler" w:date="2026-09-06T00:00:00Z">
        <w:r>
          <w:t>an</w:t>
        </w:r>
      </w:ins>
      <w:ins w:id="1973" w:author="Leon Sandler" w:date="2026-09-06T00:00:00Z">
        <w:r>
          <w:t xml:space="preserve"> </w:t>
        </w:r>
      </w:ins>
      <w:ins w:id="1974" w:author="Leon Sandler" w:date="2026-09-06T00:00:00Z">
        <w:r>
          <w:t>astronaut</w:t>
        </w:r>
      </w:ins>
      <w:ins w:id="1975" w:author="Leon Sandler" w:date="2026-09-06T00:00:00Z">
        <w:r>
          <w:t xml:space="preserve"> </w:t>
        </w:r>
      </w:ins>
      <w:ins w:id="1976" w:author="Leon Sandler" w:date="2026-09-06T00:00:00Z">
        <w:r>
          <w:t>on</w:t>
        </w:r>
      </w:ins>
      <w:ins w:id="1977" w:author="Leon Sandler" w:date="2026-09-06T00:00:00Z">
        <w:r>
          <w:t xml:space="preserve"> </w:t>
        </w:r>
      </w:ins>
      <w:ins w:id="1978" w:author="Leon Sandler" w:date="2026-09-06T00:00:00Z">
        <w:r>
          <w:t>EVA,</w:t>
        </w:r>
      </w:ins>
      <w:r>
        <w:t xml:space="preserve"> </w:t>
      </w:r>
      <w:r>
        <w:t>or</w:t>
      </w:r>
      <w:r>
        <w:t xml:space="preserve"> </w:t>
      </w:r>
      <w:del w:id="1979" w:author="Leon Sandler" w:date="2026-09-06T00:00:00Z">
        <w:r>
          <w:delText>crew</w:delText>
        </w:r>
      </w:del>
      <w:ins w:id="1980" w:author="Leon Sandler" w:date="2026-09-06T00:00:00Z">
        <w:r>
          <w:t>distributed</w:t>
        </w:r>
      </w:ins>
      <w:r>
        <w:t xml:space="preserve"> </w:t>
      </w:r>
      <w:del w:id="1981" w:author="Leon Sandler" w:date="2026-09-06T00:00:00Z">
        <w:r>
          <w:delText>on</w:delText>
        </w:r>
      </w:del>
      <w:ins w:id="1982" w:author="Leon Sandler" w:date="2026-09-06T00:00:00Z">
        <w:r>
          <w:t>sensor</w:t>
        </w:r>
      </w:ins>
      <w:r>
        <w:t xml:space="preserve"> </w:t>
      </w:r>
      <w:del w:id="1983" w:author="Leon Sandler" w:date="2026-09-06T00:00:00Z">
        <w:r>
          <w:delText>extravehicular</w:delText>
        </w:r>
      </w:del>
      <w:ins w:id="1984" w:author="Leon Sandler" w:date="2026-09-06T00:00:00Z">
        <w:r>
          <w:t>and</w:t>
        </w:r>
      </w:ins>
      <w:r>
        <w:t xml:space="preserve"> </w:t>
      </w:r>
      <w:del w:id="1985" w:author="Leon Sandler" w:date="2026-09-06T00:00:00Z">
        <w:r>
          <w:delText>activity</w:delText>
        </w:r>
      </w:del>
      <w:ins w:id="1986" w:author="Leon Sandler" w:date="2026-09-06T00:00:00Z">
        <w:r>
          <w:t>communications</w:t>
        </w:r>
      </w:ins>
      <w:r>
        <w:t xml:space="preserve"> </w:t>
      </w:r>
      <w:del w:id="1987" w:author="Leon Sandler" w:date="2026-09-06T00:00:00Z">
        <w:r>
          <w:delText>(EVA).</w:delText>
        </w:r>
      </w:del>
      <w:ins w:id="1988" w:author="Leon Sandler" w:date="2026-09-06T00:00:00Z">
        <w:r>
          <w:t>infrastructure</w:t>
        </w:r>
      </w:ins>
      <w:r>
        <w:t xml:space="preserve"> </w:t>
      </w:r>
      <w:ins w:id="1989" w:author="Leon Sandler" w:date="2026-09-06T00:00:00Z">
        <w:r>
          <w:t>cannot</w:t>
        </w:r>
      </w:ins>
      <w:ins w:id="1990" w:author="Leon Sandler" w:date="2026-09-06T00:00:00Z">
        <w:r>
          <w:t xml:space="preserve"> </w:t>
        </w:r>
      </w:ins>
      <w:ins w:id="1991" w:author="Leon Sandler" w:date="2026-09-06T00:00:00Z">
        <w:r>
          <w:t>practically</w:t>
        </w:r>
      </w:ins>
      <w:ins w:id="1992" w:author="Leon Sandler" w:date="2026-09-06T00:00:00Z">
        <w:r>
          <w:t xml:space="preserve"> </w:t>
        </w:r>
      </w:ins>
      <w:ins w:id="1993" w:author="Leon Sandler" w:date="2026-09-06T00:00:00Z">
        <w:r>
          <w:t>carry,</w:t>
        </w:r>
      </w:ins>
      <w:ins w:id="1994" w:author="Leon Sandler" w:date="2026-09-06T00:00:00Z">
        <w:r>
          <w:t xml:space="preserve"> </w:t>
        </w:r>
      </w:ins>
      <w:ins w:id="1995" w:author="Leon Sandler" w:date="2026-09-06T00:00:00Z">
        <w:r>
          <w:t>or</w:t>
        </w:r>
      </w:ins>
      <w:ins w:id="1996" w:author="Leon Sandler" w:date="2026-09-06T00:00:00Z">
        <w:r>
          <w:t xml:space="preserve"> </w:t>
        </w:r>
      </w:ins>
      <w:ins w:id="1997" w:author="Leon Sandler" w:date="2026-09-06T00:00:00Z">
        <w:r>
          <w:t>be</w:t>
        </w:r>
      </w:ins>
      <w:ins w:id="1998" w:author="Leon Sandler" w:date="2026-09-06T00:00:00Z">
        <w:r>
          <w:t xml:space="preserve"> </w:t>
        </w:r>
      </w:ins>
      <w:ins w:id="1999" w:author="Leon Sandler" w:date="2026-09-06T00:00:00Z">
        <w:r>
          <w:t>covered</w:t>
        </w:r>
      </w:ins>
      <w:ins w:id="2000" w:author="Leon Sandler" w:date="2026-09-06T00:00:00Z">
        <w:r>
          <w:t xml:space="preserve"> </w:t>
        </w:r>
      </w:ins>
      <w:ins w:id="2001" w:author="Leon Sandler" w:date="2026-09-06T00:00:00Z">
        <w:r>
          <w:t>by,</w:t>
        </w:r>
      </w:ins>
      <w:ins w:id="2002" w:author="Leon Sandler" w:date="2026-09-06T00:00:00Z">
        <w:r>
          <w:t xml:space="preserve"> </w:t>
        </w:r>
      </w:ins>
      <w:ins w:id="2003" w:author="Leon Sandler" w:date="2026-09-06T00:00:00Z">
        <w:r>
          <w:t>the</w:t>
        </w:r>
      </w:ins>
      <w:ins w:id="2004" w:author="Leon Sandler" w:date="2026-09-06T00:00:00Z">
        <w:r>
          <w:t xml:space="preserve"> </w:t>
        </w:r>
      </w:ins>
      <w:ins w:id="2005" w:author="Leon Sandler" w:date="2026-09-06T00:00:00Z">
        <w:r>
          <w:t>tens</w:t>
        </w:r>
      </w:ins>
      <w:ins w:id="2006" w:author="Leon Sandler" w:date="2026-09-06T00:00:00Z">
        <w:r>
          <w:t xml:space="preserve"> </w:t>
        </w:r>
      </w:ins>
      <w:ins w:id="2007" w:author="Leon Sandler" w:date="2026-09-06T00:00:00Z">
        <w:r>
          <w:t>of</w:t>
        </w:r>
      </w:ins>
      <w:ins w:id="2008" w:author="Leon Sandler" w:date="2026-09-06T00:00:00Z">
        <w:r>
          <w:t xml:space="preserve"> </w:t>
        </w:r>
      </w:ins>
      <w:ins w:id="2009" w:author="Leon Sandler" w:date="2026-09-06T00:00:00Z">
        <w:r>
          <w:t>centimeters</w:t>
        </w:r>
      </w:ins>
      <w:ins w:id="2010" w:author="Leon Sandler" w:date="2026-09-06T00:00:00Z">
        <w:r>
          <w:t xml:space="preserve"> </w:t>
        </w:r>
      </w:ins>
      <w:ins w:id="2011" w:author="Leon Sandler" w:date="2026-09-06T00:00:00Z">
        <w:r>
          <w:t>of</w:t>
        </w:r>
      </w:ins>
      <w:ins w:id="2012" w:author="Leon Sandler" w:date="2026-09-06T00:00:00Z">
        <w:r>
          <w:t xml:space="preserve"> </w:t>
        </w:r>
      </w:ins>
      <w:ins w:id="2013" w:author="Leon Sandler" w:date="2026-09-06T00:00:00Z">
        <w:r>
          <w:t>areal</w:t>
        </w:r>
      </w:ins>
      <w:ins w:id="2014" w:author="Leon Sandler" w:date="2026-09-06T00:00:00Z">
        <w:r>
          <w:t xml:space="preserve"> </w:t>
        </w:r>
      </w:ins>
      <w:ins w:id="2015" w:author="Leon Sandler" w:date="2026-09-06T00:00:00Z">
        <w:r>
          <w:t>density</w:t>
        </w:r>
      </w:ins>
      <w:ins w:id="2016" w:author="Leon Sandler" w:date="2026-09-06T00:00:00Z">
        <w:r>
          <w:t xml:space="preserve"> </w:t>
        </w:r>
      </w:ins>
      <w:ins w:id="2017" w:author="Leon Sandler" w:date="2026-09-06T00:00:00Z">
        <w:r>
          <w:t>that</w:t>
        </w:r>
      </w:ins>
      <w:ins w:id="2018" w:author="Leon Sandler" w:date="2026-09-06T00:00:00Z">
        <w:r>
          <w:t xml:space="preserve"> </w:t>
        </w:r>
      </w:ins>
      <w:ins w:id="2019" w:author="Leon Sandler" w:date="2026-09-06T00:00:00Z">
        <w:r>
          <w:t>passive</w:t>
        </w:r>
      </w:ins>
      <w:ins w:id="2020" w:author="Leon Sandler" w:date="2026-09-06T00:00:00Z">
        <w:r>
          <w:t xml:space="preserve"> </w:t>
        </w:r>
      </w:ins>
      <w:ins w:id="2021" w:author="Leon Sandler" w:date="2026-09-06T00:00:00Z">
        <w:r>
          <w:t>shielding</w:t>
        </w:r>
      </w:ins>
      <w:ins w:id="2022" w:author="Leon Sandler" w:date="2026-09-06T00:00:00Z">
        <w:r>
          <w:t xml:space="preserve"> </w:t>
        </w:r>
      </w:ins>
      <w:ins w:id="2023" w:author="Leon Sandler" w:date="2026-09-06T00:00:00Z">
        <w:r>
          <w:t>requires</w:t>
        </w:r>
      </w:ins>
      <w:ins w:id="2024" w:author="Leon Sandler" w:date="2026-09-06T00:00:00Z">
        <w:r>
          <w:t xml:space="preserve"> </w:t>
        </w:r>
      </w:ins>
      <w:ins w:id="2025" w:author="Leon Sandler" w:date="2026-09-06T00:00:00Z">
        <w:r>
          <w:t>for</w:t>
        </w:r>
      </w:ins>
      <w:ins w:id="2026" w:author="Leon Sandler" w:date="2026-09-06T00:00:00Z">
        <w:r>
          <w:t xml:space="preserve"> </w:t>
        </w:r>
      </w:ins>
      <w:ins w:id="2027" w:author="Leon Sandler" w:date="2026-09-06T00:00:00Z">
        <w:r>
          <w:t>meaningful</w:t>
        </w:r>
      </w:ins>
      <w:ins w:id="2028" w:author="Leon Sandler" w:date="2026-09-06T00:00:00Z">
        <w:r>
          <w:t xml:space="preserve"> </w:t>
        </w:r>
      </w:ins>
      <w:ins w:id="2029" w:author="Leon Sandler" w:date="2026-09-06T00:00:00Z">
        <w:r>
          <w:t>GCR</w:t>
        </w:r>
      </w:ins>
      <w:ins w:id="2030" w:author="Leon Sandler" w:date="2026-09-06T00:00:00Z">
        <w:r>
          <w:t xml:space="preserve"> </w:t>
        </w:r>
      </w:ins>
      <w:ins w:id="2031" w:author="Leon Sandler" w:date="2026-09-06T00:00:00Z">
        <w:r>
          <w:t>attenuation,</w:t>
        </w:r>
      </w:ins>
      <w:ins w:id="2032" w:author="Leon Sandler" w:date="2026-09-06T00:00:00Z">
        <w:r>
          <w:t xml:space="preserve"> </w:t>
        </w:r>
      </w:ins>
      <w:ins w:id="2033" w:author="Leon Sandler" w:date="2026-09-06T00:00:00Z">
        <w:r>
          <w:t>though</w:t>
        </w:r>
      </w:ins>
      <w:ins w:id="2034" w:author="Leon Sandler" w:date="2026-09-06T00:00:00Z">
        <w:r>
          <w:t xml:space="preserve"> </w:t>
        </w:r>
      </w:ins>
      <w:ins w:id="2035" w:author="Leon Sandler" w:date="2026-09-06T00:00:00Z">
        <w:r>
          <w:t>considerably</w:t>
        </w:r>
      </w:ins>
      <w:ins w:id="2036" w:author="Leon Sandler" w:date="2026-09-06T00:00:00Z">
        <w:r>
          <w:t xml:space="preserve"> </w:t>
        </w:r>
      </w:ins>
      <w:ins w:id="2037" w:author="Leon Sandler" w:date="2026-09-06T00:00:00Z">
        <w:r>
          <w:t>thinner</w:t>
        </w:r>
      </w:ins>
      <w:ins w:id="2038" w:author="Leon Sandler" w:date="2026-09-06T00:00:00Z">
        <w:r>
          <w:t xml:space="preserve"> </w:t>
        </w:r>
      </w:ins>
      <w:ins w:id="2039" w:author="Leon Sandler" w:date="2026-09-06T00:00:00Z">
        <w:r>
          <w:t>layers</w:t>
        </w:r>
      </w:ins>
      <w:ins w:id="2040" w:author="Leon Sandler" w:date="2026-09-06T00:00:00Z">
        <w:r>
          <w:t xml:space="preserve"> </w:t>
        </w:r>
      </w:ins>
      <w:ins w:id="2041" w:author="Leon Sandler" w:date="2026-09-06T00:00:00Z">
        <w:r>
          <w:t>suffice</w:t>
        </w:r>
      </w:ins>
      <w:ins w:id="2042" w:author="Leon Sandler" w:date="2026-09-06T00:00:00Z">
        <w:r>
          <w:t xml:space="preserve"> </w:t>
        </w:r>
      </w:ins>
      <w:ins w:id="2043" w:author="Leon Sandler" w:date="2026-09-06T00:00:00Z">
        <w:r>
          <w:t>for</w:t>
        </w:r>
      </w:ins>
      <w:ins w:id="2044" w:author="Leon Sandler" w:date="2026-09-06T00:00:00Z">
        <w:r>
          <w:t xml:space="preserve"> </w:t>
        </w:r>
      </w:ins>
      <w:ins w:id="2045" w:author="Leon Sandler" w:date="2026-09-06T00:00:00Z">
        <w:r>
          <w:t>SEP</w:t>
        </w:r>
      </w:ins>
      <w:ins w:id="2046" w:author="Leon Sandler" w:date="2026-09-06T00:00:00Z">
        <w:r>
          <w:t xml:space="preserve"> </w:t>
        </w:r>
      </w:ins>
      <w:ins w:id="2047" w:author="Leon Sandler" w:date="2026-09-06T00:00:00Z">
        <w:r>
          <w:t>protons</w:t>
        </w:r>
      </w:ins>
      <w:ins w:id="2048" w:author="Leon Sandler" w:date="2026-09-06T00:00:00Z">
        <w:r>
          <w:t xml:space="preserve"> </w:t>
        </w:r>
      </w:ins>
      <w:ins w:id="2049" w:author="Leon Sandler" w:date="2026-09-06T00:00:00Z">
        <w:r>
          <w:t>as</w:t>
        </w:r>
      </w:ins>
      <w:ins w:id="2050" w:author="Leon Sandler" w:date="2026-09-06T00:00:00Z">
        <w:r>
          <w:t xml:space="preserve"> </w:t>
        </w:r>
      </w:ins>
      <w:ins w:id="2051" w:author="Leon Sandler" w:date="2026-09-06T00:00:00Z">
        <w:r>
          <w:t>we</w:t>
        </w:r>
      </w:ins>
      <w:ins w:id="2052" w:author="Leon Sandler" w:date="2026-09-06T00:00:00Z">
        <w:r>
          <w:t xml:space="preserve"> </w:t>
        </w:r>
      </w:ins>
      <w:ins w:id="2053" w:author="Leon Sandler" w:date="2026-09-06T00:00:00Z">
        <w:r>
          <w:t>quantify</w:t>
        </w:r>
      </w:ins>
      <w:ins w:id="2054" w:author="Leon Sandler" w:date="2026-09-06T00:00:00Z">
        <w:r>
          <w:t xml:space="preserve"> </w:t>
        </w:r>
      </w:ins>
      <w:ins w:id="2055" w:author="Leon Sandler" w:date="2026-09-06T00:00:00Z">
        <w:r>
          <w:t>in</w:t>
        </w:r>
      </w:ins>
      <w:ins w:id="2056" w:author="Leon Sandler" w:date="2026-09-06T00:00:00Z">
        <w:r>
          <w:t xml:space="preserve"> </w:t>
        </w:r>
      </w:ins>
      <w:ins w:id="2057" w:author="Leon Sandler" w:date="2026-09-06T00:00:00Z">
        <w:r>
          <w:t>Section</w:t>
        </w:r>
      </w:ins>
      <w:ins w:id="2058" w:author="Leon Sandler" w:date="2026-09-06T00:00:00Z">
        <w:r>
          <w:t xml:space="preserve"> </w:t>
        </w:r>
      </w:ins>
      <w:ins w:id="2059" w:author="Leon Sandler" w:date="2026-09-06T00:00:00Z">
        <w:r>
          <w:t>10.</w:t>
        </w:r>
      </w:ins>
      <w:ins w:id="2060" w:author="Leon Sandler" w:date="2026-09-06T00:00:00Z">
        <w:r>
          <w:t xml:space="preserve"> </w:t>
        </w:r>
      </w:ins>
      <w:ins w:id="2061" w:author="Leon Sandler" w:date="2026-09-06T00:00:00Z">
        <w:r>
          <w:t>This</w:t>
        </w:r>
      </w:ins>
      <w:ins w:id="2062" w:author="Leon Sandler" w:date="2026-09-06T00:00:00Z">
        <w:r>
          <w:t xml:space="preserve"> </w:t>
        </w:r>
      </w:ins>
      <w:ins w:id="2063" w:author="Leon Sandler" w:date="2026-09-06T00:00:00Z">
        <w:r>
          <w:t>gap</w:t>
        </w:r>
      </w:ins>
      <w:ins w:id="2064" w:author="Leon Sandler" w:date="2026-09-06T00:00:00Z">
        <w:r>
          <w:t xml:space="preserve"> </w:t>
        </w:r>
      </w:ins>
      <w:ins w:id="2065" w:author="Leon Sandler" w:date="2026-09-06T00:00:00Z">
        <w:r>
          <w:t>has</w:t>
        </w:r>
      </w:ins>
      <w:ins w:id="2066" w:author="Leon Sandler" w:date="2026-09-06T00:00:00Z">
        <w:r>
          <w:t xml:space="preserve"> </w:t>
        </w:r>
      </w:ins>
      <w:ins w:id="2067" w:author="Leon Sandler" w:date="2026-09-06T00:00:00Z">
        <w:r>
          <w:t>motivated</w:t>
        </w:r>
      </w:ins>
      <w:ins w:id="2068" w:author="Leon Sandler" w:date="2026-09-06T00:00:00Z">
        <w:r>
          <w:t xml:space="preserve"> </w:t>
        </w:r>
      </w:ins>
      <w:ins w:id="2069" w:author="Leon Sandler" w:date="2026-09-06T00:00:00Z">
        <w:r>
          <w:t>interest</w:t>
        </w:r>
      </w:ins>
      <w:ins w:id="2070" w:author="Leon Sandler" w:date="2026-09-06T00:00:00Z">
        <w:r>
          <w:t xml:space="preserve"> </w:t>
        </w:r>
      </w:ins>
      <w:ins w:id="2071" w:author="Leon Sandler" w:date="2026-09-06T00:00:00Z">
        <w:r>
          <w:t>in</w:t>
        </w:r>
      </w:ins>
      <w:ins w:id="2072" w:author="Leon Sandler" w:date="2026-09-06T00:00:00Z">
        <w:r>
          <w:t xml:space="preserve"> </w:t>
        </w:r>
      </w:ins>
      <w:ins w:id="2073" w:author="Leon Sandler" w:date="2026-09-06T00:00:00Z">
        <w:r>
          <w:t>active</w:t>
        </w:r>
      </w:ins>
      <w:ins w:id="2074" w:author="Leon Sandler" w:date="2026-09-06T00:00:00Z">
        <w:r>
          <w:t xml:space="preserve"> </w:t>
        </w:r>
      </w:ins>
      <w:ins w:id="2075" w:author="Leon Sandler" w:date="2026-09-06T00:00:00Z">
        <w:r>
          <w:t>magnetic</w:t>
        </w:r>
      </w:ins>
      <w:ins w:id="2076" w:author="Leon Sandler" w:date="2026-09-06T00:00:00Z">
        <w:r>
          <w:t xml:space="preserve"> </w:t>
        </w:r>
      </w:ins>
      <w:ins w:id="2077" w:author="Leon Sandler" w:date="2026-09-06T00:00:00Z">
        <w:r>
          <w:t>shielding,</w:t>
        </w:r>
      </w:ins>
      <w:ins w:id="2078" w:author="Leon Sandler" w:date="2026-09-06T00:00:00Z">
        <w:r>
          <w:t xml:space="preserve"> </w:t>
        </w:r>
      </w:ins>
      <w:ins w:id="2079" w:author="Leon Sandler" w:date="2026-09-06T00:00:00Z">
        <w:r>
          <w:t>which</w:t>
        </w:r>
      </w:ins>
      <w:ins w:id="2080" w:author="Leon Sandler" w:date="2026-09-06T00:00:00Z">
        <w:r>
          <w:t xml:space="preserve"> </w:t>
        </w:r>
      </w:ins>
      <w:ins w:id="2081" w:author="Leon Sandler" w:date="2026-09-06T00:00:00Z">
        <w:r>
          <w:t>uses</w:t>
        </w:r>
      </w:ins>
      <w:ins w:id="2082" w:author="Leon Sandler" w:date="2026-09-06T00:00:00Z">
        <w:r>
          <w:t xml:space="preserve"> </w:t>
        </w:r>
      </w:ins>
      <w:ins w:id="2083" w:author="Leon Sandler" w:date="2026-09-06T00:00:00Z">
        <w:r>
          <w:t>a</w:t>
        </w:r>
      </w:ins>
      <w:ins w:id="2084" w:author="Leon Sandler" w:date="2026-09-06T00:00:00Z">
        <w:r>
          <w:t xml:space="preserve"> </w:t>
        </w:r>
      </w:ins>
      <w:ins w:id="2085" w:author="Leon Sandler" w:date="2026-09-06T00:00:00Z">
        <w:r>
          <w:t>magnetic</w:t>
        </w:r>
      </w:ins>
      <w:ins w:id="2086" w:author="Leon Sandler" w:date="2026-09-06T00:00:00Z">
        <w:r>
          <w:t xml:space="preserve"> </w:t>
        </w:r>
      </w:ins>
      <w:ins w:id="2087" w:author="Leon Sandler" w:date="2026-09-06T00:00:00Z">
        <w:r>
          <w:t>field</w:t>
        </w:r>
      </w:ins>
      <w:ins w:id="2088" w:author="Leon Sandler" w:date="2026-09-06T00:00:00Z">
        <w:r>
          <w:t xml:space="preserve"> </w:t>
        </w:r>
      </w:ins>
      <w:ins w:id="2089" w:author="Leon Sandler" w:date="2026-09-06T00:00:00Z">
        <w:r>
          <w:t>rather</w:t>
        </w:r>
      </w:ins>
      <w:ins w:id="2090" w:author="Leon Sandler" w:date="2026-09-06T00:00:00Z">
        <w:r>
          <w:t xml:space="preserve"> </w:t>
        </w:r>
      </w:ins>
      <w:ins w:id="2091" w:author="Leon Sandler" w:date="2026-09-06T00:00:00Z">
        <w:r>
          <w:t>than</w:t>
        </w:r>
      </w:ins>
      <w:ins w:id="2092" w:author="Leon Sandler" w:date="2026-09-06T00:00:00Z">
        <w:r>
          <w:t xml:space="preserve"> </w:t>
        </w:r>
      </w:ins>
      <w:ins w:id="2093" w:author="Leon Sandler" w:date="2026-09-06T00:00:00Z">
        <w:r>
          <w:t>areal</w:t>
        </w:r>
      </w:ins>
      <w:ins w:id="2094" w:author="Leon Sandler" w:date="2026-09-06T00:00:00Z">
        <w:r>
          <w:t xml:space="preserve"> </w:t>
        </w:r>
      </w:ins>
      <w:ins w:id="2095" w:author="Leon Sandler" w:date="2026-09-06T00:00:00Z">
        <w:r>
          <w:t>mass</w:t>
        </w:r>
      </w:ins>
      <w:ins w:id="2096" w:author="Leon Sandler" w:date="2026-09-06T00:00:00Z">
        <w:r>
          <w:t xml:space="preserve"> </w:t>
        </w:r>
      </w:ins>
      <w:ins w:id="2097" w:author="Leon Sandler" w:date="2026-09-06T00:00:00Z">
        <w:r>
          <w:t>density</w:t>
        </w:r>
      </w:ins>
      <w:ins w:id="2098" w:author="Leon Sandler" w:date="2026-09-06T00:00:00Z">
        <w:r>
          <w:t xml:space="preserve"> </w:t>
        </w:r>
      </w:ins>
      <w:ins w:id="2099" w:author="Leon Sandler" w:date="2026-09-06T00:00:00Z">
        <w:r>
          <w:t>to</w:t>
        </w:r>
      </w:ins>
      <w:ins w:id="2100" w:author="Leon Sandler" w:date="2026-09-06T00:00:00Z">
        <w:r>
          <w:t xml:space="preserve"> </w:t>
        </w:r>
      </w:ins>
      <w:ins w:id="2101" w:author="Leon Sandler" w:date="2026-09-06T00:00:00Z">
        <w:r>
          <w:t>deflect</w:t>
        </w:r>
      </w:ins>
      <w:ins w:id="2102" w:author="Leon Sandler" w:date="2026-09-06T00:00:00Z">
        <w:r>
          <w:t xml:space="preserve"> </w:t>
        </w:r>
      </w:ins>
      <w:ins w:id="2103" w:author="Leon Sandler" w:date="2026-09-06T00:00:00Z">
        <w:r>
          <w:t>incoming</w:t>
        </w:r>
      </w:ins>
      <w:ins w:id="2104" w:author="Leon Sandler" w:date="2026-09-06T00:00:00Z">
        <w:r>
          <w:t xml:space="preserve"> </w:t>
        </w:r>
      </w:ins>
      <w:ins w:id="2105" w:author="Leon Sandler" w:date="2026-09-06T00:00:00Z">
        <w:r>
          <w:t>charged</w:t>
        </w:r>
      </w:ins>
      <w:ins w:id="2106" w:author="Leon Sandler" w:date="2026-09-06T00:00:00Z">
        <w:r>
          <w:t xml:space="preserve"> </w:t>
        </w:r>
      </w:ins>
      <w:ins w:id="2107" w:author="Leon Sandler" w:date="2026-09-06T00:00:00Z">
        <w:r>
          <w:t>particles,</w:t>
        </w:r>
      </w:ins>
      <w:ins w:id="2108" w:author="Leon Sandler" w:date="2026-09-06T00:00:00Z">
        <w:r>
          <w:t xml:space="preserve"> </w:t>
        </w:r>
      </w:ins>
      <w:ins w:id="2109" w:author="Leon Sandler" w:date="2026-09-06T00:00:00Z">
        <w:r>
          <w:t>potentially</w:t>
        </w:r>
      </w:ins>
      <w:ins w:id="2110" w:author="Leon Sandler" w:date="2026-09-06T00:00:00Z">
        <w:r>
          <w:t xml:space="preserve"> </w:t>
        </w:r>
      </w:ins>
      <w:ins w:id="2111" w:author="Leon Sandler" w:date="2026-09-06T00:00:00Z">
        <w:r>
          <w:t>at</w:t>
        </w:r>
      </w:ins>
      <w:ins w:id="2112" w:author="Leon Sandler" w:date="2026-09-06T00:00:00Z">
        <w:r>
          <w:t xml:space="preserve"> </w:t>
        </w:r>
      </w:ins>
      <w:ins w:id="2113" w:author="Leon Sandler" w:date="2026-09-06T00:00:00Z">
        <w:r>
          <w:t>far</w:t>
        </w:r>
      </w:ins>
      <w:ins w:id="2114" w:author="Leon Sandler" w:date="2026-09-06T00:00:00Z">
        <w:r>
          <w:t xml:space="preserve"> </w:t>
        </w:r>
      </w:ins>
      <w:ins w:id="2115" w:author="Leon Sandler" w:date="2026-09-06T00:00:00Z">
        <w:r>
          <w:t>lower</w:t>
        </w:r>
      </w:ins>
      <w:ins w:id="2116" w:author="Leon Sandler" w:date="2026-09-06T00:00:00Z">
        <w:r>
          <w:t xml:space="preserve"> </w:t>
        </w:r>
      </w:ins>
      <w:ins w:id="2117" w:author="Leon Sandler" w:date="2026-09-06T00:00:00Z">
        <w:r>
          <w:t>mass</w:t>
        </w:r>
      </w:ins>
      <w:ins w:id="2118" w:author="Leon Sandler" w:date="2026-09-06T00:00:00Z">
        <w:r>
          <w:t xml:space="preserve"> </w:t>
        </w:r>
      </w:ins>
      <w:ins w:id="2119" w:author="Leon Sandler" w:date="2026-09-06T00:00:00Z">
        <w:r>
          <w:t>for</w:t>
        </w:r>
      </w:ins>
      <w:ins w:id="2120" w:author="Leon Sandler" w:date="2026-09-06T00:00:00Z">
        <w:r>
          <w:t xml:space="preserve"> </w:t>
        </w:r>
      </w:ins>
      <w:ins w:id="2121" w:author="Leon Sandler" w:date="2026-09-06T00:00:00Z">
        <w:r>
          <w:t>mobile</w:t>
        </w:r>
      </w:ins>
      <w:ins w:id="2122" w:author="Leon Sandler" w:date="2026-09-06T00:00:00Z">
        <w:r>
          <w:t xml:space="preserve"> </w:t>
        </w:r>
      </w:ins>
      <w:ins w:id="2123" w:author="Leon Sandler" w:date="2026-09-06T00:00:00Z">
        <w:r>
          <w:t>or</w:t>
        </w:r>
      </w:ins>
      <w:ins w:id="2124" w:author="Leon Sandler" w:date="2026-09-06T00:00:00Z">
        <w:r>
          <w:t xml:space="preserve"> </w:t>
        </w:r>
      </w:ins>
      <w:ins w:id="2125" w:author="Leon Sandler" w:date="2026-09-06T00:00:00Z">
        <w:r>
          <w:t>distributed</w:t>
        </w:r>
      </w:ins>
      <w:ins w:id="2126" w:author="Leon Sandler" w:date="2026-09-06T00:00:00Z">
        <w:r>
          <w:t xml:space="preserve"> </w:t>
        </w:r>
      </w:ins>
      <w:ins w:id="2127" w:author="Leon Sandler" w:date="2026-09-06T00:00:00Z">
        <w:r>
          <w:t>applications.</w:t>
        </w:r>
      </w:ins>
    </w:p>
    <w:p>
      <w:r>
        <w:t>Active</w:t>
      </w:r>
      <w:r>
        <w:t xml:space="preserve"> </w:t>
      </w:r>
      <w:r>
        <w:t>magnetic</w:t>
      </w:r>
      <w:r>
        <w:t xml:space="preserve"> </w:t>
      </w:r>
      <w:r>
        <w:t>shielding</w:t>
      </w:r>
      <w:r>
        <w:t xml:space="preserve"> </w:t>
      </w:r>
      <w:del w:id="2128" w:author="Leon Sandler" w:date="2026-09-06T00:00:00Z">
        <w:r>
          <w:delText>proposals</w:delText>
        </w:r>
      </w:del>
      <w:ins w:id="2129" w:author="Leon Sandler" w:date="2026-09-06T00:00:00Z">
        <w:r>
          <w:t>for</w:t>
        </w:r>
      </w:ins>
      <w:ins w:id="2130" w:author="Leon Sandler" w:date="2026-09-06T00:00:00Z">
        <w:r>
          <w:t xml:space="preserve"> </w:t>
        </w:r>
      </w:ins>
      <w:ins w:id="2131" w:author="Leon Sandler" w:date="2026-09-06T00:00:00Z">
        <w:r>
          <w:t>human</w:t>
        </w:r>
      </w:ins>
      <w:ins w:id="2132" w:author="Leon Sandler" w:date="2026-09-06T00:00:00Z">
        <w:r>
          <w:t xml:space="preserve"> </w:t>
        </w:r>
      </w:ins>
      <w:ins w:id="2133" w:author="Leon Sandler" w:date="2026-09-06T00:00:00Z">
        <w:r>
          <w:t>spaceflight</w:t>
        </w:r>
      </w:ins>
      <w:ins w:id="2134" w:author="Leon Sandler" w:date="2026-09-06T00:00:00Z">
        <w:r>
          <w:t xml:space="preserve"> </w:t>
        </w:r>
      </w:ins>
      <w:ins w:id="2135" w:author="Leon Sandler" w:date="2026-09-06T00:00:00Z">
        <w:r>
          <w:t>has</w:t>
        </w:r>
      </w:ins>
      <w:ins w:id="2136" w:author="Leon Sandler" w:date="2026-09-06T00:00:00Z">
        <w:r>
          <w:t xml:space="preserve"> </w:t>
        </w:r>
      </w:ins>
      <w:ins w:id="2137" w:author="Leon Sandler" w:date="2026-09-06T00:00:00Z">
        <w:r>
          <w:t>a</w:t>
        </w:r>
      </w:ins>
      <w:ins w:id="2138" w:author="Leon Sandler" w:date="2026-09-06T00:00:00Z">
        <w:r>
          <w:t xml:space="preserve"> </w:t>
        </w:r>
      </w:ins>
      <w:ins w:id="2139" w:author="Leon Sandler" w:date="2026-09-06T00:00:00Z">
        <w:r>
          <w:t>long</w:t>
        </w:r>
      </w:ins>
      <w:ins w:id="2140" w:author="Leon Sandler" w:date="2026-09-06T00:00:00Z">
        <w:r>
          <w:t xml:space="preserve"> </w:t>
        </w:r>
      </w:ins>
      <w:ins w:id="2141" w:author="Leon Sandler" w:date="2026-09-06T00:00:00Z">
        <w:r>
          <w:t>conceptual</w:t>
        </w:r>
      </w:ins>
      <w:ins w:id="2142" w:author="Leon Sandler" w:date="2026-09-06T00:00:00Z">
        <w:r>
          <w:t xml:space="preserve"> </w:t>
        </w:r>
      </w:ins>
      <w:ins w:id="2143" w:author="Leon Sandler" w:date="2026-09-06T00:00:00Z">
        <w:r>
          <w:t>history.</w:t>
        </w:r>
      </w:ins>
      <w:ins w:id="2144" w:author="Leon Sandler" w:date="2026-09-06T00:00:00Z">
        <w:r>
          <w:t xml:space="preserve"> </w:t>
        </w:r>
      </w:ins>
      <w:ins w:id="2145" w:author="Leon Sandler" w:date="2026-09-06T00:00:00Z">
        <w:r>
          <w:t>Early</w:t>
        </w:r>
      </w:ins>
      <w:ins w:id="2146" w:author="Leon Sandler" w:date="2026-09-06T00:00:00Z">
        <w:r>
          <w:t xml:space="preserve"> </w:t>
        </w:r>
      </w:ins>
      <w:ins w:id="2147" w:author="Leon Sandler" w:date="2026-09-06T00:00:00Z">
        <w:r>
          <w:t>mini-magnetosphere</w:t>
        </w:r>
      </w:ins>
      <w:ins w:id="2148" w:author="Leon Sandler" w:date="2026-09-06T00:00:00Z">
        <w:r>
          <w:t xml:space="preserve"> </w:t>
        </w:r>
      </w:ins>
      <w:ins w:id="2149" w:author="Leon Sandler" w:date="2026-09-06T00:00:00Z">
        <w:r>
          <w:t>concepts</w:t>
        </w:r>
      </w:ins>
      <w:ins w:id="2150" w:author="Leon Sandler" w:date="2026-09-06T00:00:00Z">
        <w:r>
          <w:t xml:space="preserve"> </w:t>
        </w:r>
      </w:ins>
      <w:ins w:id="2151" w:author="Leon Sandler" w:date="2026-09-06T00:00:00Z">
        <w:r>
          <w:t>proposed</w:t>
        </w:r>
      </w:ins>
      <w:ins w:id="2152" w:author="Leon Sandler" w:date="2026-09-06T00:00:00Z">
        <w:r>
          <w:t xml:space="preserve"> </w:t>
        </w:r>
      </w:ins>
      <w:ins w:id="2153" w:author="Leon Sandler" w:date="2026-09-06T00:00:00Z">
        <w:r>
          <w:t>a</w:t>
        </w:r>
      </w:ins>
      <w:ins w:id="2154" w:author="Leon Sandler" w:date="2026-09-06T00:00:00Z">
        <w:r>
          <w:t xml:space="preserve"> </w:t>
        </w:r>
      </w:ins>
      <w:ins w:id="2155" w:author="Leon Sandler" w:date="2026-09-06T00:00:00Z">
        <w:r>
          <w:t>single</w:t>
        </w:r>
      </w:ins>
      <w:ins w:id="2156" w:author="Leon Sandler" w:date="2026-09-06T00:00:00Z">
        <w:r>
          <w:t xml:space="preserve"> </w:t>
        </w:r>
      </w:ins>
      <w:ins w:id="2157" w:author="Leon Sandler" w:date="2026-09-06T00:00:00Z">
        <w:r>
          <w:t>strong</w:t>
        </w:r>
      </w:ins>
      <w:ins w:id="2158" w:author="Leon Sandler" w:date="2026-09-06T00:00:00Z">
        <w:r>
          <w:t xml:space="preserve"> </w:t>
        </w:r>
      </w:ins>
      <w:ins w:id="2159" w:author="Leon Sandler" w:date="2026-09-06T00:00:00Z">
        <w:r>
          <w:t>dipole</w:t>
        </w:r>
      </w:ins>
      <w:ins w:id="2160" w:author="Leon Sandler" w:date="2026-09-06T00:00:00Z">
        <w:r>
          <w:t xml:space="preserve"> </w:t>
        </w:r>
      </w:ins>
      <w:ins w:id="2161" w:author="Leon Sandler" w:date="2026-09-06T00:00:00Z">
        <w:r>
          <w:t>field</w:t>
        </w:r>
      </w:ins>
      <w:ins w:id="2162" w:author="Leon Sandler" w:date="2026-09-06T00:00:00Z">
        <w:r>
          <w:t xml:space="preserve"> </w:t>
        </w:r>
      </w:ins>
      <w:ins w:id="2163" w:author="Leon Sandler" w:date="2026-09-06T00:00:00Z">
        <w:r>
          <w:t>around</w:t>
        </w:r>
      </w:ins>
      <w:ins w:id="2164" w:author="Leon Sandler" w:date="2026-09-06T00:00:00Z">
        <w:r>
          <w:t xml:space="preserve"> </w:t>
        </w:r>
      </w:ins>
      <w:ins w:id="2165" w:author="Leon Sandler" w:date="2026-09-06T00:00:00Z">
        <w:r>
          <w:t>a</w:t>
        </w:r>
      </w:ins>
      <w:ins w:id="2166" w:author="Leon Sandler" w:date="2026-09-06T00:00:00Z">
        <w:r>
          <w:t xml:space="preserve"> </w:t>
        </w:r>
      </w:ins>
      <w:ins w:id="2167" w:author="Leon Sandler" w:date="2026-09-06T00:00:00Z">
        <w:r>
          <w:t>spacecraft</w:t>
        </w:r>
      </w:ins>
      <w:ins w:id="2168" w:author="Leon Sandler" w:date="2026-09-06T00:00:00Z">
        <w:r>
          <w:t xml:space="preserve"> </w:t>
        </w:r>
      </w:ins>
      <w:ins w:id="2169" w:author="Leon Sandler" w:date="2026-09-06T00:00:00Z">
        <w:r>
          <w:t>or</w:t>
        </w:r>
      </w:ins>
      <w:ins w:id="2170" w:author="Leon Sandler" w:date="2026-09-06T00:00:00Z">
        <w:r>
          <w:t xml:space="preserve"> </w:t>
        </w:r>
      </w:ins>
      <w:ins w:id="2171" w:author="Leon Sandler" w:date="2026-09-06T00:00:00Z">
        <w:r>
          <w:t>habitat,</w:t>
        </w:r>
      </w:ins>
      <w:ins w:id="2172" w:author="Leon Sandler" w:date="2026-09-06T00:00:00Z">
        <w:r>
          <w:t xml:space="preserve"> </w:t>
        </w:r>
      </w:ins>
      <w:ins w:id="2173" w:author="Leon Sandler" w:date="2026-09-06T00:00:00Z">
        <w:r>
          <w:t>standing</w:t>
        </w:r>
      </w:ins>
      <w:ins w:id="2174" w:author="Leon Sandler" w:date="2026-09-06T00:00:00Z">
        <w:r>
          <w:t xml:space="preserve"> </w:t>
        </w:r>
      </w:ins>
      <w:ins w:id="2175" w:author="Leon Sandler" w:date="2026-09-06T00:00:00Z">
        <w:r>
          <w:t>off</w:t>
        </w:r>
      </w:ins>
      <w:ins w:id="2176" w:author="Leon Sandler" w:date="2026-09-06T00:00:00Z">
        <w:r>
          <w:t xml:space="preserve"> </w:t>
        </w:r>
      </w:ins>
      <w:ins w:id="2177" w:author="Leon Sandler" w:date="2026-09-06T00:00:00Z">
        <w:r>
          <w:t>the</w:t>
        </w:r>
      </w:ins>
      <w:ins w:id="2178" w:author="Leon Sandler" w:date="2026-09-06T00:00:00Z">
        <w:r>
          <w:t xml:space="preserve"> </w:t>
        </w:r>
      </w:ins>
      <w:ins w:id="2179" w:author="Leon Sandler" w:date="2026-09-06T00:00:00Z">
        <w:r>
          <w:t>solar</w:t>
        </w:r>
      </w:ins>
      <w:ins w:id="2180" w:author="Leon Sandler" w:date="2026-09-06T00:00:00Z">
        <w:r>
          <w:t xml:space="preserve"> </w:t>
        </w:r>
      </w:ins>
      <w:ins w:id="2181" w:author="Leon Sandler" w:date="2026-09-06T00:00:00Z">
        <w:r>
          <w:t>wind</w:t>
        </w:r>
      </w:ins>
      <w:ins w:id="2182" w:author="Leon Sandler" w:date="2026-09-06T00:00:00Z">
        <w:r>
          <w:t xml:space="preserve"> </w:t>
        </w:r>
      </w:ins>
      <w:ins w:id="2183" w:author="Leon Sandler" w:date="2026-09-06T00:00:00Z">
        <w:r>
          <w:t>and</w:t>
        </w:r>
      </w:ins>
      <w:ins w:id="2184" w:author="Leon Sandler" w:date="2026-09-06T00:00:00Z">
        <w:r>
          <w:t xml:space="preserve"> </w:t>
        </w:r>
      </w:ins>
      <w:ins w:id="2185" w:author="Leon Sandler" w:date="2026-09-06T00:00:00Z">
        <w:r>
          <w:t>energetic</w:t>
        </w:r>
      </w:ins>
      <w:ins w:id="2186" w:author="Leon Sandler" w:date="2026-09-06T00:00:00Z">
        <w:r>
          <w:t xml:space="preserve"> </w:t>
        </w:r>
      </w:ins>
      <w:ins w:id="2187" w:author="Leon Sandler" w:date="2026-09-06T00:00:00Z">
        <w:r>
          <w:t>particles</w:t>
        </w:r>
      </w:ins>
      <w:ins w:id="2188" w:author="Leon Sandler" w:date="2026-09-06T00:00:00Z">
        <w:r>
          <w:t xml:space="preserve"> </w:t>
        </w:r>
      </w:ins>
      <w:ins w:id="2189" w:author="Leon Sandler" w:date="2026-09-06T00:00:00Z">
        <w:r>
          <w:t>much</w:t>
        </w:r>
      </w:ins>
      <w:ins w:id="2190" w:author="Leon Sandler" w:date="2026-09-06T00:00:00Z">
        <w:r>
          <w:t xml:space="preserve"> </w:t>
        </w:r>
      </w:ins>
      <w:ins w:id="2191" w:author="Leon Sandler" w:date="2026-09-06T00:00:00Z">
        <w:r>
          <w:t>as</w:t>
        </w:r>
      </w:ins>
      <w:ins w:id="2192" w:author="Leon Sandler" w:date="2026-09-06T00:00:00Z">
        <w:r>
          <w:t xml:space="preserve"> </w:t>
        </w:r>
      </w:ins>
      <w:ins w:id="2193" w:author="Leon Sandler" w:date="2026-09-06T00:00:00Z">
        <w:r>
          <w:t>Earth's</w:t>
        </w:r>
      </w:ins>
      <w:ins w:id="2194" w:author="Leon Sandler" w:date="2026-09-06T00:00:00Z">
        <w:r>
          <w:t xml:space="preserve"> </w:t>
        </w:r>
      </w:ins>
      <w:ins w:id="2195" w:author="Leon Sandler" w:date="2026-09-06T00:00:00Z">
        <w:r>
          <w:t>magnetosphere</w:t>
        </w:r>
      </w:ins>
      <w:ins w:id="2196" w:author="Leon Sandler" w:date="2026-09-06T00:00:00Z">
        <w:r>
          <w:t xml:space="preserve"> </w:t>
        </w:r>
      </w:ins>
      <w:ins w:id="2197" w:author="Leon Sandler" w:date="2026-09-06T00:00:00Z">
        <w:r>
          <w:t>does</w:t>
        </w:r>
      </w:ins>
      <w:ins w:id="2198" w:author="Leon Sandler" w:date="2026-09-06T00:00:00Z">
        <w:r>
          <w:t xml:space="preserve"> </w:t>
        </w:r>
      </w:ins>
      <w:ins w:id="2199" w:author="Leon Sandler" w:date="2026-09-06T00:00:00Z">
        <w:r>
          <w:t>at</w:t>
        </w:r>
      </w:ins>
      <w:ins w:id="2200" w:author="Leon Sandler" w:date="2026-09-06T00:00:00Z">
        <w:r>
          <w:t xml:space="preserve"> </w:t>
        </w:r>
      </w:ins>
      <w:ins w:id="2201" w:author="Leon Sandler" w:date="2026-09-06T00:00:00Z">
        <w:r>
          <w:t>planetary</w:t>
        </w:r>
      </w:ins>
      <w:ins w:id="2202" w:author="Leon Sandler" w:date="2026-09-06T00:00:00Z">
        <w:r>
          <w:t xml:space="preserve"> </w:t>
        </w:r>
      </w:ins>
      <w:ins w:id="2203" w:author="Leon Sandler" w:date="2026-09-06T00:00:00Z">
        <w:r>
          <w:t>scale</w:t>
        </w:r>
      </w:ins>
      <w:ins w:id="2204" w:author="Leon Sandler" w:date="2026-09-06T00:00:00Z">
        <w:r>
          <w:t xml:space="preserve"> </w:t>
        </w:r>
      </w:ins>
      <w:ins w:id="2205" w:author="Leon Sandler" w:date="2026-09-06T00:00:00Z">
        <w:r>
          <w:t>(Winglee</w:t>
        </w:r>
      </w:ins>
      <w:ins w:id="2206" w:author="Leon Sandler" w:date="2026-09-06T00:00:00Z">
        <w:r>
          <w:t xml:space="preserve"> </w:t>
        </w:r>
      </w:ins>
      <w:ins w:id="2207" w:author="Leon Sandler" w:date="2026-09-06T00:00:00Z">
        <w:r>
          <w:t>et</w:t>
        </w:r>
      </w:ins>
      <w:ins w:id="2208" w:author="Leon Sandler" w:date="2026-09-06T00:00:00Z">
        <w:r>
          <w:t xml:space="preserve"> </w:t>
        </w:r>
      </w:ins>
      <w:ins w:id="2209" w:author="Leon Sandler" w:date="2026-09-06T00:00:00Z">
        <w:r>
          <w:t>al.,</w:t>
        </w:r>
      </w:ins>
      <w:ins w:id="2210" w:author="Leon Sandler" w:date="2026-09-06T00:00:00Z">
        <w:r>
          <w:t xml:space="preserve"> </w:t>
        </w:r>
      </w:ins>
      <w:ins w:id="2211" w:author="Leon Sandler" w:date="2026-09-06T00:00:00Z">
        <w:r>
          <w:t>2000).</w:t>
        </w:r>
      </w:ins>
      <w:ins w:id="2212" w:author="Leon Sandler" w:date="2026-09-06T00:00:00Z">
        <w:r>
          <w:t xml:space="preserve"> </w:t>
        </w:r>
      </w:ins>
      <w:ins w:id="2213" w:author="Leon Sandler" w:date="2026-09-06T00:00:00Z">
        <w:r>
          <w:t>Laboratory</w:t>
        </w:r>
      </w:ins>
      <w:ins w:id="2214" w:author="Leon Sandler" w:date="2026-09-06T00:00:00Z">
        <w:r>
          <w:t xml:space="preserve"> </w:t>
        </w:r>
      </w:ins>
      <w:ins w:id="2215" w:author="Leon Sandler" w:date="2026-09-06T00:00:00Z">
        <w:r>
          <w:t>and</w:t>
        </w:r>
      </w:ins>
      <w:ins w:id="2216" w:author="Leon Sandler" w:date="2026-09-06T00:00:00Z">
        <w:r>
          <w:t xml:space="preserve"> </w:t>
        </w:r>
      </w:ins>
      <w:ins w:id="2217" w:author="Leon Sandler" w:date="2026-09-06T00:00:00Z">
        <w:r>
          <w:t>computational</w:t>
        </w:r>
      </w:ins>
      <w:ins w:id="2218" w:author="Leon Sandler" w:date="2026-09-06T00:00:00Z">
        <w:r>
          <w:t xml:space="preserve"> </w:t>
        </w:r>
      </w:ins>
      <w:ins w:id="2219" w:author="Leon Sandler" w:date="2026-09-06T00:00:00Z">
        <w:r>
          <w:t>work</w:t>
        </w:r>
      </w:ins>
      <w:ins w:id="2220" w:author="Leon Sandler" w:date="2026-09-06T00:00:00Z">
        <w:r>
          <w:t xml:space="preserve"> </w:t>
        </w:r>
      </w:ins>
      <w:ins w:id="2221" w:author="Leon Sandler" w:date="2026-09-06T00:00:00Z">
        <w:r>
          <w:t>by</w:t>
        </w:r>
      </w:ins>
      <w:ins w:id="2222" w:author="Leon Sandler" w:date="2026-09-06T00:00:00Z">
        <w:r>
          <w:t xml:space="preserve"> </w:t>
        </w:r>
      </w:ins>
      <w:ins w:id="2223" w:author="Leon Sandler" w:date="2026-09-06T00:00:00Z">
        <w:r>
          <w:t>Bamford</w:t>
        </w:r>
      </w:ins>
      <w:ins w:id="2224" w:author="Leon Sandler" w:date="2026-09-06T00:00:00Z">
        <w:r>
          <w:t xml:space="preserve"> </w:t>
        </w:r>
      </w:ins>
      <w:ins w:id="2225" w:author="Leon Sandler" w:date="2026-09-06T00:00:00Z">
        <w:r>
          <w:t>and</w:t>
        </w:r>
      </w:ins>
      <w:ins w:id="2226" w:author="Leon Sandler" w:date="2026-09-06T00:00:00Z">
        <w:r>
          <w:t xml:space="preserve"> </w:t>
        </w:r>
      </w:ins>
      <w:ins w:id="2227" w:author="Leon Sandler" w:date="2026-09-06T00:00:00Z">
        <w:r>
          <w:t>collaborators</w:t>
        </w:r>
      </w:ins>
      <w:ins w:id="2228" w:author="Leon Sandler" w:date="2026-09-06T00:00:00Z">
        <w:r>
          <w:t xml:space="preserve"> </w:t>
        </w:r>
      </w:ins>
      <w:ins w:id="2229" w:author="Leon Sandler" w:date="2026-09-06T00:00:00Z">
        <w:r>
          <w:t>demonstrated</w:t>
        </w:r>
      </w:ins>
      <w:ins w:id="2230" w:author="Leon Sandler" w:date="2026-09-06T00:00:00Z">
        <w:r>
          <w:t xml:space="preserve"> </w:t>
        </w:r>
      </w:ins>
      <w:ins w:id="2231" w:author="Leon Sandler" w:date="2026-09-06T00:00:00Z">
        <w:r>
          <w:t>the</w:t>
        </w:r>
      </w:ins>
      <w:ins w:id="2232" w:author="Leon Sandler" w:date="2026-09-06T00:00:00Z">
        <w:r>
          <w:t xml:space="preserve"> </w:t>
        </w:r>
      </w:ins>
      <w:ins w:id="2233" w:author="Leon Sandler" w:date="2026-09-06T00:00:00Z">
        <w:r>
          <w:t>basic</w:t>
        </w:r>
      </w:ins>
      <w:ins w:id="2234" w:author="Leon Sandler" w:date="2026-09-06T00:00:00Z">
        <w:r>
          <w:t xml:space="preserve"> </w:t>
        </w:r>
      </w:ins>
      <w:ins w:id="2235" w:author="Leon Sandler" w:date="2026-09-06T00:00:00Z">
        <w:r>
          <w:t>plasma</w:t>
        </w:r>
      </w:ins>
      <w:ins w:id="2236" w:author="Leon Sandler" w:date="2026-09-06T00:00:00Z">
        <w:r>
          <w:t xml:space="preserve"> </w:t>
        </w:r>
      </w:ins>
      <w:ins w:id="2237" w:author="Leon Sandler" w:date="2026-09-06T00:00:00Z">
        <w:r>
          <w:t>physics</w:t>
        </w:r>
      </w:ins>
      <w:ins w:id="2238" w:author="Leon Sandler" w:date="2026-09-06T00:00:00Z">
        <w:r>
          <w:t xml:space="preserve"> </w:t>
        </w:r>
      </w:ins>
      <w:ins w:id="2239" w:author="Leon Sandler" w:date="2026-09-06T00:00:00Z">
        <w:r>
          <w:t>of</w:t>
        </w:r>
      </w:ins>
      <w:ins w:id="2240" w:author="Leon Sandler" w:date="2026-09-06T00:00:00Z">
        <w:r>
          <w:t xml:space="preserve"> </w:t>
        </w:r>
      </w:ins>
      <w:ins w:id="2241" w:author="Leon Sandler" w:date="2026-09-06T00:00:00Z">
        <w:r>
          <w:t>an</w:t>
        </w:r>
      </w:ins>
      <w:ins w:id="2242" w:author="Leon Sandler" w:date="2026-09-06T00:00:00Z">
        <w:r>
          <w:t xml:space="preserve"> </w:t>
        </w:r>
      </w:ins>
      <w:ins w:id="2243" w:author="Leon Sandler" w:date="2026-09-06T00:00:00Z">
        <w:r>
          <w:t>artificial</w:t>
        </w:r>
      </w:ins>
      <w:ins w:id="2244" w:author="Leon Sandler" w:date="2026-09-06T00:00:00Z">
        <w:r>
          <w:t xml:space="preserve"> </w:t>
        </w:r>
      </w:ins>
      <w:ins w:id="2245" w:author="Leon Sandler" w:date="2026-09-06T00:00:00Z">
        <w:r>
          <w:t>magnetosphere</w:t>
        </w:r>
      </w:ins>
      <w:ins w:id="2246" w:author="Leon Sandler" w:date="2026-09-06T00:00:00Z">
        <w:r>
          <w:t xml:space="preserve"> </w:t>
        </w:r>
      </w:ins>
      <w:ins w:id="2247" w:author="Leon Sandler" w:date="2026-09-06T00:00:00Z">
        <w:r>
          <w:t>at</w:t>
        </w:r>
      </w:ins>
      <w:ins w:id="2248" w:author="Leon Sandler" w:date="2026-09-06T00:00:00Z">
        <w:r>
          <w:t xml:space="preserve"> </w:t>
        </w:r>
      </w:ins>
      <w:ins w:id="2249" w:author="Leon Sandler" w:date="2026-09-06T00:00:00Z">
        <w:r>
          <w:t>reduced</w:t>
        </w:r>
      </w:ins>
      <w:ins w:id="2250" w:author="Leon Sandler" w:date="2026-09-06T00:00:00Z">
        <w:r>
          <w:t xml:space="preserve"> </w:t>
        </w:r>
      </w:ins>
      <w:ins w:id="2251" w:author="Leon Sandler" w:date="2026-09-06T00:00:00Z">
        <w:r>
          <w:t>scale</w:t>
        </w:r>
      </w:ins>
      <w:ins w:id="2252" w:author="Leon Sandler" w:date="2026-09-06T00:00:00Z">
        <w:r>
          <w:t xml:space="preserve"> </w:t>
        </w:r>
      </w:ins>
      <w:ins w:id="2253" w:author="Leon Sandler" w:date="2026-09-06T00:00:00Z">
        <w:r>
          <w:t>and</w:t>
        </w:r>
      </w:ins>
      <w:ins w:id="2254" w:author="Leon Sandler" w:date="2026-09-06T00:00:00Z">
        <w:r>
          <w:t xml:space="preserve"> </w:t>
        </w:r>
      </w:ins>
      <w:ins w:id="2255" w:author="Leon Sandler" w:date="2026-09-06T00:00:00Z">
        <w:r>
          <w:t>assessed</w:t>
        </w:r>
      </w:ins>
      <w:ins w:id="2256" w:author="Leon Sandler" w:date="2026-09-06T00:00:00Z">
        <w:r>
          <w:t xml:space="preserve"> </w:t>
        </w:r>
      </w:ins>
      <w:ins w:id="2257" w:author="Leon Sandler" w:date="2026-09-06T00:00:00Z">
        <w:r>
          <w:t>its</w:t>
        </w:r>
      </w:ins>
      <w:ins w:id="2258" w:author="Leon Sandler" w:date="2026-09-06T00:00:00Z">
        <w:r>
          <w:t xml:space="preserve"> </w:t>
        </w:r>
      </w:ins>
      <w:ins w:id="2259" w:author="Leon Sandler" w:date="2026-09-06T00:00:00Z">
        <w:r>
          <w:t>potential</w:t>
        </w:r>
      </w:ins>
      <w:ins w:id="2260" w:author="Leon Sandler" w:date="2026-09-06T00:00:00Z">
        <w:r>
          <w:t xml:space="preserve"> </w:t>
        </w:r>
      </w:ins>
      <w:ins w:id="2261" w:author="Leon Sandler" w:date="2026-09-06T00:00:00Z">
        <w:r>
          <w:t>as</w:t>
        </w:r>
      </w:ins>
      <w:ins w:id="2262" w:author="Leon Sandler" w:date="2026-09-06T00:00:00Z">
        <w:r>
          <w:t xml:space="preserve"> </w:t>
        </w:r>
      </w:ins>
      <w:ins w:id="2263" w:author="Leon Sandler" w:date="2026-09-06T00:00:00Z">
        <w:r>
          <w:t>a</w:t>
        </w:r>
      </w:ins>
      <w:ins w:id="2264" w:author="Leon Sandler" w:date="2026-09-06T00:00:00Z">
        <w:r>
          <w:t xml:space="preserve"> </w:t>
        </w:r>
      </w:ins>
      <w:ins w:id="2265" w:author="Leon Sandler" w:date="2026-09-06T00:00:00Z">
        <w:r>
          <w:t>solar-storm</w:t>
        </w:r>
      </w:ins>
      <w:ins w:id="2266" w:author="Leon Sandler" w:date="2026-09-06T00:00:00Z">
        <w:r>
          <w:t xml:space="preserve"> </w:t>
        </w:r>
      </w:ins>
      <w:ins w:id="2267" w:author="Leon Sandler" w:date="2026-09-06T00:00:00Z">
        <w:r>
          <w:t>shelter</w:t>
        </w:r>
      </w:ins>
      <w:ins w:id="2268" w:author="Leon Sandler" w:date="2026-09-06T00:00:00Z">
        <w:r>
          <w:t xml:space="preserve"> </w:t>
        </w:r>
      </w:ins>
      <w:ins w:id="2269" w:author="Leon Sandler" w:date="2026-09-06T00:00:00Z">
        <w:r>
          <w:t>for</w:t>
        </w:r>
      </w:ins>
      <w:ins w:id="2270" w:author="Leon Sandler" w:date="2026-09-06T00:00:00Z">
        <w:r>
          <w:t xml:space="preserve"> </w:t>
        </w:r>
      </w:ins>
      <w:ins w:id="2271" w:author="Leon Sandler" w:date="2026-09-06T00:00:00Z">
        <w:r>
          <w:t>long-duration</w:t>
        </w:r>
      </w:ins>
      <w:ins w:id="2272" w:author="Leon Sandler" w:date="2026-09-06T00:00:00Z">
        <w:r>
          <w:t xml:space="preserve"> </w:t>
        </w:r>
      </w:ins>
      <w:ins w:id="2273" w:author="Leon Sandler" w:date="2026-09-06T00:00:00Z">
        <w:r>
          <w:t>human</w:t>
        </w:r>
      </w:ins>
      <w:ins w:id="2274" w:author="Leon Sandler" w:date="2026-09-06T00:00:00Z">
        <w:r>
          <w:t xml:space="preserve"> </w:t>
        </w:r>
      </w:ins>
      <w:ins w:id="2275" w:author="Leon Sandler" w:date="2026-09-06T00:00:00Z">
        <w:r>
          <w:t>missions</w:t>
        </w:r>
      </w:ins>
      <w:ins w:id="2276" w:author="Leon Sandler" w:date="2026-09-06T00:00:00Z">
        <w:r>
          <w:t xml:space="preserve"> </w:t>
        </w:r>
      </w:ins>
      <w:ins w:id="2277" w:author="Leon Sandler" w:date="2026-09-06T00:00:00Z">
        <w:r>
          <w:t>(Bamford</w:t>
        </w:r>
      </w:ins>
      <w:ins w:id="2278" w:author="Leon Sandler" w:date="2026-09-06T00:00:00Z">
        <w:r>
          <w:t xml:space="preserve"> </w:t>
        </w:r>
      </w:ins>
      <w:ins w:id="2279" w:author="Leon Sandler" w:date="2026-09-06T00:00:00Z">
        <w:r>
          <w:t>et</w:t>
        </w:r>
      </w:ins>
      <w:ins w:id="2280" w:author="Leon Sandler" w:date="2026-09-06T00:00:00Z">
        <w:r>
          <w:t xml:space="preserve"> </w:t>
        </w:r>
      </w:ins>
      <w:ins w:id="2281" w:author="Leon Sandler" w:date="2026-09-06T00:00:00Z">
        <w:r>
          <w:t>al.,</w:t>
        </w:r>
      </w:ins>
      <w:ins w:id="2282" w:author="Leon Sandler" w:date="2026-09-06T00:00:00Z">
        <w:r>
          <w:t xml:space="preserve"> </w:t>
        </w:r>
      </w:ins>
      <w:ins w:id="2283" w:author="Leon Sandler" w:date="2026-09-06T00:00:00Z">
        <w:r>
          <w:t>2008;</w:t>
        </w:r>
      </w:ins>
      <w:ins w:id="2284" w:author="Leon Sandler" w:date="2026-09-06T00:00:00Z">
        <w:r>
          <w:t xml:space="preserve"> </w:t>
        </w:r>
      </w:ins>
      <w:ins w:id="2285" w:author="Leon Sandler" w:date="2026-09-06T00:00:00Z">
        <w:r>
          <w:t>Bamford</w:t>
        </w:r>
      </w:ins>
      <w:ins w:id="2286" w:author="Leon Sandler" w:date="2026-09-06T00:00:00Z">
        <w:r>
          <w:t xml:space="preserve"> </w:t>
        </w:r>
      </w:ins>
      <w:ins w:id="2287" w:author="Leon Sandler" w:date="2026-09-06T00:00:00Z">
        <w:r>
          <w:t>et</w:t>
        </w:r>
      </w:ins>
      <w:ins w:id="2288" w:author="Leon Sandler" w:date="2026-09-06T00:00:00Z">
        <w:r>
          <w:t xml:space="preserve"> </w:t>
        </w:r>
      </w:ins>
      <w:ins w:id="2289" w:author="Leon Sandler" w:date="2026-09-06T00:00:00Z">
        <w:r>
          <w:t>al.,</w:t>
        </w:r>
      </w:ins>
      <w:ins w:id="2290" w:author="Leon Sandler" w:date="2026-09-06T00:00:00Z">
        <w:r>
          <w:t xml:space="preserve"> </w:t>
        </w:r>
      </w:ins>
      <w:ins w:id="2291" w:author="Leon Sandler" w:date="2026-09-06T00:00:00Z">
        <w:r>
          <w:t>2014).</w:t>
        </w:r>
      </w:ins>
      <w:ins w:id="2292" w:author="Leon Sandler" w:date="2026-09-06T00:00:00Z">
        <w:r>
          <w:t xml:space="preserve"> </w:t>
        </w:r>
      </w:ins>
      <w:ins w:id="2293" w:author="Leon Sandler" w:date="2026-09-06T00:00:00Z">
        <w:r>
          <w:t>Naturally</w:t>
        </w:r>
      </w:ins>
      <w:ins w:id="2294" w:author="Leon Sandler" w:date="2026-09-06T00:00:00Z">
        <w:r>
          <w:t xml:space="preserve"> </w:t>
        </w:r>
      </w:ins>
      <w:ins w:id="2295" w:author="Leon Sandler" w:date="2026-09-06T00:00:00Z">
        <w:r>
          <w:t>occurring</w:t>
        </w:r>
      </w:ins>
      <w:ins w:id="2296" w:author="Leon Sandler" w:date="2026-09-06T00:00:00Z">
        <w:r>
          <w:t xml:space="preserve"> </w:t>
        </w:r>
      </w:ins>
      <w:ins w:id="2297" w:author="Leon Sandler" w:date="2026-09-06T00:00:00Z">
        <w:r>
          <w:t>lunar</w:t>
        </w:r>
      </w:ins>
      <w:ins w:id="2298" w:author="Leon Sandler" w:date="2026-09-06T00:00:00Z">
        <w:r>
          <w:t xml:space="preserve"> </w:t>
        </w:r>
      </w:ins>
      <w:ins w:id="2299" w:author="Leon Sandler" w:date="2026-09-06T00:00:00Z">
        <w:r>
          <w:t>magnetic</w:t>
        </w:r>
      </w:ins>
      <w:ins w:id="2300" w:author="Leon Sandler" w:date="2026-09-06T00:00:00Z">
        <w:r>
          <w:t xml:space="preserve"> </w:t>
        </w:r>
      </w:ins>
      <w:ins w:id="2301" w:author="Leon Sandler" w:date="2026-09-06T00:00:00Z">
        <w:r>
          <w:t>anomalies,</w:t>
        </w:r>
      </w:ins>
      <w:ins w:id="2302" w:author="Leon Sandler" w:date="2026-09-06T00:00:00Z">
        <w:r>
          <w:t xml:space="preserve"> </w:t>
        </w:r>
      </w:ins>
      <w:ins w:id="2303" w:author="Leon Sandler" w:date="2026-09-06T00:00:00Z">
        <w:r>
          <w:t>such</w:t>
        </w:r>
      </w:ins>
      <w:ins w:id="2304" w:author="Leon Sandler" w:date="2026-09-06T00:00:00Z">
        <w:r>
          <w:t xml:space="preserve"> </w:t>
        </w:r>
      </w:ins>
      <w:ins w:id="2305" w:author="Leon Sandler" w:date="2026-09-06T00:00:00Z">
        <w:r>
          <w:t>as</w:t>
        </w:r>
      </w:ins>
      <w:ins w:id="2306" w:author="Leon Sandler" w:date="2026-09-06T00:00:00Z">
        <w:r>
          <w:t xml:space="preserve"> </w:t>
        </w:r>
      </w:ins>
      <w:ins w:id="2307" w:author="Leon Sandler" w:date="2026-09-06T00:00:00Z">
        <w:r>
          <w:t>the</w:t>
        </w:r>
      </w:ins>
      <w:ins w:id="2308" w:author="Leon Sandler" w:date="2026-09-06T00:00:00Z">
        <w:r>
          <w:t xml:space="preserve"> </w:t>
        </w:r>
      </w:ins>
      <w:ins w:id="2309" w:author="Leon Sandler" w:date="2026-09-06T00:00:00Z">
        <w:r>
          <w:t>Reiner</w:t>
        </w:r>
      </w:ins>
      <w:ins w:id="2310" w:author="Leon Sandler" w:date="2026-09-06T00:00:00Z">
        <w:r>
          <w:t xml:space="preserve"> </w:t>
        </w:r>
      </w:ins>
      <w:ins w:id="2311" w:author="Leon Sandler" w:date="2026-09-06T00:00:00Z">
        <w:r>
          <w:t>Gamma</w:t>
        </w:r>
      </w:ins>
      <w:ins w:id="2312" w:author="Leon Sandler" w:date="2026-09-06T00:00:00Z">
        <w:r>
          <w:t xml:space="preserve"> </w:t>
        </w:r>
      </w:ins>
      <w:ins w:id="2313" w:author="Leon Sandler" w:date="2026-09-06T00:00:00Z">
        <w:r>
          <w:t>swirl,</w:t>
        </w:r>
      </w:ins>
      <w:ins w:id="2314" w:author="Leon Sandler" w:date="2026-09-06T00:00:00Z">
        <w:r>
          <w:t xml:space="preserve"> </w:t>
        </w:r>
      </w:ins>
      <w:ins w:id="2315" w:author="Leon Sandler" w:date="2026-09-06T00:00:00Z">
        <w:r>
          <w:t>provide</w:t>
        </w:r>
      </w:ins>
      <w:ins w:id="2316" w:author="Leon Sandler" w:date="2026-09-06T00:00:00Z">
        <w:r>
          <w:t xml:space="preserve"> </w:t>
        </w:r>
      </w:ins>
      <w:ins w:id="2317" w:author="Leon Sandler" w:date="2026-09-06T00:00:00Z">
        <w:r>
          <w:t>an</w:t>
        </w:r>
      </w:ins>
      <w:ins w:id="2318" w:author="Leon Sandler" w:date="2026-09-06T00:00:00Z">
        <w:r>
          <w:t xml:space="preserve"> </w:t>
        </w:r>
      </w:ins>
      <w:ins w:id="2319" w:author="Leon Sandler" w:date="2026-09-06T00:00:00Z">
        <w:r>
          <w:t>existence</w:t>
        </w:r>
      </w:ins>
      <w:ins w:id="2320" w:author="Leon Sandler" w:date="2026-09-06T00:00:00Z">
        <w:r>
          <w:t xml:space="preserve"> </w:t>
        </w:r>
      </w:ins>
      <w:ins w:id="2321" w:author="Leon Sandler" w:date="2026-09-06T00:00:00Z">
        <w:r>
          <w:t>proof</w:t>
        </w:r>
      </w:ins>
      <w:ins w:id="2322" w:author="Leon Sandler" w:date="2026-09-06T00:00:00Z">
        <w:r>
          <w:t xml:space="preserve"> </w:t>
        </w:r>
      </w:ins>
      <w:ins w:id="2323" w:author="Leon Sandler" w:date="2026-09-06T00:00:00Z">
        <w:r>
          <w:t>that</w:t>
        </w:r>
      </w:ins>
      <w:ins w:id="2324" w:author="Leon Sandler" w:date="2026-09-06T00:00:00Z">
        <w:r>
          <w:t xml:space="preserve"> </w:t>
        </w:r>
      </w:ins>
      <w:ins w:id="2325" w:author="Leon Sandler" w:date="2026-09-06T00:00:00Z">
        <w:r>
          <w:t>localized</w:t>
        </w:r>
      </w:ins>
      <w:ins w:id="2326" w:author="Leon Sandler" w:date="2026-09-06T00:00:00Z">
        <w:r>
          <w:t xml:space="preserve"> </w:t>
        </w:r>
      </w:ins>
      <w:ins w:id="2327" w:author="Leon Sandler" w:date="2026-09-06T00:00:00Z">
        <w:r>
          <w:t>magnetic</w:t>
        </w:r>
      </w:ins>
      <w:ins w:id="2328" w:author="Leon Sandler" w:date="2026-09-06T00:00:00Z">
        <w:r>
          <w:t xml:space="preserve"> </w:t>
        </w:r>
      </w:ins>
      <w:ins w:id="2329" w:author="Leon Sandler" w:date="2026-09-06T00:00:00Z">
        <w:r>
          <w:t>structures</w:t>
        </w:r>
      </w:ins>
      <w:ins w:id="2330" w:author="Leon Sandler" w:date="2026-09-06T00:00:00Z">
        <w:r>
          <w:t xml:space="preserve"> </w:t>
        </w:r>
      </w:ins>
      <w:ins w:id="2331" w:author="Leon Sandler" w:date="2026-09-06T00:00:00Z">
        <w:r>
          <w:t>at</w:t>
        </w:r>
      </w:ins>
      <w:ins w:id="2332" w:author="Leon Sandler" w:date="2026-09-06T00:00:00Z">
        <w:r>
          <w:t xml:space="preserve"> </w:t>
        </w:r>
      </w:ins>
      <w:ins w:id="2333" w:author="Leon Sandler" w:date="2026-09-06T00:00:00Z">
        <w:r>
          <w:t>the</w:t>
        </w:r>
      </w:ins>
      <w:ins w:id="2334" w:author="Leon Sandler" w:date="2026-09-06T00:00:00Z">
        <w:r>
          <w:t xml:space="preserve"> </w:t>
        </w:r>
      </w:ins>
      <w:ins w:id="2335" w:author="Leon Sandler" w:date="2026-09-06T00:00:00Z">
        <w:r>
          <w:t>Moon</w:t>
        </w:r>
      </w:ins>
      <w:ins w:id="2336" w:author="Leon Sandler" w:date="2026-09-06T00:00:00Z">
        <w:r>
          <w:t xml:space="preserve"> </w:t>
        </w:r>
      </w:ins>
      <w:ins w:id="2337" w:author="Leon Sandler" w:date="2026-09-06T00:00:00Z">
        <w:r>
          <w:t>can</w:t>
        </w:r>
      </w:ins>
      <w:ins w:id="2338" w:author="Leon Sandler" w:date="2026-09-06T00:00:00Z">
        <w:r>
          <w:t xml:space="preserve"> </w:t>
        </w:r>
      </w:ins>
      <w:ins w:id="2339" w:author="Leon Sandler" w:date="2026-09-06T00:00:00Z">
        <w:r>
          <w:t>measurably</w:t>
        </w:r>
      </w:ins>
      <w:ins w:id="2340" w:author="Leon Sandler" w:date="2026-09-06T00:00:00Z">
        <w:r>
          <w:t xml:space="preserve"> </w:t>
        </w:r>
      </w:ins>
      <w:ins w:id="2341" w:author="Leon Sandler" w:date="2026-09-06T00:00:00Z">
        <w:r>
          <w:t>stand</w:t>
        </w:r>
      </w:ins>
      <w:ins w:id="2342" w:author="Leon Sandler" w:date="2026-09-06T00:00:00Z">
        <w:r>
          <w:t xml:space="preserve"> </w:t>
        </w:r>
      </w:ins>
      <w:ins w:id="2343" w:author="Leon Sandler" w:date="2026-09-06T00:00:00Z">
        <w:r>
          <w:t>off</w:t>
        </w:r>
      </w:ins>
      <w:ins w:id="2344" w:author="Leon Sandler" w:date="2026-09-06T00:00:00Z">
        <w:r>
          <w:t xml:space="preserve"> </w:t>
        </w:r>
      </w:ins>
      <w:ins w:id="2345" w:author="Leon Sandler" w:date="2026-09-06T00:00:00Z">
        <w:r>
          <w:t>solar</w:t>
        </w:r>
      </w:ins>
      <w:ins w:id="2346" w:author="Leon Sandler" w:date="2026-09-06T00:00:00Z">
        <w:r>
          <w:t xml:space="preserve"> </w:t>
        </w:r>
      </w:ins>
      <w:ins w:id="2347" w:author="Leon Sandler" w:date="2026-09-06T00:00:00Z">
        <w:r>
          <w:t>wind</w:t>
        </w:r>
      </w:ins>
      <w:ins w:id="2348" w:author="Leon Sandler" w:date="2026-09-06T00:00:00Z">
        <w:r>
          <w:t xml:space="preserve"> </w:t>
        </w:r>
      </w:ins>
      <w:ins w:id="2349" w:author="Leon Sandler" w:date="2026-09-06T00:00:00Z">
        <w:r>
          <w:t>plasma</w:t>
        </w:r>
      </w:ins>
      <w:ins w:id="2350" w:author="Leon Sandler" w:date="2026-09-06T00:00:00Z">
        <w:r>
          <w:t xml:space="preserve"> </w:t>
        </w:r>
      </w:ins>
      <w:ins w:id="2351" w:author="Leon Sandler" w:date="2026-09-06T00:00:00Z">
        <w:r>
          <w:t>and</w:t>
        </w:r>
      </w:ins>
      <w:ins w:id="2352" w:author="Leon Sandler" w:date="2026-09-06T00:00:00Z">
        <w:r>
          <w:t xml:space="preserve"> </w:t>
        </w:r>
      </w:ins>
      <w:ins w:id="2353" w:author="Leon Sandler" w:date="2026-09-06T00:00:00Z">
        <w:r>
          <w:t>alter</w:t>
        </w:r>
      </w:ins>
      <w:ins w:id="2354" w:author="Leon Sandler" w:date="2026-09-06T00:00:00Z">
        <w:r>
          <w:t xml:space="preserve"> </w:t>
        </w:r>
      </w:ins>
      <w:ins w:id="2355" w:author="Leon Sandler" w:date="2026-09-06T00:00:00Z">
        <w:r>
          <w:t>surface</w:t>
        </w:r>
      </w:ins>
      <w:ins w:id="2356" w:author="Leon Sandler" w:date="2026-09-06T00:00:00Z">
        <w:r>
          <w:t xml:space="preserve"> </w:t>
        </w:r>
      </w:ins>
      <w:ins w:id="2357" w:author="Leon Sandler" w:date="2026-09-06T00:00:00Z">
        <w:r>
          <w:t>weathering</w:t>
        </w:r>
      </w:ins>
      <w:ins w:id="2358" w:author="Leon Sandler" w:date="2026-09-06T00:00:00Z">
        <w:r>
          <w:t xml:space="preserve"> </w:t>
        </w:r>
      </w:ins>
      <w:ins w:id="2359" w:author="Leon Sandler" w:date="2026-09-06T00:00:00Z">
        <w:r>
          <w:t>patterns,</w:t>
        </w:r>
      </w:ins>
      <w:ins w:id="2360" w:author="Leon Sandler" w:date="2026-09-06T00:00:00Z">
        <w:r>
          <w:t xml:space="preserve"> </w:t>
        </w:r>
      </w:ins>
      <w:ins w:id="2361" w:author="Leon Sandler" w:date="2026-09-06T00:00:00Z">
        <w:r>
          <w:t>and</w:t>
        </w:r>
      </w:ins>
      <w:r>
        <w:t xml:space="preserve"> </w:t>
      </w:r>
      <w:r>
        <w:t>have</w:t>
      </w:r>
      <w:ins w:id="2362" w:author="Leon Sandler" w:date="2026-09-06T00:00:00Z">
        <w:r>
          <w:t xml:space="preserve"> </w:t>
        </w:r>
      </w:ins>
      <w:ins w:id="2363" w:author="Leon Sandler" w:date="2026-09-06T00:00:00Z">
        <w:r>
          <w:t>been</w:t>
        </w:r>
      </w:ins>
      <w:ins w:id="2364" w:author="Leon Sandler" w:date="2026-09-06T00:00:00Z">
        <w:r>
          <w:t xml:space="preserve"> </w:t>
        </w:r>
      </w:ins>
      <w:ins w:id="2365" w:author="Leon Sandler" w:date="2026-09-06T00:00:00Z">
        <w:r>
          <w:t>used</w:t>
        </w:r>
      </w:ins>
      <w:ins w:id="2366" w:author="Leon Sandler" w:date="2026-09-06T00:00:00Z">
        <w:r>
          <w:t xml:space="preserve"> </w:t>
        </w:r>
      </w:ins>
      <w:ins w:id="2367" w:author="Leon Sandler" w:date="2026-09-06T00:00:00Z">
        <w:r>
          <w:t>as</w:t>
        </w:r>
      </w:ins>
      <w:ins w:id="2368" w:author="Leon Sandler" w:date="2026-09-06T00:00:00Z">
        <w:r>
          <w:t xml:space="preserve"> </w:t>
        </w:r>
      </w:ins>
      <w:ins w:id="2369" w:author="Leon Sandler" w:date="2026-09-06T00:00:00Z">
        <w:r>
          <w:t>a</w:t>
        </w:r>
      </w:ins>
      <w:ins w:id="2370" w:author="Leon Sandler" w:date="2026-09-06T00:00:00Z">
        <w:r>
          <w:t xml:space="preserve"> </w:t>
        </w:r>
      </w:ins>
      <w:ins w:id="2371" w:author="Leon Sandler" w:date="2026-09-06T00:00:00Z">
        <w:r>
          <w:t>natural</w:t>
        </w:r>
      </w:ins>
      <w:ins w:id="2372" w:author="Leon Sandler" w:date="2026-09-06T00:00:00Z">
        <w:r>
          <w:t xml:space="preserve"> </w:t>
        </w:r>
      </w:ins>
      <w:ins w:id="2373" w:author="Leon Sandler" w:date="2026-09-06T00:00:00Z">
        <w:r>
          <w:t>laboratory</w:t>
        </w:r>
      </w:ins>
      <w:ins w:id="2374" w:author="Leon Sandler" w:date="2026-09-06T00:00:00Z">
        <w:r>
          <w:t xml:space="preserve"> </w:t>
        </w:r>
      </w:ins>
      <w:ins w:id="2375" w:author="Leon Sandler" w:date="2026-09-06T00:00:00Z">
        <w:r>
          <w:t>for</w:t>
        </w:r>
      </w:ins>
      <w:ins w:id="2376" w:author="Leon Sandler" w:date="2026-09-06T00:00:00Z">
        <w:r>
          <w:t xml:space="preserve"> </w:t>
        </w:r>
      </w:ins>
      <w:ins w:id="2377" w:author="Leon Sandler" w:date="2026-09-06T00:00:00Z">
        <w:r>
          <w:t>the</w:t>
        </w:r>
      </w:ins>
      <w:ins w:id="2378" w:author="Leon Sandler" w:date="2026-09-06T00:00:00Z">
        <w:r>
          <w:t xml:space="preserve"> </w:t>
        </w:r>
      </w:ins>
      <w:ins w:id="2379" w:author="Leon Sandler" w:date="2026-09-06T00:00:00Z">
        <w:r>
          <w:t>same</w:t>
        </w:r>
      </w:ins>
      <w:ins w:id="2380" w:author="Leon Sandler" w:date="2026-09-06T00:00:00Z">
        <w:r>
          <w:t xml:space="preserve"> </w:t>
        </w:r>
      </w:ins>
      <w:ins w:id="2381" w:author="Leon Sandler" w:date="2026-09-06T00:00:00Z">
        <w:r>
          <w:t>physics</w:t>
        </w:r>
      </w:ins>
      <w:ins w:id="2382" w:author="Leon Sandler" w:date="2026-09-06T00:00:00Z">
        <w:r>
          <w:t xml:space="preserve"> </w:t>
        </w:r>
      </w:ins>
      <w:ins w:id="2383" w:author="Leon Sandler" w:date="2026-09-06T00:00:00Z">
        <w:r>
          <w:t>that</w:t>
        </w:r>
      </w:ins>
      <w:ins w:id="2384" w:author="Leon Sandler" w:date="2026-09-06T00:00:00Z">
        <w:r>
          <w:t xml:space="preserve"> </w:t>
        </w:r>
      </w:ins>
      <w:ins w:id="2385" w:author="Leon Sandler" w:date="2026-09-06T00:00:00Z">
        <w:r>
          <w:t>motivates</w:t>
        </w:r>
      </w:ins>
      <w:ins w:id="2386" w:author="Leon Sandler" w:date="2026-09-06T00:00:00Z">
        <w:r>
          <w:t xml:space="preserve"> </w:t>
        </w:r>
      </w:ins>
      <w:ins w:id="2387" w:author="Leon Sandler" w:date="2026-09-06T00:00:00Z">
        <w:r>
          <w:t>artificial</w:t>
        </w:r>
      </w:ins>
      <w:ins w:id="2388" w:author="Leon Sandler" w:date="2026-09-06T00:00:00Z">
        <w:r>
          <w:t xml:space="preserve"> </w:t>
        </w:r>
      </w:ins>
      <w:ins w:id="2389" w:author="Leon Sandler" w:date="2026-09-06T00:00:00Z">
        <w:r>
          <w:t>mini-magnetosphere</w:t>
        </w:r>
      </w:ins>
      <w:ins w:id="2390" w:author="Leon Sandler" w:date="2026-09-06T00:00:00Z">
        <w:r>
          <w:t xml:space="preserve"> </w:t>
        </w:r>
      </w:ins>
      <w:ins w:id="2391" w:author="Leon Sandler" w:date="2026-09-06T00:00:00Z">
        <w:r>
          <w:t>shields</w:t>
        </w:r>
      </w:ins>
      <w:ins w:id="2392" w:author="Leon Sandler" w:date="2026-09-06T00:00:00Z">
        <w:r>
          <w:t xml:space="preserve"> </w:t>
        </w:r>
      </w:ins>
      <w:ins w:id="2393" w:author="Leon Sandler" w:date="2026-09-06T00:00:00Z">
        <w:r>
          <w:t>(Hood</w:t>
        </w:r>
      </w:ins>
      <w:ins w:id="2394" w:author="Leon Sandler" w:date="2026-09-06T00:00:00Z">
        <w:r>
          <w:t xml:space="preserve"> </w:t>
        </w:r>
      </w:ins>
      <w:ins w:id="2395" w:author="Leon Sandler" w:date="2026-09-06T00:00:00Z">
        <w:r>
          <w:t>&amp;</w:t>
        </w:r>
      </w:ins>
      <w:ins w:id="2396" w:author="Leon Sandler" w:date="2026-09-06T00:00:00Z">
        <w:r>
          <w:t xml:space="preserve"> </w:t>
        </w:r>
      </w:ins>
      <w:ins w:id="2397" w:author="Leon Sandler" w:date="2026-09-06T00:00:00Z">
        <w:r>
          <w:t>Schubert,</w:t>
        </w:r>
      </w:ins>
      <w:ins w:id="2398" w:author="Leon Sandler" w:date="2026-09-06T00:00:00Z">
        <w:r>
          <w:t xml:space="preserve"> </w:t>
        </w:r>
      </w:ins>
      <w:ins w:id="2399" w:author="Leon Sandler" w:date="2026-09-06T00:00:00Z">
        <w:r>
          <w:t>1980;</w:t>
        </w:r>
      </w:ins>
      <w:ins w:id="2400" w:author="Leon Sandler" w:date="2026-09-06T00:00:00Z">
        <w:r>
          <w:t xml:space="preserve"> </w:t>
        </w:r>
      </w:ins>
      <w:ins w:id="2401" w:author="Leon Sandler" w:date="2026-09-06T00:00:00Z">
        <w:r>
          <w:t>Deca</w:t>
        </w:r>
      </w:ins>
      <w:ins w:id="2402" w:author="Leon Sandler" w:date="2026-09-06T00:00:00Z">
        <w:r>
          <w:t xml:space="preserve"> </w:t>
        </w:r>
      </w:ins>
      <w:ins w:id="2403" w:author="Leon Sandler" w:date="2026-09-06T00:00:00Z">
        <w:r>
          <w:t>et</w:t>
        </w:r>
      </w:ins>
      <w:ins w:id="2404" w:author="Leon Sandler" w:date="2026-09-06T00:00:00Z">
        <w:r>
          <w:t xml:space="preserve"> </w:t>
        </w:r>
      </w:ins>
      <w:ins w:id="2405" w:author="Leon Sandler" w:date="2026-09-06T00:00:00Z">
        <w:r>
          <w:t>al.,</w:t>
        </w:r>
      </w:ins>
      <w:ins w:id="2406" w:author="Leon Sandler" w:date="2026-09-06T00:00:00Z">
        <w:r>
          <w:t xml:space="preserve"> </w:t>
        </w:r>
      </w:ins>
      <w:ins w:id="2407" w:author="Leon Sandler" w:date="2026-09-06T00:00:00Z">
        <w:r>
          <w:t>2018;</w:t>
        </w:r>
      </w:ins>
      <w:ins w:id="2408" w:author="Leon Sandler" w:date="2026-09-06T00:00:00Z">
        <w:r>
          <w:t xml:space="preserve"> </w:t>
        </w:r>
      </w:ins>
      <w:ins w:id="2409" w:author="Leon Sandler" w:date="2026-09-06T00:00:00Z">
        <w:r>
          <w:t>Garrick-Bethell</w:t>
        </w:r>
      </w:ins>
      <w:ins w:id="2410" w:author="Leon Sandler" w:date="2026-09-06T00:00:00Z">
        <w:r>
          <w:t xml:space="preserve"> </w:t>
        </w:r>
      </w:ins>
      <w:ins w:id="2411" w:author="Leon Sandler" w:date="2026-09-06T00:00:00Z">
        <w:r>
          <w:t>et</w:t>
        </w:r>
      </w:ins>
      <w:ins w:id="2412" w:author="Leon Sandler" w:date="2026-09-06T00:00:00Z">
        <w:r>
          <w:t xml:space="preserve"> </w:t>
        </w:r>
      </w:ins>
      <w:ins w:id="2413" w:author="Leon Sandler" w:date="2026-09-06T00:00:00Z">
        <w:r>
          <w:t>al.,</w:t>
        </w:r>
      </w:ins>
      <w:ins w:id="2414" w:author="Leon Sandler" w:date="2026-09-06T00:00:00Z">
        <w:r>
          <w:t xml:space="preserve"> </w:t>
        </w:r>
      </w:ins>
      <w:ins w:id="2415" w:author="Leon Sandler" w:date="2026-09-06T00:00:00Z">
        <w:r>
          <w:t>2019).</w:t>
        </w:r>
      </w:ins>
      <w:ins w:id="2416" w:author="Leon Sandler" w:date="2026-09-06T00:00:00Z">
        <w:r>
          <w:t xml:space="preserve"> </w:t>
        </w:r>
      </w:ins>
      <w:ins w:id="2417" w:author="Leon Sandler" w:date="2026-09-06T00:00:00Z">
        <w:r>
          <w:t>All</w:t>
        </w:r>
      </w:ins>
      <w:ins w:id="2418" w:author="Leon Sandler" w:date="2026-09-06T00:00:00Z">
        <w:r>
          <w:t xml:space="preserve"> </w:t>
        </w:r>
      </w:ins>
      <w:ins w:id="2419" w:author="Leon Sandler" w:date="2026-09-06T00:00:00Z">
        <w:r>
          <w:t>of</w:t>
        </w:r>
      </w:ins>
      <w:ins w:id="2420" w:author="Leon Sandler" w:date="2026-09-06T00:00:00Z">
        <w:r>
          <w:t xml:space="preserve"> </w:t>
        </w:r>
      </w:ins>
      <w:ins w:id="2421" w:author="Leon Sandler" w:date="2026-09-06T00:00:00Z">
        <w:r>
          <w:t>this</w:t>
        </w:r>
      </w:ins>
      <w:ins w:id="2422" w:author="Leon Sandler" w:date="2026-09-06T00:00:00Z">
        <w:r>
          <w:t xml:space="preserve"> </w:t>
        </w:r>
      </w:ins>
      <w:ins w:id="2423" w:author="Leon Sandler" w:date="2026-09-06T00:00:00Z">
        <w:r>
          <w:t>prior</w:t>
        </w:r>
      </w:ins>
      <w:ins w:id="2424" w:author="Leon Sandler" w:date="2026-09-06T00:00:00Z">
        <w:r>
          <w:t xml:space="preserve"> </w:t>
        </w:r>
      </w:ins>
      <w:ins w:id="2425" w:author="Leon Sandler" w:date="2026-09-06T00:00:00Z">
        <w:r>
          <w:t>work,</w:t>
        </w:r>
      </w:ins>
      <w:ins w:id="2426" w:author="Leon Sandler" w:date="2026-09-06T00:00:00Z">
        <w:r>
          <w:t xml:space="preserve"> </w:t>
        </w:r>
      </w:ins>
      <w:ins w:id="2427" w:author="Leon Sandler" w:date="2026-09-06T00:00:00Z">
        <w:r>
          <w:t>however,</w:t>
        </w:r>
      </w:ins>
      <w:ins w:id="2428" w:author="Leon Sandler" w:date="2026-09-06T00:00:00Z">
        <w:r>
          <w:t xml:space="preserve"> </w:t>
        </w:r>
      </w:ins>
      <w:ins w:id="2429" w:author="Leon Sandler" w:date="2026-09-06T00:00:00Z">
        <w:r>
          <w:t>has</w:t>
        </w:r>
      </w:ins>
      <w:r>
        <w:t xml:space="preserve"> </w:t>
      </w:r>
      <w:r>
        <w:t>concentrated</w:t>
      </w:r>
      <w:r>
        <w:t xml:space="preserve"> </w:t>
      </w:r>
      <w:r>
        <w:t>on</w:t>
      </w:r>
      <w:r>
        <w:t xml:space="preserve"> </w:t>
      </w:r>
      <w:del w:id="2430" w:author="Leon Sandler" w:date="2026-09-06T00:00:00Z">
        <w:r>
          <w:delText>a</w:delText>
        </w:r>
      </w:del>
      <w:ins w:id="2431" w:author="Leon Sandler" w:date="2026-09-06T00:00:00Z">
        <w:r>
          <w:t>the</w:t>
        </w:r>
      </w:ins>
      <w:r>
        <w:t xml:space="preserve"> </w:t>
      </w:r>
      <w:r>
        <w:t>single</w:t>
      </w:r>
      <w:del w:id="2432" w:author="Leon Sandler" w:date="2026-09-06T00:00:00Z">
        <w:r>
          <w:delText> </w:delText>
        </w:r>
      </w:del>
      <w:del w:id="2433" w:author="Leon Sandler" w:date="2026-09-06T00:00:00Z">
        <w:r>
          <w:delText>architecture</w:delText>
        </w:r>
      </w:del>
      <w:del w:id="2434" w:author="Leon Sandler" w:date="2026-09-06T00:00:00Z">
        <w:r>
          <w:delText> </w:delText>
        </w:r>
      </w:del>
      <w:del w:id="2435" w:author="Leon Sandler" w:date="2026-09-06T00:00:00Z">
        <w:r>
          <w:delText>—</w:delText>
        </w:r>
      </w:del>
      <w:del w:id="2436" w:author="Leon Sandler" w:date="2026-09-06T00:00:00Z">
        <w:r>
          <w:delText> </w:delText>
        </w:r>
      </w:del>
      <w:del w:id="2437" w:author="Leon Sandler" w:date="2026-09-06T00:00:00Z">
        <w:r>
          <w:delText>the</w:delText>
        </w:r>
      </w:del>
      <w:del w:id="2438" w:author="Leon Sandler" w:date="2026-09-06T00:00:00Z">
        <w:r>
          <w:delText> </w:delText>
        </w:r>
      </w:del>
      <w:del w:id="2439" w:author="Leon Sandler" w:date="2026-09-06T00:00:00Z">
        <w:r>
          <w:delText>compact</w:delText>
        </w:r>
      </w:del>
      <w:r>
        <w:t xml:space="preserve"> </w:t>
      </w:r>
      <w:r>
        <w:t>monolithic</w:t>
      </w:r>
      <w:r>
        <w:t xml:space="preserve"> </w:t>
      </w:r>
      <w:r>
        <w:t>dipole</w:t>
      </w:r>
      <w:r>
        <w:t xml:space="preserve"> </w:t>
      </w:r>
      <w:del w:id="2440" w:author="Leon Sandler" w:date="2026-09-06T00:00:00Z">
        <w:r>
          <w:delText>(artificial</w:delText>
        </w:r>
      </w:del>
      <w:del w:id="2441" w:author="Leon Sandler" w:date="2026-09-06T00:00:00Z">
        <w:r>
          <w:delText> </w:delText>
        </w:r>
      </w:del>
      <w:del w:id="2442" w:author="Leon Sandler" w:date="2026-09-06T00:00:00Z">
        <w:r>
          <w:delText>mini-magnetosphere)</w:delText>
        </w:r>
      </w:del>
      <w:del w:id="2443" w:author="Leon Sandler" w:date="2026-09-06T00:00:00Z">
        <w:r>
          <w:delText> </w:delText>
        </w:r>
      </w:del>
      <w:del w:id="2444" w:author="Leon Sandler" w:date="2026-09-06T00:00:00Z">
        <w:r>
          <w:delText>—</w:delText>
        </w:r>
      </w:del>
      <w:ins w:id="2445" w:author="Leon Sandler" w:date="2026-09-06T00:00:00Z">
        <w:r>
          <w:t>architecture,</w:t>
        </w:r>
      </w:ins>
      <w:r>
        <w:t xml:space="preserve"> </w:t>
      </w:r>
      <w:r>
        <w:t>which</w:t>
      </w:r>
      <w:del w:id="2446" w:author="Leon Sandler" w:date="2026-09-06T00:00:00Z">
        <w:r>
          <w:delText> </w:delText>
        </w:r>
      </w:del>
      <w:del w:id="2447" w:author="Leon Sandler" w:date="2026-09-06T00:00:00Z">
        <w:r>
          <w:delText>protects</w:delText>
        </w:r>
      </w:del>
      <w:del w:id="2448" w:author="Leon Sandler" w:date="2026-09-06T00:00:00Z">
        <w:r>
          <w:delText> </w:delText>
        </w:r>
      </w:del>
      <w:del w:id="2449" w:author="Leon Sandler" w:date="2026-09-06T00:00:00Z">
        <w:r>
          <w:delText>by</w:delText>
        </w:r>
      </w:del>
      <w:del w:id="2450" w:author="Leon Sandler" w:date="2026-09-06T00:00:00Z">
        <w:r>
          <w:delText> </w:delText>
        </w:r>
      </w:del>
      <w:del w:id="2451" w:author="Leon Sandler" w:date="2026-09-06T00:00:00Z">
        <w:r>
          <w:delText>pressure</w:delText>
        </w:r>
      </w:del>
      <w:del w:id="2452" w:author="Leon Sandler" w:date="2026-09-06T00:00:00Z">
        <w:r>
          <w:delText> </w:delText>
        </w:r>
      </w:del>
      <w:del w:id="2453" w:author="Leon Sandler" w:date="2026-09-06T00:00:00Z">
        <w:r>
          <w:delText>standoff</w:delText>
        </w:r>
      </w:del>
      <w:del w:id="2454" w:author="Leon Sandler" w:date="2026-09-06T00:00:00Z">
        <w:r>
          <w:delText> </w:delText>
        </w:r>
      </w:del>
      <w:del w:id="2455" w:author="Leon Sandler" w:date="2026-09-06T00:00:00Z">
        <w:r>
          <w:delText>but</w:delText>
        </w:r>
      </w:del>
      <w:r>
        <w:t xml:space="preserve"> </w:t>
      </w:r>
      <w:r>
        <w:t>concentrates</w:t>
      </w:r>
      <w:r>
        <w:t xml:space="preserve"> </w:t>
      </w:r>
      <w:r>
        <w:t>an</w:t>
      </w:r>
      <w:r>
        <w:t xml:space="preserve"> </w:t>
      </w:r>
      <w:r>
        <w:t>intense</w:t>
      </w:r>
      <w:r>
        <w:t xml:space="preserve"> </w:t>
      </w:r>
      <w:r>
        <w:t>field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point</w:t>
      </w:r>
      <w:r>
        <w:t xml:space="preserve"> </w:t>
      </w:r>
      <w:r>
        <w:t>of</w:t>
      </w:r>
      <w:r>
        <w:t xml:space="preserve"> </w:t>
      </w:r>
      <w:r>
        <w:t>failure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del w:id="2456" w:author="Leon Sandler" w:date="2026-09-06T00:00:00Z">
        <w:r>
          <w:delText>habitat.</w:delText>
        </w:r>
      </w:del>
      <w:ins w:id="2457" w:author="Leon Sandler" w:date="2026-09-06T00:00:00Z">
        <w:r>
          <w:t>location</w:t>
        </w:r>
      </w:ins>
      <w:r>
        <w:t xml:space="preserve"> </w:t>
      </w:r>
      <w:del w:id="2458" w:author="Leon Sandler" w:date="2026-09-06T00:00:00Z">
        <w:r>
          <w:delText>A</w:delText>
        </w:r>
      </w:del>
      <w:ins w:id="2459" w:author="Leon Sandler" w:date="2026-09-06T00:00:00Z">
        <w:r>
          <w:t>it</w:t>
        </w:r>
      </w:ins>
      <w:ins w:id="2460" w:author="Leon Sandler" w:date="2026-09-06T00:00:00Z">
        <w:r>
          <w:t xml:space="preserve"> </w:t>
        </w:r>
      </w:ins>
      <w:ins w:id="2461" w:author="Leon Sandler" w:date="2026-09-06T00:00:00Z">
        <w:r>
          <w:t>protects,</w:t>
        </w:r>
      </w:ins>
      <w:ins w:id="2462" w:author="Leon Sandler" w:date="2026-09-06T00:00:00Z">
        <w:r>
          <w:t xml:space="preserve"> </w:t>
        </w:r>
      </w:ins>
      <w:ins w:id="2463" w:author="Leon Sandler" w:date="2026-09-06T00:00:00Z">
        <w:r>
          <w:t>and</w:t>
        </w:r>
      </w:ins>
      <w:ins w:id="2464" w:author="Leon Sandler" w:date="2026-09-06T00:00:00Z">
        <w:r>
          <w:t xml:space="preserve"> </w:t>
        </w:r>
      </w:ins>
      <w:ins w:id="2465" w:author="Leon Sandler" w:date="2026-09-06T00:00:00Z">
        <w:r>
          <w:t>which</w:t>
        </w:r>
      </w:ins>
      <w:ins w:id="2466" w:author="Leon Sandler" w:date="2026-09-06T00:00:00Z">
        <w:r>
          <w:t xml:space="preserve"> </w:t>
        </w:r>
      </w:ins>
      <w:ins w:id="2467" w:author="Leon Sandler" w:date="2026-09-06T00:00:00Z">
        <w:r>
          <w:t>—</w:t>
        </w:r>
      </w:ins>
      <w:ins w:id="2468" w:author="Leon Sandler" w:date="2026-09-06T00:00:00Z">
        <w:r>
          <w:t xml:space="preserve"> </w:t>
        </w:r>
      </w:ins>
      <w:ins w:id="2469" w:author="Leon Sandler" w:date="2026-09-06T00:00:00Z">
        <w:r>
          <w:t>because</w:t>
        </w:r>
      </w:ins>
      <w:ins w:id="2470" w:author="Leon Sandler" w:date="2026-09-06T00:00:00Z">
        <w:r>
          <w:t xml:space="preserve"> </w:t>
        </w:r>
      </w:ins>
      <w:ins w:id="2471" w:author="Leon Sandler" w:date="2026-09-06T00:00:00Z">
        <w:r>
          <w:t>standoff</w:t>
        </w:r>
      </w:ins>
      <w:ins w:id="2472" w:author="Leon Sandler" w:date="2026-09-06T00:00:00Z">
        <w:r>
          <w:t xml:space="preserve"> </w:t>
        </w:r>
      </w:ins>
      <w:ins w:id="2473" w:author="Leon Sandler" w:date="2026-09-06T00:00:00Z">
        <w:r>
          <w:t>shielding</w:t>
        </w:r>
      </w:ins>
      <w:ins w:id="2474" w:author="Leon Sandler" w:date="2026-09-06T00:00:00Z">
        <w:r>
          <w:t xml:space="preserve"> </w:t>
        </w:r>
      </w:ins>
      <w:ins w:id="2475" w:author="Leon Sandler" w:date="2026-09-06T00:00:00Z">
        <w:r>
          <w:t>demands</w:t>
        </w:r>
      </w:ins>
      <w:ins w:id="2476" w:author="Leon Sandler" w:date="2026-09-06T00:00:00Z">
        <w:r>
          <w:t xml:space="preserve"> </w:t>
        </w:r>
      </w:ins>
      <w:ins w:id="2477" w:author="Leon Sandler" w:date="2026-09-06T00:00:00Z">
        <w:r>
          <w:t>a</w:t>
        </w:r>
      </w:ins>
      <w:ins w:id="2478" w:author="Leon Sandler" w:date="2026-09-06T00:00:00Z">
        <w:r>
          <w:t xml:space="preserve"> </w:t>
        </w:r>
      </w:ins>
      <w:ins w:id="2479" w:author="Leon Sandler" w:date="2026-09-06T00:00:00Z">
        <w:r>
          <w:t>locally</w:t>
        </w:r>
      </w:ins>
      <w:ins w:id="2480" w:author="Leon Sandler" w:date="2026-09-06T00:00:00Z">
        <w:r>
          <w:t xml:space="preserve"> </w:t>
        </w:r>
      </w:ins>
      <w:ins w:id="2481" w:author="Leon Sandler" w:date="2026-09-06T00:00:00Z">
        <w:r>
          <w:t>strong</w:t>
        </w:r>
      </w:ins>
      <w:ins w:id="2482" w:author="Leon Sandler" w:date="2026-09-06T00:00:00Z">
        <w:r>
          <w:t xml:space="preserve"> </w:t>
        </w:r>
      </w:ins>
      <w:ins w:id="2483" w:author="Leon Sandler" w:date="2026-09-06T00:00:00Z">
        <w:r>
          <w:t>field</w:t>
        </w:r>
      </w:ins>
      <w:ins w:id="2484" w:author="Leon Sandler" w:date="2026-09-06T00:00:00Z">
        <w:r>
          <w:t xml:space="preserve"> </w:t>
        </w:r>
      </w:ins>
      <w:ins w:id="2485" w:author="Leon Sandler" w:date="2026-09-06T00:00:00Z">
        <w:r>
          <w:t>—</w:t>
        </w:r>
      </w:ins>
      <w:ins w:id="2486" w:author="Leon Sandler" w:date="2026-09-06T00:00:00Z">
        <w:r>
          <w:t xml:space="preserve"> </w:t>
        </w:r>
      </w:ins>
      <w:ins w:id="2487" w:author="Leon Sandler" w:date="2026-09-06T00:00:00Z">
        <w:r>
          <w:t>scales</w:t>
        </w:r>
      </w:ins>
      <w:ins w:id="2488" w:author="Leon Sandler" w:date="2026-09-06T00:00:00Z">
        <w:r>
          <w:t xml:space="preserve"> </w:t>
        </w:r>
      </w:ins>
      <w:ins w:id="2489" w:author="Leon Sandler" w:date="2026-09-06T00:00:00Z">
        <w:r>
          <w:t>unfavorably</w:t>
        </w:r>
      </w:ins>
      <w:ins w:id="2490" w:author="Leon Sandler" w:date="2026-09-06T00:00:00Z">
        <w:r>
          <w:t xml:space="preserve"> </w:t>
        </w:r>
      </w:ins>
      <w:ins w:id="2491" w:author="Leon Sandler" w:date="2026-09-06T00:00:00Z">
        <w:r>
          <w:t>to</w:t>
        </w:r>
      </w:ins>
      <w:ins w:id="2492" w:author="Leon Sandler" w:date="2026-09-06T00:00:00Z">
        <w:r>
          <w:t xml:space="preserve"> </w:t>
        </w:r>
      </w:ins>
      <w:ins w:id="2493" w:author="Leon Sandler" w:date="2026-09-06T00:00:00Z">
        <w:r>
          <w:t>protecting</w:t>
        </w:r>
      </w:ins>
      <w:r>
        <w:t xml:space="preserve"> </w:t>
      </w:r>
      <w:r>
        <w:t>distributed</w:t>
      </w:r>
      <w:ins w:id="2494" w:author="Leon Sandler" w:date="2026-09-06T00:00:00Z">
        <w:r>
          <w:t xml:space="preserve"> </w:t>
        </w:r>
      </w:ins>
      <w:ins w:id="2495" w:author="Leon Sandler" w:date="2026-09-06T00:00:00Z">
        <w:r>
          <w:t>or</w:t>
        </w:r>
      </w:ins>
      <w:ins w:id="2496" w:author="Leon Sandler" w:date="2026-09-06T00:00:00Z">
        <w:r>
          <w:t xml:space="preserve"> </w:t>
        </w:r>
      </w:ins>
      <w:ins w:id="2497" w:author="Leon Sandler" w:date="2026-09-06T00:00:00Z">
        <w:r>
          <w:t>mobile</w:t>
        </w:r>
      </w:ins>
      <w:ins w:id="2498" w:author="Leon Sandler" w:date="2026-09-06T00:00:00Z">
        <w:r>
          <w:t xml:space="preserve"> </w:t>
        </w:r>
      </w:ins>
      <w:ins w:id="2499" w:author="Leon Sandler" w:date="2026-09-06T00:00:00Z">
        <w:r>
          <w:t>assets</w:t>
        </w:r>
      </w:ins>
      <w:ins w:id="2500" w:author="Leon Sandler" w:date="2026-09-06T00:00:00Z">
        <w:r>
          <w:t xml:space="preserve"> </w:t>
        </w:r>
      </w:ins>
      <w:ins w:id="2501" w:author="Leon Sandler" w:date="2026-09-06T00:00:00Z">
        <w:r>
          <w:t>rather</w:t>
        </w:r>
      </w:ins>
      <w:ins w:id="2502" w:author="Leon Sandler" w:date="2026-09-06T00:00:00Z">
        <w:r>
          <w:t xml:space="preserve"> </w:t>
        </w:r>
      </w:ins>
      <w:ins w:id="2503" w:author="Leon Sandler" w:date="2026-09-06T00:00:00Z">
        <w:r>
          <w:t>than</w:t>
        </w:r>
      </w:ins>
      <w:ins w:id="2504" w:author="Leon Sandler" w:date="2026-09-06T00:00:00Z">
        <w:r>
          <w:t xml:space="preserve"> </w:t>
        </w:r>
      </w:ins>
      <w:ins w:id="2505" w:author="Leon Sandler" w:date="2026-09-06T00:00:00Z">
        <w:r>
          <w:t>a</w:t>
        </w:r>
      </w:ins>
      <w:ins w:id="2506" w:author="Leon Sandler" w:date="2026-09-06T00:00:00Z">
        <w:r>
          <w:t xml:space="preserve"> </w:t>
        </w:r>
      </w:ins>
      <w:ins w:id="2507" w:author="Leon Sandler" w:date="2026-09-06T00:00:00Z">
        <w:r>
          <w:t>single</w:t>
        </w:r>
      </w:ins>
      <w:ins w:id="2508" w:author="Leon Sandler" w:date="2026-09-06T00:00:00Z">
        <w:r>
          <w:t xml:space="preserve"> </w:t>
        </w:r>
      </w:ins>
      <w:ins w:id="2509" w:author="Leon Sandler" w:date="2026-09-06T00:00:00Z">
        <w:r>
          <w:t>fixed</w:t>
        </w:r>
      </w:ins>
      <w:ins w:id="2510" w:author="Leon Sandler" w:date="2026-09-06T00:00:00Z">
        <w:r>
          <w:t xml:space="preserve"> </w:t>
        </w:r>
      </w:ins>
      <w:ins w:id="2511" w:author="Leon Sandler" w:date="2026-09-06T00:00:00Z">
        <w:r>
          <w:t>installation.</w:t>
        </w:r>
      </w:ins>
    </w:p>
    <w:p>
      <w:ins w:id="2512" w:author="Leon Sandler" w:date="2026-09-06T00:00:00Z">
        <w:r>
          <w:t>An</w:t>
        </w:r>
      </w:ins>
      <w:ins w:id="2513" w:author="Leon Sandler" w:date="2026-09-06T00:00:00Z">
        <w:r>
          <w:t xml:space="preserve"> </w:t>
        </w:r>
      </w:ins>
      <w:ins w:id="2514" w:author="Leon Sandler" w:date="2026-09-06T00:00:00Z">
        <w:r>
          <w:t>earlier</w:t>
        </w:r>
      </w:ins>
      <w:ins w:id="2515" w:author="Leon Sandler" w:date="2026-09-06T00:00:00Z">
        <w:r>
          <w:t xml:space="preserve"> </w:t>
        </w:r>
      </w:ins>
      <w:ins w:id="2516" w:author="Leon Sandler" w:date="2026-09-06T00:00:00Z">
        <w:r>
          <w:t>physics-focused</w:t>
        </w:r>
      </w:ins>
      <w:ins w:id="2517" w:author="Leon Sandler" w:date="2026-09-06T00:00:00Z">
        <w:r>
          <w:t xml:space="preserve"> </w:t>
        </w:r>
      </w:ins>
      <w:ins w:id="2518" w:author="Leon Sandler" w:date="2026-09-06T00:00:00Z">
        <w:r>
          <w:t>analysis</w:t>
        </w:r>
      </w:ins>
      <w:ins w:id="2519" w:author="Leon Sandler" w:date="2026-09-06T00:00:00Z">
        <w:r>
          <w:t xml:space="preserve"> </w:t>
        </w:r>
      </w:ins>
      <w:ins w:id="2520" w:author="Leon Sandler" w:date="2026-09-06T00:00:00Z">
        <w:r>
          <w:t>by</w:t>
        </w:r>
      </w:ins>
      <w:ins w:id="2521" w:author="Leon Sandler" w:date="2026-09-06T00:00:00Z">
        <w:r>
          <w:t xml:space="preserve"> </w:t>
        </w:r>
      </w:ins>
      <w:ins w:id="2522" w:author="Leon Sandler" w:date="2026-09-06T00:00:00Z">
        <w:r>
          <w:t>the</w:t>
        </w:r>
      </w:ins>
      <w:ins w:id="2523" w:author="Leon Sandler" w:date="2026-09-06T00:00:00Z">
        <w:r>
          <w:t xml:space="preserve"> </w:t>
        </w:r>
      </w:ins>
      <w:ins w:id="2524" w:author="Leon Sandler" w:date="2026-09-06T00:00:00Z">
        <w:r>
          <w:t>author</w:t>
        </w:r>
      </w:ins>
      <w:ins w:id="2525" w:author="Leon Sandler" w:date="2026-09-06T00:00:00Z">
        <w:r>
          <w:t xml:space="preserve"> </w:t>
        </w:r>
      </w:ins>
      <w:ins w:id="2526" w:author="Leon Sandler" w:date="2026-09-06T00:00:00Z">
        <w:r>
          <w:t>(Sandler,</w:t>
        </w:r>
      </w:ins>
      <w:ins w:id="2527" w:author="Leon Sandler" w:date="2026-09-06T00:00:00Z">
        <w:r>
          <w:t xml:space="preserve"> </w:t>
        </w:r>
      </w:ins>
      <w:ins w:id="2528" w:author="Leon Sandler" w:date="2026-09-06T00:00:00Z">
        <w:r>
          <w:t>2026,</w:t>
        </w:r>
      </w:ins>
      <w:ins w:id="2529" w:author="Leon Sandler" w:date="2026-09-06T00:00:00Z">
        <w:r>
          <w:t xml:space="preserve"> </w:t>
        </w:r>
      </w:ins>
      <w:ins w:id="2530" w:author="Leon Sandler" w:date="2026-09-06T00:00:00Z">
        <w:r>
          <w:t>archived</w:t>
        </w:r>
      </w:ins>
      <w:ins w:id="2531" w:author="Leon Sandler" w:date="2026-09-06T00:00:00Z">
        <w:r>
          <w:t xml:space="preserve"> </w:t>
        </w:r>
      </w:ins>
      <w:ins w:id="2532" w:author="Leon Sandler" w:date="2026-09-06T00:00:00Z">
        <w:r>
          <w:t>at</w:t>
        </w:r>
      </w:ins>
      <w:ins w:id="2533" w:author="Leon Sandler" w:date="2026-09-06T00:00:00Z">
        <w:r>
          <w:t xml:space="preserve"> </w:t>
        </w:r>
      </w:ins>
      <w:ins w:id="2534" w:author="Leon Sandler" w:date="2026-09-06T00:00:00Z">
        <w:r>
          <w:t>Zenodo</w:t>
        </w:r>
      </w:ins>
      <w:ins w:id="2535" w:author="Leon Sandler" w:date="2026-09-06T00:00:00Z">
        <w:r>
          <w:t xml:space="preserve"> </w:t>
        </w:r>
      </w:ins>
      <w:ins w:id="2536" w:author="Leon Sandler" w:date="2026-09-06T00:00:00Z">
        <w:r>
          <w:t>and</w:t>
        </w:r>
      </w:ins>
      <w:ins w:id="2537" w:author="Leon Sandler" w:date="2026-09-06T00:00:00Z">
        <w:r>
          <w:t xml:space="preserve"> </w:t>
        </w:r>
      </w:ins>
      <w:ins w:id="2538" w:author="Leon Sandler" w:date="2026-09-06T00:00:00Z">
        <w:r>
          <w:t>previously</w:t>
        </w:r>
      </w:ins>
      <w:ins w:id="2539" w:author="Leon Sandler" w:date="2026-09-06T00:00:00Z">
        <w:r>
          <w:t xml:space="preserve"> </w:t>
        </w:r>
      </w:ins>
      <w:ins w:id="2540" w:author="Leon Sandler" w:date="2026-09-06T00:00:00Z">
        <w:r>
          <w:t>unpublished</w:t>
        </w:r>
      </w:ins>
      <w:ins w:id="2541" w:author="Leon Sandler" w:date="2026-09-06T00:00:00Z">
        <w:r>
          <w:t xml:space="preserve"> </w:t>
        </w:r>
      </w:ins>
      <w:ins w:id="2542" w:author="Leon Sandler" w:date="2026-09-06T00:00:00Z">
        <w:r>
          <w:t>in</w:t>
        </w:r>
      </w:ins>
      <w:ins w:id="2543" w:author="Leon Sandler" w:date="2026-09-06T00:00:00Z">
        <w:r>
          <w:t xml:space="preserve"> </w:t>
        </w:r>
      </w:ins>
      <w:ins w:id="2544" w:author="Leon Sandler" w:date="2026-09-06T00:00:00Z">
        <w:r>
          <w:t>the</w:t>
        </w:r>
      </w:ins>
      <w:ins w:id="2545" w:author="Leon Sandler" w:date="2026-09-06T00:00:00Z">
        <w:r>
          <w:t xml:space="preserve"> </w:t>
        </w:r>
      </w:ins>
      <w:ins w:id="2546" w:author="Leon Sandler" w:date="2026-09-06T00:00:00Z">
        <w:r>
          <w:t>peer-reviewed</w:t>
        </w:r>
      </w:ins>
      <w:ins w:id="2547" w:author="Leon Sandler" w:date="2026-09-06T00:00:00Z">
        <w:r>
          <w:t xml:space="preserve"> </w:t>
        </w:r>
      </w:ins>
      <w:ins w:id="2548" w:author="Leon Sandler" w:date="2026-09-06T00:00:00Z">
        <w:r>
          <w:t>literature)</w:t>
        </w:r>
      </w:ins>
      <w:ins w:id="2549" w:author="Leon Sandler" w:date="2026-09-06T00:00:00Z">
        <w:r>
          <w:t xml:space="preserve"> </w:t>
        </w:r>
      </w:ins>
      <w:ins w:id="2550" w:author="Leon Sandler" w:date="2026-09-06T00:00:00Z">
        <w:r>
          <w:t>introduced</w:t>
        </w:r>
      </w:ins>
      <w:ins w:id="2551" w:author="Leon Sandler" w:date="2026-09-06T00:00:00Z">
        <w:r>
          <w:t xml:space="preserve"> </w:t>
        </w:r>
      </w:ins>
      <w:ins w:id="2552" w:author="Leon Sandler" w:date="2026-09-06T00:00:00Z">
        <w:r>
          <w:t>and</w:t>
        </w:r>
      </w:ins>
      <w:ins w:id="2553" w:author="Leon Sandler" w:date="2026-09-06T00:00:00Z">
        <w:r>
          <w:t xml:space="preserve"> </w:t>
        </w:r>
      </w:ins>
      <w:ins w:id="2554" w:author="Leon Sandler" w:date="2026-09-06T00:00:00Z">
        <w:r>
          <w:t>tested</w:t>
        </w:r>
      </w:ins>
      <w:ins w:id="2555" w:author="Leon Sandler" w:date="2026-09-06T00:00:00Z">
        <w:r>
          <w:t xml:space="preserve"> </w:t>
        </w:r>
      </w:ins>
      <w:ins w:id="2556" w:author="Leon Sandler" w:date="2026-09-06T00:00:00Z">
        <w:r>
          <w:t>an</w:t>
        </w:r>
      </w:ins>
      <w:ins w:id="2557" w:author="Leon Sandler" w:date="2026-09-06T00:00:00Z">
        <w:r>
          <w:t xml:space="preserve"> </w:t>
        </w:r>
      </w:ins>
      <w:ins w:id="2558" w:author="Leon Sandler" w:date="2026-09-06T00:00:00Z">
        <w:r>
          <w:t>alternative</w:t>
        </w:r>
      </w:ins>
      <w:ins w:id="2559" w:author="Leon Sandler" w:date="2026-09-06T00:00:00Z">
        <w:r>
          <w:t xml:space="preserve"> </w:t>
        </w:r>
      </w:ins>
      <w:ins w:id="2560" w:author="Leon Sandler" w:date="2026-09-06T00:00:00Z">
        <w:r>
          <w:t>architecture:</w:t>
        </w:r>
      </w:ins>
      <w:ins w:id="2561" w:author="Leon Sandler" w:date="2026-09-06T00:00:00Z">
        <w:r>
          <w:t xml:space="preserve"> </w:t>
        </w:r>
      </w:ins>
      <w:ins w:id="2562" w:author="Leon Sandler" w:date="2026-09-06T00:00:00Z">
        <w:r>
          <w:t>a</w:t>
        </w:r>
      </w:ins>
      <w:ins w:id="2563" w:author="Leon Sandler" w:date="2026-09-06T00:00:00Z">
        <w:r>
          <w:t xml:space="preserve"> </w:t>
        </w:r>
      </w:ins>
      <w:ins w:id="2564" w:author="Leon Sandler" w:date="2026-09-06T00:00:00Z">
        <w:r>
          <w:t>distributed</w:t>
        </w:r>
      </w:ins>
      <w:ins w:id="2565" w:author="Leon Sandler" w:date="2026-09-06T00:00:00Z">
        <w:r>
          <w:t xml:space="preserve"> </w:t>
        </w:r>
      </w:ins>
      <w:ins w:id="2566" w:author="Leon Sandler" w:date="2026-09-06T00:00:00Z">
        <w:r>
          <w:t>perimeter</w:t>
        </w:r>
      </w:ins>
      <w:r>
        <w:t xml:space="preserve"> </w:t>
      </w:r>
      <w:r>
        <w:t>array</w:t>
      </w:r>
      <w:r>
        <w:t xml:space="preserve"> </w:t>
      </w:r>
      <w:r>
        <w:t>of</w:t>
      </w:r>
      <w:r>
        <w:t xml:space="preserve"> </w:t>
      </w:r>
      <w:r>
        <w:t>modest</w:t>
      </w:r>
      <w:r>
        <w:t xml:space="preserve"> </w:t>
      </w:r>
      <w:r>
        <w:t>superconducting</w:t>
      </w:r>
      <w:r>
        <w:t xml:space="preserve"> </w:t>
      </w:r>
      <w:r>
        <w:t>coils</w:t>
      </w:r>
      <w:r>
        <w:t xml:space="preserve"> </w:t>
      </w:r>
      <w:r>
        <w:t>forming</w:t>
      </w:r>
      <w:r>
        <w:t xml:space="preserve"> </w:t>
      </w:r>
      <w:r>
        <w:t>a</w:t>
      </w:r>
      <w:r>
        <w:t xml:space="preserve"> </w:t>
      </w:r>
      <w:del w:id="2567" w:author="Leon Sandler" w:date="2026-09-06T00:00:00Z">
        <w:r>
          <w:delText>perimeter</w:delText>
        </w:r>
      </w:del>
      <w:ins w:id="2568" w:author="Leon Sandler" w:date="2026-09-06T00:00:00Z">
        <w:r>
          <w:t>two-channel</w:t>
        </w:r>
      </w:ins>
      <w:r>
        <w:t xml:space="preserve"> </w:t>
      </w:r>
      <w:del w:id="2569" w:author="Leon Sandler" w:date="2026-09-06T00:00:00Z">
        <w:r>
          <w:delText>fence</w:delText>
        </w:r>
      </w:del>
      <w:ins w:id="2570" w:author="Leon Sandler" w:date="2026-09-06T00:00:00Z">
        <w:r>
          <w:t>fence,</w:t>
        </w:r>
      </w:ins>
      <w:r>
        <w:t xml:space="preserve"> </w:t>
      </w:r>
      <w:del w:id="2571" w:author="Leon Sandler" w:date="2026-09-06T00:00:00Z">
        <w:r>
          <w:delText>offers</w:delText>
        </w:r>
      </w:del>
      <w:del w:id="2572" w:author="Leon Sandler" w:date="2026-09-06T00:00:00Z">
        <w:r>
          <w:delText> </w:delText>
        </w:r>
      </w:del>
      <w:del w:id="2573" w:author="Leon Sandler" w:date="2026-09-06T00:00:00Z">
        <w:r>
          <w:delText>an</w:delText>
        </w:r>
      </w:del>
      <w:del w:id="2574" w:author="Leon Sandler" w:date="2026-09-06T00:00:00Z">
        <w:r>
          <w:delText> </w:delText>
        </w:r>
      </w:del>
      <w:del w:id="2575" w:author="Leon Sandler" w:date="2026-09-06T00:00:00Z">
        <w:r>
          <w:delText>alternative</w:delText>
        </w:r>
      </w:del>
      <w:del w:id="2576" w:author="Leon Sandler" w:date="2026-09-06T00:00:00Z">
        <w:r>
          <w:delText> </w:delText>
        </w:r>
      </w:del>
      <w:del w:id="2577" w:author="Leon Sandler" w:date="2026-09-06T00:00:00Z">
        <w:r>
          <w:delText>that</w:delText>
        </w:r>
      </w:del>
      <w:ins w:id="2578" w:author="Leon Sandler" w:date="2026-09-06T00:00:00Z">
        <w:r>
          <w:t>which</w:t>
        </w:r>
      </w:ins>
      <w:r>
        <w:t xml:space="preserve"> </w:t>
      </w:r>
      <w:r>
        <w:t>attenuates</w:t>
      </w:r>
      <w:r>
        <w:t xml:space="preserve"> </w:t>
      </w:r>
      <w:r>
        <w:t>by</w:t>
      </w:r>
      <w:r>
        <w:t xml:space="preserve"> </w:t>
      </w:r>
      <w:r>
        <w:t>repeated</w:t>
      </w:r>
      <w:r>
        <w:t xml:space="preserve"> </w:t>
      </w:r>
      <w:del w:id="2579" w:author="Leon Sandler" w:date="2026-09-06T00:00:00Z">
        <w:r>
          <w:delText>scattering,</w:delText>
        </w:r>
      </w:del>
      <w:ins w:id="2580" w:author="Leon Sandler" w:date="2026-09-06T00:00:00Z">
        <w:r>
          <w:t>small-angle</w:t>
        </w:r>
      </w:ins>
      <w:r>
        <w:t xml:space="preserve"> </w:t>
      </w:r>
      <w:del w:id="2581" w:author="Leon Sandler" w:date="2026-09-06T00:00:00Z">
        <w:r>
          <w:delText>as</w:delText>
        </w:r>
      </w:del>
      <w:ins w:id="2582" w:author="Leon Sandler" w:date="2026-09-06T00:00:00Z">
        <w:r>
          <w:t>scattering</w:t>
        </w:r>
      </w:ins>
      <w:ins w:id="2583" w:author="Leon Sandler" w:date="2026-09-06T00:00:00Z">
        <w:r>
          <w:t xml:space="preserve"> </w:t>
        </w:r>
      </w:ins>
      <w:ins w:id="2584" w:author="Leon Sandler" w:date="2026-09-06T00:00:00Z">
        <w:r>
          <w:t>across</w:t>
        </w:r>
      </w:ins>
      <w:ins w:id="2585" w:author="Leon Sandler" w:date="2026-09-06T00:00:00Z">
        <w:r>
          <w:t xml:space="preserve"> </w:t>
        </w:r>
      </w:ins>
      <w:ins w:id="2586" w:author="Leon Sandler" w:date="2026-09-06T00:00:00Z">
        <w:r>
          <w:t>an</w:t>
        </w:r>
      </w:ins>
      <w:ins w:id="2587" w:author="Leon Sandler" w:date="2026-09-06T00:00:00Z">
        <w:r>
          <w:t xml:space="preserve"> </w:t>
        </w:r>
      </w:ins>
      <w:ins w:id="2588" w:author="Leon Sandler" w:date="2026-09-06T00:00:00Z">
        <w:r>
          <w:t>extended</w:t>
        </w:r>
      </w:ins>
      <w:ins w:id="2589" w:author="Leon Sandler" w:date="2026-09-06T00:00:00Z">
        <w:r>
          <w:t xml:space="preserve"> </w:t>
        </w:r>
      </w:ins>
      <w:ins w:id="2590" w:author="Leon Sandler" w:date="2026-09-06T00:00:00Z">
        <w:r>
          <w:t>structured</w:t>
        </w:r>
      </w:ins>
      <w:ins w:id="2591" w:author="Leon Sandler" w:date="2026-09-06T00:00:00Z">
        <w:r>
          <w:t xml:space="preserve"> </w:t>
        </w:r>
      </w:ins>
      <w:ins w:id="2592" w:author="Leon Sandler" w:date="2026-09-06T00:00:00Z">
        <w:r>
          <w:t>region</w:t>
        </w:r>
      </w:ins>
      <w:ins w:id="2593" w:author="Leon Sandler" w:date="2026-09-06T00:00:00Z">
        <w:r>
          <w:t xml:space="preserve"> </w:t>
        </w:r>
      </w:ins>
      <w:ins w:id="2594" w:author="Leon Sandler" w:date="2026-09-06T00:00:00Z">
        <w:r>
          <w:t>rather</w:t>
        </w:r>
      </w:ins>
      <w:ins w:id="2595" w:author="Leon Sandler" w:date="2026-09-06T00:00:00Z">
        <w:r>
          <w:t xml:space="preserve"> </w:t>
        </w:r>
      </w:ins>
      <w:ins w:id="2596" w:author="Leon Sandler" w:date="2026-09-06T00:00:00Z">
        <w:r>
          <w:t>than</w:t>
        </w:r>
      </w:ins>
      <w:ins w:id="2597" w:author="Leon Sandler" w:date="2026-09-06T00:00:00Z">
        <w:r>
          <w:t xml:space="preserve"> </w:t>
        </w:r>
      </w:ins>
      <w:ins w:id="2598" w:author="Leon Sandler" w:date="2026-09-06T00:00:00Z">
        <w:r>
          <w:t>by</w:t>
        </w:r>
      </w:ins>
      <w:ins w:id="2599" w:author="Leon Sandler" w:date="2026-09-06T00:00:00Z">
        <w:r>
          <w:t xml:space="preserve"> </w:t>
        </w:r>
      </w:ins>
      <w:ins w:id="2600" w:author="Leon Sandler" w:date="2026-09-06T00:00:00Z">
        <w:r>
          <w:t>a</w:t>
        </w:r>
      </w:ins>
      <w:ins w:id="2601" w:author="Leon Sandler" w:date="2026-09-06T00:00:00Z">
        <w:r>
          <w:t xml:space="preserve"> </w:t>
        </w:r>
      </w:ins>
      <w:ins w:id="2602" w:author="Leon Sandler" w:date="2026-09-06T00:00:00Z">
        <w:r>
          <w:t>single</w:t>
        </w:r>
      </w:ins>
      <w:ins w:id="2603" w:author="Leon Sandler" w:date="2026-09-06T00:00:00Z">
        <w:r>
          <w:t xml:space="preserve"> </w:t>
        </w:r>
      </w:ins>
      <w:ins w:id="2604" w:author="Leon Sandler" w:date="2026-09-06T00:00:00Z">
        <w:r>
          <w:t>strong</w:t>
        </w:r>
      </w:ins>
      <w:ins w:id="2605" w:author="Leon Sandler" w:date="2026-09-06T00:00:00Z">
        <w:r>
          <w:t xml:space="preserve"> </w:t>
        </w:r>
      </w:ins>
      <w:ins w:id="2606" w:author="Leon Sandler" w:date="2026-09-06T00:00:00Z">
        <w:r>
          <w:t>standoff</w:t>
        </w:r>
      </w:ins>
      <w:ins w:id="2607" w:author="Leon Sandler" w:date="2026-09-06T00:00:00Z">
        <w:r>
          <w:t xml:space="preserve"> </w:t>
        </w:r>
      </w:ins>
      <w:ins w:id="2608" w:author="Leon Sandler" w:date="2026-09-06T00:00:00Z">
        <w:r>
          <w:t>field,</w:t>
        </w:r>
      </w:ins>
      <w:ins w:id="2609" w:author="Leon Sandler" w:date="2026-09-06T00:00:00Z">
        <w:r>
          <w:t xml:space="preserve"> </w:t>
        </w:r>
      </w:ins>
      <w:ins w:id="2610" w:author="Leon Sandler" w:date="2026-09-06T00:00:00Z">
        <w:r>
          <w:t>in</w:t>
        </w:r>
      </w:ins>
      <w:r>
        <w:t xml:space="preserve"> </w:t>
      </w:r>
      <w:r>
        <w:t>the</w:t>
      </w:r>
      <w:r>
        <w:t xml:space="preserve"> </w:t>
      </w:r>
      <w:del w:id="2611" w:author="Leon Sandler" w:date="2026-09-06T00:00:00Z">
        <w:r>
          <w:delText>heliosphere</w:delText>
        </w:r>
      </w:del>
      <w:ins w:id="2612" w:author="Leon Sandler" w:date="2026-09-06T00:00:00Z">
        <w:r>
          <w:t>same</w:t>
        </w:r>
      </w:ins>
      <w:r>
        <w:t xml:space="preserve"> </w:t>
      </w:r>
      <w:del w:id="2613" w:author="Leon Sandler" w:date="2026-09-06T00:00:00Z">
        <w:r>
          <w:delText>does,</w:delText>
        </w:r>
      </w:del>
      <w:ins w:id="2614" w:author="Leon Sandler" w:date="2026-09-06T00:00:00Z">
        <w:r>
          <w:t>qualitative</w:t>
        </w:r>
      </w:ins>
      <w:r>
        <w:t xml:space="preserve"> </w:t>
      </w:r>
      <w:del w:id="2615" w:author="Leon Sandler" w:date="2026-09-06T00:00:00Z">
        <w:r>
          <w:delText>and</w:delText>
        </w:r>
      </w:del>
      <w:ins w:id="2616" w:author="Leon Sandler" w:date="2026-09-06T00:00:00Z">
        <w:r>
          <w:t>manner</w:t>
        </w:r>
      </w:ins>
      <w:r>
        <w:t xml:space="preserve"> </w:t>
      </w:r>
      <w:del w:id="2617" w:author="Leon Sandler" w:date="2026-09-06T00:00:00Z">
        <w:r>
          <w:delText>leaves</w:delText>
        </w:r>
      </w:del>
      <w:ins w:id="2618" w:author="Leon Sandler" w:date="2026-09-06T00:00:00Z">
        <w:r>
          <w:t>that</w:t>
        </w:r>
      </w:ins>
      <w:r>
        <w:t xml:space="preserve"> </w:t>
      </w:r>
      <w:r>
        <w:t>the</w:t>
      </w:r>
      <w:r>
        <w:t xml:space="preserve"> </w:t>
      </w:r>
      <w:del w:id="2619" w:author="Leon Sandler" w:date="2026-09-06T00:00:00Z">
        <w:r>
          <w:delText>protected</w:delText>
        </w:r>
      </w:del>
      <w:ins w:id="2620" w:author="Leon Sandler" w:date="2026-09-06T00:00:00Z">
        <w:r>
          <w:t>heliosphere's</w:t>
        </w:r>
      </w:ins>
      <w:r>
        <w:t xml:space="preserve"> </w:t>
      </w:r>
      <w:del w:id="2621" w:author="Leon Sandler" w:date="2026-09-06T00:00:00Z">
        <w:r>
          <w:delText>volume</w:delText>
        </w:r>
      </w:del>
      <w:ins w:id="2622" w:author="Leon Sandler" w:date="2026-09-06T00:00:00Z">
        <w:r>
          <w:t>structured</w:t>
        </w:r>
      </w:ins>
      <w:r>
        <w:t xml:space="preserve"> </w:t>
      </w:r>
      <w:del w:id="2623" w:author="Leon Sandler" w:date="2026-09-06T00:00:00Z">
        <w:r>
          <w:delText>field-free.</w:delText>
        </w:r>
      </w:del>
    </w:p>
    <w:p>
      <w:del w:id="2624" w:author="Leon Sandler" w:date="2026-09-06T00:00:00Z">
        <w:r>
          <w:delText>A</w:delText>
        </w:r>
      </w:del>
      <w:ins w:id="2625" w:author="Leon Sandler" w:date="2026-09-06T00:00:00Z">
        <w:r>
          <w:t>magnetic</w:t>
        </w:r>
      </w:ins>
      <w:r>
        <w:t xml:space="preserve"> </w:t>
      </w:r>
      <w:del w:id="2626" w:author="Leon Sandler" w:date="2026-09-06T00:00:00Z">
        <w:r>
          <w:delText>prior</w:delText>
        </w:r>
      </w:del>
      <w:ins w:id="2627" w:author="Leon Sandler" w:date="2026-09-06T00:00:00Z">
        <w:r>
          <w:t>field</w:t>
        </w:r>
      </w:ins>
      <w:r>
        <w:t xml:space="preserve"> </w:t>
      </w:r>
      <w:del w:id="2628" w:author="Leon Sandler" w:date="2026-09-06T00:00:00Z">
        <w:r>
          <w:delText>physics-focused</w:delText>
        </w:r>
      </w:del>
      <w:ins w:id="2629" w:author="Leon Sandler" w:date="2026-09-06T00:00:00Z">
        <w:r>
          <w:t>attenuates</w:t>
        </w:r>
      </w:ins>
      <w:r>
        <w:t xml:space="preserve"> </w:t>
      </w:r>
      <w:del w:id="2630" w:author="Leon Sandler" w:date="2026-09-06T00:00:00Z">
        <w:r>
          <w:delText>analysis</w:delText>
        </w:r>
      </w:del>
      <w:ins w:id="2631" w:author="Leon Sandler" w:date="2026-09-06T00:00:00Z">
        <w:r>
          <w:t>galactic</w:t>
        </w:r>
      </w:ins>
      <w:r>
        <w:t xml:space="preserve"> </w:t>
      </w:r>
      <w:del w:id="2632" w:author="Leon Sandler" w:date="2026-09-06T00:00:00Z">
        <w:r>
          <w:delText>of</w:delText>
        </w:r>
      </w:del>
      <w:ins w:id="2633" w:author="Leon Sandler" w:date="2026-09-06T00:00:00Z">
        <w:r>
          <w:t>cosmic</w:t>
        </w:r>
      </w:ins>
      <w:r>
        <w:t xml:space="preserve"> </w:t>
      </w:r>
      <w:del w:id="2634" w:author="Leon Sandler" w:date="2026-09-06T00:00:00Z">
        <w:r>
          <w:delText>this</w:delText>
        </w:r>
      </w:del>
      <w:ins w:id="2635" w:author="Leon Sandler" w:date="2026-09-06T00:00:00Z">
        <w:r>
          <w:t>rays</w:t>
        </w:r>
      </w:ins>
      <w:r>
        <w:t xml:space="preserve"> </w:t>
      </w:r>
      <w:del w:id="2636" w:author="Leon Sandler" w:date="2026-09-06T00:00:00Z">
        <w:r>
          <w:delText>distributed-fence</w:delText>
        </w:r>
      </w:del>
      <w:ins w:id="2637" w:author="Leon Sandler" w:date="2026-09-06T00:00:00Z">
        <w:r>
          <w:t>over</w:t>
        </w:r>
      </w:ins>
      <w:r>
        <w:t xml:space="preserve"> </w:t>
      </w:r>
      <w:del w:id="2638" w:author="Leon Sandler" w:date="2026-09-06T00:00:00Z">
        <w:r>
          <w:delText>concept</w:delText>
        </w:r>
      </w:del>
      <w:ins w:id="2639" w:author="Leon Sandler" w:date="2026-09-06T00:00:00Z">
        <w:r>
          <w:t>an</w:t>
        </w:r>
      </w:ins>
      <w:r>
        <w:t xml:space="preserve"> </w:t>
      </w:r>
      <w:del w:id="2640" w:author="Leon Sandler" w:date="2026-09-06T00:00:00Z">
        <w:r>
          <w:delText>(Sandler,</w:delText>
        </w:r>
      </w:del>
      <w:ins w:id="2641" w:author="Leon Sandler" w:date="2026-09-06T00:00:00Z">
        <w:r>
          <w:t>extended</w:t>
        </w:r>
      </w:ins>
      <w:r>
        <w:t xml:space="preserve"> </w:t>
      </w:r>
      <w:del w:id="2642" w:author="Leon Sandler" w:date="2026-09-06T00:00:00Z">
        <w:r>
          <w:delText>2026)</w:delText>
        </w:r>
      </w:del>
      <w:ins w:id="2643" w:author="Leon Sandler" w:date="2026-09-06T00:00:00Z">
        <w:r>
          <w:t>path</w:t>
        </w:r>
      </w:ins>
      <w:r>
        <w:t xml:space="preserve"> </w:t>
      </w:r>
      <w:del w:id="2644" w:author="Leon Sandler" w:date="2026-09-06T00:00:00Z">
        <w:r>
          <w:delText>established,</w:delText>
        </w:r>
      </w:del>
      <w:ins w:id="2645" w:author="Leon Sandler" w:date="2026-09-06T00:00:00Z">
        <w:r>
          <w:t>rather</w:t>
        </w:r>
      </w:ins>
      <w:r>
        <w:t xml:space="preserve"> </w:t>
      </w:r>
      <w:del w:id="2646" w:author="Leon Sandler" w:date="2026-09-06T00:00:00Z">
        <w:r>
          <w:delText>via</w:delText>
        </w:r>
      </w:del>
      <w:ins w:id="2647" w:author="Leon Sandler" w:date="2026-09-06T00:00:00Z">
        <w:r>
          <w:t>than</w:t>
        </w:r>
      </w:ins>
      <w:ins w:id="2648" w:author="Leon Sandler" w:date="2026-09-06T00:00:00Z">
        <w:r>
          <w:t xml:space="preserve"> </w:t>
        </w:r>
      </w:ins>
      <w:ins w:id="2649" w:author="Leon Sandler" w:date="2026-09-06T00:00:00Z">
        <w:r>
          <w:t>by</w:t>
        </w:r>
      </w:ins>
      <w:ins w:id="2650" w:author="Leon Sandler" w:date="2026-09-06T00:00:00Z">
        <w:r>
          <w:t xml:space="preserve"> </w:t>
        </w:r>
      </w:ins>
      <w:ins w:id="2651" w:author="Leon Sandler" w:date="2026-09-06T00:00:00Z">
        <w:r>
          <w:t>a</w:t>
        </w:r>
      </w:ins>
      <w:ins w:id="2652" w:author="Leon Sandler" w:date="2026-09-06T00:00:00Z">
        <w:r>
          <w:t xml:space="preserve"> </w:t>
        </w:r>
      </w:ins>
      <w:ins w:id="2653" w:author="Leon Sandler" w:date="2026-09-06T00:00:00Z">
        <w:r>
          <w:t>sharp</w:t>
        </w:r>
      </w:ins>
      <w:ins w:id="2654" w:author="Leon Sandler" w:date="2026-09-06T00:00:00Z">
        <w:r>
          <w:t xml:space="preserve"> </w:t>
        </w:r>
      </w:ins>
      <w:ins w:id="2655" w:author="Leon Sandler" w:date="2026-09-06T00:00:00Z">
        <w:r>
          <w:t>boundary.</w:t>
        </w:r>
      </w:ins>
      <w:ins w:id="2656" w:author="Leon Sandler" w:date="2026-09-06T00:00:00Z">
        <w:r>
          <w:t xml:space="preserve"> </w:t>
        </w:r>
      </w:ins>
      <w:ins w:id="2657" w:author="Leon Sandler" w:date="2026-09-06T00:00:00Z">
        <w:r>
          <w:t>That</w:t>
        </w:r>
      </w:ins>
      <w:ins w:id="2658" w:author="Leon Sandler" w:date="2026-09-06T00:00:00Z">
        <w:r>
          <w:t xml:space="preserve"> </w:t>
        </w:r>
      </w:ins>
      <w:ins w:id="2659" w:author="Leon Sandler" w:date="2026-09-06T00:00:00Z">
        <w:r>
          <w:t>analysis,</w:t>
        </w:r>
      </w:ins>
      <w:ins w:id="2660" w:author="Leon Sandler" w:date="2026-09-06T00:00:00Z">
        <w:r>
          <w:t xml:space="preserve"> </w:t>
        </w:r>
      </w:ins>
      <w:ins w:id="2661" w:author="Leon Sandler" w:date="2026-09-06T00:00:00Z">
        <w:r>
          <w:t>using</w:t>
        </w:r>
      </w:ins>
      <w:ins w:id="2662" w:author="Leon Sandler" w:date="2026-09-06T00:00:00Z">
        <w:r>
          <w:t xml:space="preserve"> </w:t>
        </w:r>
      </w:ins>
      <w:ins w:id="2663" w:author="Leon Sandler" w:date="2026-09-06T00:00:00Z">
        <w:r>
          <w:t>a</w:t>
        </w:r>
      </w:ins>
      <w:r>
        <w:t xml:space="preserve"> </w:t>
      </w:r>
      <w:r>
        <w:t>relativistic</w:t>
      </w:r>
      <w:r>
        <w:t xml:space="preserve"> </w:t>
      </w:r>
      <w:r>
        <w:t>Boris-pusher</w:t>
      </w:r>
      <w:r>
        <w:t xml:space="preserve"> </w:t>
      </w:r>
      <w:r>
        <w:t>test-particle</w:t>
      </w:r>
      <w:r>
        <w:t xml:space="preserve"> </w:t>
      </w:r>
      <w:r>
        <w:t>simulation,</w:t>
      </w:r>
      <w:r>
        <w:t xml:space="preserve"> </w:t>
      </w:r>
      <w:ins w:id="2664" w:author="Leon Sandler" w:date="2026-09-06T00:00:00Z">
        <w:r>
          <w:t>established</w:t>
        </w:r>
      </w:ins>
      <w:ins w:id="2665" w:author="Leon Sandler" w:date="2026-09-06T00:00:00Z">
        <w:r>
          <w:t xml:space="preserve"> </w:t>
        </w:r>
      </w:ins>
      <w:r>
        <w:t>that</w:t>
      </w:r>
      <w:r>
        <w:t xml:space="preserve"> </w:t>
      </w:r>
      <w:r>
        <w:t>a</w:t>
      </w:r>
      <w:r>
        <w:t xml:space="preserve"> </w:t>
      </w:r>
      <w:r>
        <w:t>22-coil</w:t>
      </w:r>
      <w:del w:id="2666" w:author="Leon Sandler" w:date="2026-09-06T00:00:00Z">
        <w:r>
          <w:delText> </w:delText>
        </w:r>
      </w:del>
      <w:del w:id="2667" w:author="Leon Sandler" w:date="2026-09-06T00:00:00Z">
        <w:r>
          <w:delText>two-channel</w:delText>
        </w:r>
      </w:del>
      <w:r>
        <w:t xml:space="preserve"> </w:t>
      </w:r>
      <w:r>
        <w:t>fence</w:t>
      </w:r>
      <w:r>
        <w:t xml:space="preserve"> </w:t>
      </w:r>
      <w:r>
        <w:t>matches</w:t>
      </w:r>
      <w:r>
        <w:t xml:space="preserve"> </w:t>
      </w:r>
      <w:r>
        <w:t>a</w:t>
      </w:r>
      <w:r>
        <w:t xml:space="preserve"> </w:t>
      </w:r>
      <w:r>
        <w:t>monolithic</w:t>
      </w:r>
      <w:r>
        <w:t xml:space="preserve"> </w:t>
      </w:r>
      <w:r>
        <w:t>dipole</w:t>
      </w:r>
      <w:r>
        <w:t xml:space="preserve"> </w:t>
      </w:r>
      <w:r>
        <w:t>of</w:t>
      </w:r>
      <w:r>
        <w:t xml:space="preserve"> </w:t>
      </w:r>
      <w:r>
        <w:t>equal</w:t>
      </w:r>
      <w:r>
        <w:t xml:space="preserve"> </w:t>
      </w:r>
      <w:r>
        <w:t>total</w:t>
      </w:r>
      <w:r>
        <w:t xml:space="preserve"> </w:t>
      </w:r>
      <w:r>
        <w:t>magnetic</w:t>
      </w:r>
      <w:r>
        <w:t xml:space="preserve"> </w:t>
      </w:r>
      <w:del w:id="2668" w:author="Leon Sandler" w:date="2026-09-06T00:00:00Z">
        <w:r>
          <w:delText>moment:</w:delText>
        </w:r>
      </w:del>
      <w:ins w:id="2669" w:author="Leon Sandler" w:date="2026-09-06T00:00:00Z">
        <w:r>
          <w:t>moment</w:t>
        </w:r>
      </w:ins>
      <w:r>
        <w:t xml:space="preserve"> </w:t>
      </w:r>
      <w:del w:id="2670" w:author="Leon Sandler" w:date="2026-09-06T00:00:00Z">
        <w:r>
          <w:delText>both</w:delText>
        </w:r>
      </w:del>
      <w:del w:id="2671" w:author="Leon Sandler" w:date="2026-09-06T00:00:00Z">
        <w:r>
          <w:delText> </w:delText>
        </w:r>
      </w:del>
      <w:del w:id="2672" w:author="Leon Sandler" w:date="2026-09-06T00:00:00Z">
        <w:r>
          <w:delText>remove</w:delText>
        </w:r>
      </w:del>
      <w:del w:id="2673" w:author="Leon Sandler" w:date="2026-09-06T00:00:00Z">
        <w:r>
          <w:delText> </w:delText>
        </w:r>
      </w:del>
      <w:del w:id="2674" w:author="Leon Sandler" w:date="2026-09-06T00:00:00Z">
        <w:r>
          <w:delText>≈95%</w:delText>
        </w:r>
      </w:del>
      <w:del w:id="2675" w:author="Leon Sandler" w:date="2026-09-06T00:00:00Z">
        <w:r>
          <w:delText> </w:delText>
        </w:r>
      </w:del>
      <w:del w:id="2676" w:author="Leon Sandler" w:date="2026-09-06T00:00:00Z">
        <w:r>
          <w:delText>of</w:delText>
        </w:r>
      </w:del>
      <w:ins w:id="2677" w:author="Leon Sandler" w:date="2026-09-06T00:00:00Z">
        <w:r>
          <w:t>in</w:t>
        </w:r>
      </w:ins>
      <w:r>
        <w:t xml:space="preserve"> </w:t>
      </w:r>
      <w:r>
        <w:t>SEP</w:t>
      </w:r>
      <w:r>
        <w:t xml:space="preserve"> </w:t>
      </w:r>
      <w:del w:id="2678" w:author="Leon Sandler" w:date="2026-09-06T00:00:00Z">
        <w:r>
          <w:delText>proton</w:delText>
        </w:r>
      </w:del>
      <w:del w:id="2679" w:author="Leon Sandler" w:date="2026-09-06T00:00:00Z">
        <w:r>
          <w:delText> </w:delText>
        </w:r>
      </w:del>
      <w:del w:id="2680" w:author="Leon Sandler" w:date="2026-09-06T00:00:00Z">
        <w:r>
          <w:delText>number</w:delText>
        </w:r>
      </w:del>
      <w:del w:id="2681" w:author="Leon Sandler" w:date="2026-09-06T00:00:00Z">
        <w:r>
          <w:delText> </w:delText>
        </w:r>
      </w:del>
      <w:del w:id="2682" w:author="Leon Sandler" w:date="2026-09-06T00:00:00Z">
        <w:r>
          <w:delText>fluence</w:delText>
        </w:r>
      </w:del>
      <w:del w:id="2683" w:author="Leon Sandler" w:date="2026-09-06T00:00:00Z">
        <w:r>
          <w:delText> </w:delText>
        </w:r>
      </w:del>
      <w:del w:id="2684" w:author="Leon Sandler" w:date="2026-09-06T00:00:00Z">
        <w:r>
          <w:delText>and</w:delText>
        </w:r>
      </w:del>
      <w:del w:id="2685" w:author="Leon Sandler" w:date="2026-09-06T00:00:00Z">
        <w:r>
          <w:delText> </w:delText>
        </w:r>
      </w:del>
      <w:del w:id="2686" w:author="Leon Sandler" w:date="2026-09-06T00:00:00Z">
        <w:r>
          <w:delText>72-75%</w:delText>
        </w:r>
      </w:del>
      <w:del w:id="2687" w:author="Leon Sandler" w:date="2026-09-06T00:00:00Z">
        <w:r>
          <w:delText> </w:delText>
        </w:r>
      </w:del>
      <w:del w:id="2688" w:author="Leon Sandler" w:date="2026-09-06T00:00:00Z">
        <w:r>
          <w:delText>of</w:delText>
        </w:r>
      </w:del>
      <w:del w:id="2689" w:author="Leon Sandler" w:date="2026-09-06T00:00:00Z">
        <w:r>
          <w:delText> </w:delText>
        </w:r>
      </w:del>
      <w:del w:id="2690" w:author="Leon Sandler" w:date="2026-09-06T00:00:00Z">
        <w:r>
          <w:delText>energy</w:delText>
        </w:r>
      </w:del>
      <w:del w:id="2691" w:author="Leon Sandler" w:date="2026-09-06T00:00:00Z">
        <w:r>
          <w:delText> </w:delText>
        </w:r>
      </w:del>
      <w:del w:id="2692" w:author="Leon Sandler" w:date="2026-09-06T00:00:00Z">
        <w:r>
          <w:delText>fluence</w:delText>
        </w:r>
      </w:del>
      <w:del w:id="2693" w:author="Leon Sandler" w:date="2026-09-06T00:00:00Z">
        <w:r>
          <w:delText> </w:delText>
        </w:r>
      </w:del>
      <w:del w:id="2694" w:author="Leon Sandler" w:date="2026-09-06T00:00:00Z">
        <w:r>
          <w:delText>for</w:delText>
        </w:r>
      </w:del>
      <w:del w:id="2695" w:author="Leon Sandler" w:date="2026-09-06T00:00:00Z">
        <w:r>
          <w:delText> </w:delText>
        </w:r>
      </w:del>
      <w:del w:id="2696" w:author="Leon Sandler" w:date="2026-09-06T00:00:00Z">
        <w:r>
          <w:delText>a</w:delText>
        </w:r>
      </w:del>
      <w:del w:id="2697" w:author="Leon Sandler" w:date="2026-09-06T00:00:00Z">
        <w:r>
          <w:delText> </w:delText>
        </w:r>
      </w:del>
      <w:del w:id="2698" w:author="Leon Sandler" w:date="2026-09-06T00:00:00Z">
        <w:r>
          <w:delText>representative</w:delText>
        </w:r>
      </w:del>
      <w:del w:id="2699" w:author="Leon Sandler" w:date="2026-09-06T00:00:00Z">
        <w:r>
          <w:delText> </w:delText>
        </w:r>
      </w:del>
      <w:del w:id="2700" w:author="Leon Sandler" w:date="2026-09-06T00:00:00Z">
        <w:r>
          <w:delText>SEP</w:delText>
        </w:r>
      </w:del>
      <w:del w:id="2701" w:author="Leon Sandler" w:date="2026-09-06T00:00:00Z">
        <w:r>
          <w:delText> </w:delText>
        </w:r>
      </w:del>
      <w:del w:id="2702" w:author="Leon Sandler" w:date="2026-09-06T00:00:00Z">
        <w:r>
          <w:delText>spectrum,</w:delText>
        </w:r>
      </w:del>
      <w:ins w:id="2703" w:author="Leon Sandler" w:date="2026-09-06T00:00:00Z">
        <w:r>
          <w:t>attenuation</w:t>
        </w:r>
      </w:ins>
      <w:r>
        <w:t xml:space="preserve"> </w:t>
      </w:r>
      <w:r>
        <w:t>while</w:t>
      </w:r>
      <w:r>
        <w:t xml:space="preserve"> </w:t>
      </w:r>
      <w:del w:id="2704" w:author="Leon Sandler" w:date="2026-09-06T00:00:00Z">
        <w:r>
          <w:delText>the</w:delText>
        </w:r>
      </w:del>
      <w:del w:id="2705" w:author="Leon Sandler" w:date="2026-09-06T00:00:00Z">
        <w:r>
          <w:delText> </w:delText>
        </w:r>
      </w:del>
      <w:del w:id="2706" w:author="Leon Sandler" w:date="2026-09-06T00:00:00Z">
        <w:r>
          <w:delText>array</w:delText>
        </w:r>
      </w:del>
      <w:del w:id="2707" w:author="Leon Sandler" w:date="2026-09-06T00:00:00Z">
        <w:r>
          <w:delText> </w:delText>
        </w:r>
      </w:del>
      <w:del w:id="2708" w:author="Leon Sandler" w:date="2026-09-06T00:00:00Z">
        <w:r>
          <w:delText>leaves</w:delText>
        </w:r>
      </w:del>
      <w:ins w:id="2709" w:author="Leon Sandler" w:date="2026-09-06T00:00:00Z">
        <w:r>
          <w:t>leaving</w:t>
        </w:r>
      </w:ins>
      <w:r>
        <w:t xml:space="preserve"> </w:t>
      </w:r>
      <w:r>
        <w:t>the</w:t>
      </w:r>
      <w:r>
        <w:t xml:space="preserve"> </w:t>
      </w:r>
      <w:del w:id="2710" w:author="Leon Sandler" w:date="2026-09-06T00:00:00Z">
        <w:r>
          <w:delText>habitat</w:delText>
        </w:r>
      </w:del>
      <w:ins w:id="2711" w:author="Leon Sandler" w:date="2026-09-06T00:00:00Z">
        <w:r>
          <w:t>protected</w:t>
        </w:r>
      </w:ins>
      <w:ins w:id="2712" w:author="Leon Sandler" w:date="2026-09-06T00:00:00Z">
        <w:r>
          <w:t xml:space="preserve"> </w:t>
        </w:r>
      </w:ins>
      <w:ins w:id="2713" w:author="Leon Sandler" w:date="2026-09-06T00:00:00Z">
        <w:r>
          <w:t>volume</w:t>
        </w:r>
      </w:ins>
      <w:r>
        <w:t xml:space="preserve"> </w:t>
      </w:r>
      <w:r>
        <w:t>field-free</w:t>
      </w:r>
      <w:r>
        <w:t xml:space="preserve"> </w:t>
      </w:r>
      <w:r>
        <w:t>and</w:t>
      </w:r>
      <w:r>
        <w:t xml:space="preserve"> </w:t>
      </w:r>
      <w:del w:id="2714" w:author="Leon Sandler" w:date="2026-09-06T00:00:00Z">
        <w:r>
          <w:delText>degrades</w:delText>
        </w:r>
      </w:del>
      <w:ins w:id="2715" w:author="Leon Sandler" w:date="2026-09-06T00:00:00Z">
        <w:r>
          <w:t>degrading</w:t>
        </w:r>
      </w:ins>
      <w:r>
        <w:t xml:space="preserve"> </w:t>
      </w:r>
      <w:r>
        <w:t>gracefully</w:t>
      </w:r>
      <w:r>
        <w:t xml:space="preserve"> </w:t>
      </w:r>
      <w:r>
        <w:t>under</w:t>
      </w:r>
      <w:r>
        <w:t xml:space="preserve"> </w:t>
      </w:r>
      <w:r>
        <w:t>single-coil</w:t>
      </w:r>
      <w:r>
        <w:t xml:space="preserve"> </w:t>
      </w:r>
      <w:r>
        <w:t>failure.</w:t>
      </w:r>
      <w:r>
        <w:t xml:space="preserve"> </w:t>
      </w:r>
      <w:del w:id="2716" w:author="Leon Sandler" w:date="2026-09-06T00:00:00Z">
        <w:r>
          <w:delText>That</w:delText>
        </w:r>
      </w:del>
      <w:del w:id="2717" w:author="Leon Sandler" w:date="2026-09-06T00:00:00Z">
        <w:r>
          <w:delText> </w:delText>
        </w:r>
      </w:del>
      <w:del w:id="2718" w:author="Leon Sandler" w:date="2026-09-06T00:00:00Z">
        <w:r>
          <w:delText>analysis,</w:delText>
        </w:r>
      </w:del>
      <w:del w:id="2719" w:author="Leon Sandler" w:date="2026-09-06T00:00:00Z">
        <w:r>
          <w:delText> </w:delText>
        </w:r>
      </w:del>
      <w:del w:id="2720" w:author="Leon Sandler" w:date="2026-09-06T00:00:00Z">
        <w:r>
          <w:delText>however,</w:delText>
        </w:r>
      </w:del>
      <w:ins w:id="2721" w:author="Leon Sandler" w:date="2026-09-06T00:00:00Z">
        <w:r>
          <w:t>It</w:t>
        </w:r>
      </w:ins>
      <w:r>
        <w:t xml:space="preserve"> </w:t>
      </w:r>
      <w:r>
        <w:t>reported</w:t>
      </w:r>
      <w:r>
        <w:t xml:space="preserve"> </w:t>
      </w:r>
      <w:r>
        <w:t>engineering</w:t>
      </w:r>
      <w:r>
        <w:t xml:space="preserve"> </w:t>
      </w:r>
      <w:r>
        <w:t>feasibility</w:t>
      </w:r>
      <w:r>
        <w:t xml:space="preserve"> </w:t>
      </w:r>
      <w:r>
        <w:t>only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first-order</w:t>
      </w:r>
      <w:r>
        <w:t xml:space="preserve"> </w:t>
      </w:r>
      <w:r>
        <w:t>point</w:t>
      </w:r>
      <w:r>
        <w:t xml:space="preserve"> </w:t>
      </w:r>
      <w:del w:id="2722" w:author="Leon Sandler" w:date="2026-09-06T00:00:00Z">
        <w:r>
          <w:delText>estimate</w:delText>
        </w:r>
      </w:del>
      <w:ins w:id="2723" w:author="Leon Sandler" w:date="2026-09-06T00:00:00Z">
        <w:r>
          <w:t>estimate,</w:t>
        </w:r>
      </w:ins>
      <w:r>
        <w:t xml:space="preserve"> </w:t>
      </w:r>
      <w:del w:id="2724" w:author="Leon Sandler" w:date="2026-09-06T00:00:00Z">
        <w:r>
          <w:delText>(≈12</w:delText>
        </w:r>
      </w:del>
      <w:ins w:id="2725" w:author="Leon Sandler" w:date="2026-09-06T00:00:00Z">
        <w:r>
          <w:t>however,</w:t>
        </w:r>
      </w:ins>
      <w:r>
        <w:t xml:space="preserve"> </w:t>
      </w:r>
      <w:del w:id="2726" w:author="Leon Sandler" w:date="2026-09-06T00:00:00Z">
        <w:r>
          <w:delText>t</w:delText>
        </w:r>
      </w:del>
      <w:ins w:id="2727" w:author="Leon Sandler" w:date="2026-09-06T00:00:00Z">
        <w:r>
          <w:t>and</w:t>
        </w:r>
      </w:ins>
      <w:r>
        <w:t xml:space="preserve"> </w:t>
      </w:r>
      <w:del w:id="2728" w:author="Leon Sandler" w:date="2026-09-06T00:00:00Z">
        <w:r>
          <w:delText>of</w:delText>
        </w:r>
      </w:del>
      <w:del w:id="2729" w:author="Leon Sandler" w:date="2026-09-06T00:00:00Z">
        <w:r>
          <w:delText> </w:delText>
        </w:r>
      </w:del>
      <w:del w:id="2730" w:author="Leon Sandler" w:date="2026-09-06T00:00:00Z">
        <w:r>
          <w:delText>REBCO</w:delText>
        </w:r>
      </w:del>
      <w:del w:id="2731" w:author="Leon Sandler" w:date="2026-09-06T00:00:00Z">
        <w:r>
          <w:delText> </w:delText>
        </w:r>
      </w:del>
      <w:del w:id="2732" w:author="Leon Sandler" w:date="2026-09-06T00:00:00Z">
        <w:r>
          <w:delText>conductor,</w:delText>
        </w:r>
      </w:del>
      <w:del w:id="2733" w:author="Leon Sandler" w:date="2026-09-06T00:00:00Z">
        <w:r>
          <w:delText> </w:delText>
        </w:r>
      </w:del>
      <w:del w:id="2734" w:author="Leon Sandler" w:date="2026-09-06T00:00:00Z">
        <w:r>
          <w:delText>40-60</w:delText>
        </w:r>
      </w:del>
      <w:del w:id="2735" w:author="Leon Sandler" w:date="2026-09-06T00:00:00Z">
        <w:r>
          <w:delText> </w:delText>
        </w:r>
      </w:del>
      <w:del w:id="2736" w:author="Leon Sandler" w:date="2026-09-06T00:00:00Z">
        <w:r>
          <w:delText>t</w:delText>
        </w:r>
      </w:del>
      <w:del w:id="2737" w:author="Leon Sandler" w:date="2026-09-06T00:00:00Z">
        <w:r>
          <w:delText> </w:delText>
        </w:r>
      </w:del>
      <w:del w:id="2738" w:author="Leon Sandler" w:date="2026-09-06T00:00:00Z">
        <w:r>
          <w:delText>total</w:delText>
        </w:r>
      </w:del>
      <w:del w:id="2739" w:author="Leon Sandler" w:date="2026-09-06T00:00:00Z">
        <w:r>
          <w:delText> </w:delText>
        </w:r>
      </w:del>
      <w:del w:id="2740" w:author="Leon Sandler" w:date="2026-09-06T00:00:00Z">
        <w:r>
          <w:delText>system</w:delText>
        </w:r>
      </w:del>
      <w:del w:id="2741" w:author="Leon Sandler" w:date="2026-09-06T00:00:00Z">
        <w:r>
          <w:delText> </w:delText>
        </w:r>
      </w:del>
      <w:del w:id="2742" w:author="Leon Sandler" w:date="2026-09-06T00:00:00Z">
        <w:r>
          <w:delText>mass)</w:delText>
        </w:r>
      </w:del>
      <w:del w:id="2743" w:author="Leon Sandler" w:date="2026-09-06T00:00:00Z">
        <w:r>
          <w:delText> </w:delText>
        </w:r>
      </w:del>
      <w:del w:id="2744" w:author="Leon Sandler" w:date="2026-09-06T00:00:00Z">
        <w:r>
          <w:delText>without</w:delText>
        </w:r>
      </w:del>
      <w:del w:id="2745" w:author="Leon Sandler" w:date="2026-09-06T00:00:00Z">
        <w:r>
          <w:delText> </w:delText>
        </w:r>
      </w:del>
      <w:del w:id="2746" w:author="Leon Sandler" w:date="2026-09-06T00:00:00Z">
        <w:r>
          <w:delText>testing</w:delText>
        </w:r>
      </w:del>
      <w:del w:id="2747" w:author="Leon Sandler" w:date="2026-09-06T00:00:00Z">
        <w:r>
          <w:delText> </w:delText>
        </w:r>
      </w:del>
      <w:del w:id="2748" w:author="Leon Sandler" w:date="2026-09-06T00:00:00Z">
        <w:r>
          <w:delText>the</w:delText>
        </w:r>
      </w:del>
      <w:ins w:id="2749" w:author="Leon Sandler" w:date="2026-09-06T00:00:00Z">
        <w:r>
          <w:t>left</w:t>
        </w:r>
      </w:ins>
      <w:r>
        <w:t xml:space="preserve"> </w:t>
      </w:r>
      <w:r>
        <w:t>two</w:t>
      </w:r>
      <w:r>
        <w:t xml:space="preserve"> </w:t>
      </w:r>
      <w:r>
        <w:t>questions</w:t>
      </w:r>
      <w:r>
        <w:t xml:space="preserve"> </w:t>
      </w:r>
      <w:del w:id="2750" w:author="Leon Sandler" w:date="2026-09-06T00:00:00Z">
        <w:r>
          <w:delText>that</w:delText>
        </w:r>
      </w:del>
      <w:del w:id="2751" w:author="Leon Sandler" w:date="2026-09-06T00:00:00Z">
        <w:r>
          <w:delText> </w:delText>
        </w:r>
      </w:del>
      <w:del w:id="2752" w:author="Leon Sandler" w:date="2026-09-06T00:00:00Z">
        <w:r>
          <w:delText>determine</w:delText>
        </w:r>
      </w:del>
      <w:ins w:id="2753" w:author="Leon Sandler" w:date="2026-09-06T00:00:00Z">
        <w:r>
          <w:t>unresolved:</w:t>
        </w:r>
      </w:ins>
      <w:r>
        <w:t xml:space="preserve"> </w:t>
      </w:r>
      <w:r>
        <w:t>whether</w:t>
      </w:r>
      <w:r>
        <w:t xml:space="preserve"> </w:t>
      </w:r>
      <w:del w:id="2754" w:author="Leon Sandler" w:date="2026-09-06T00:00:00Z">
        <w:r>
          <w:delText>the</w:delText>
        </w:r>
      </w:del>
      <w:del w:id="2755" w:author="Leon Sandler" w:date="2026-09-06T00:00:00Z">
        <w:r>
          <w:delText> </w:delText>
        </w:r>
      </w:del>
      <w:del w:id="2756" w:author="Leon Sandler" w:date="2026-09-06T00:00:00Z">
        <w:r>
          <w:delText>concept</w:delText>
        </w:r>
      </w:del>
      <w:del w:id="2757" w:author="Leon Sandler" w:date="2026-09-06T00:00:00Z">
        <w:r>
          <w:delText> </w:delText>
        </w:r>
      </w:del>
      <w:del w:id="2758" w:author="Leon Sandler" w:date="2026-09-06T00:00:00Z">
        <w:r>
          <w:delText>is</w:delText>
        </w:r>
      </w:del>
      <w:del w:id="2759" w:author="Leon Sandler" w:date="2026-09-06T00:00:00Z">
        <w:r>
          <w:delText> </w:delText>
        </w:r>
      </w:del>
      <w:del w:id="2760" w:author="Leon Sandler" w:date="2026-09-06T00:00:00Z">
        <w:r>
          <w:delText>buildable:</w:delText>
        </w:r>
      </w:del>
      <w:del w:id="2761" w:author="Leon Sandler" w:date="2026-09-06T00:00:00Z">
        <w:r>
          <w:delText> </w:delText>
        </w:r>
      </w:del>
      <w:del w:id="2762" w:author="Leon Sandler" w:date="2026-09-06T00:00:00Z">
        <w:r>
          <w:delText>whether</w:delText>
        </w:r>
      </w:del>
      <w:del w:id="2763" w:author="Leon Sandler" w:date="2026-09-06T00:00:00Z">
        <w:r>
          <w:delText> </w:delText>
        </w:r>
      </w:del>
      <w:del w:id="2764" w:author="Leon Sandler" w:date="2026-09-06T00:00:00Z">
        <w:r>
          <w:delText>the</w:delText>
        </w:r>
      </w:del>
      <w:ins w:id="2765" w:author="Leon Sandler" w:date="2026-09-06T00:00:00Z">
        <w:r>
          <w:t>that</w:t>
        </w:r>
      </w:ins>
      <w:r>
        <w:t xml:space="preserve"> </w:t>
      </w:r>
      <w:r>
        <w:t>mass</w:t>
      </w:r>
      <w:r>
        <w:t xml:space="preserve"> </w:t>
      </w:r>
      <w:r>
        <w:t>estimate</w:t>
      </w:r>
      <w:r>
        <w:t xml:space="preserve"> </w:t>
      </w:r>
      <w:del w:id="2766" w:author="Leon Sandler" w:date="2026-09-06T00:00:00Z">
        <w:r>
          <w:delText>is</w:delText>
        </w:r>
      </w:del>
      <w:ins w:id="2767" w:author="Leon Sandler" w:date="2026-09-06T00:00:00Z">
        <w:r>
          <w:t>would</w:t>
        </w:r>
      </w:ins>
      <w:r>
        <w:t xml:space="preserve"> </w:t>
      </w:r>
      <w:del w:id="2768" w:author="Leon Sandler" w:date="2026-09-06T00:00:00Z">
        <w:r>
          <w:delText>robust</w:delText>
        </w:r>
      </w:del>
      <w:del w:id="2769" w:author="Leon Sandler" w:date="2026-09-06T00:00:00Z">
        <w:r>
          <w:delText> </w:delText>
        </w:r>
      </w:del>
      <w:del w:id="2770" w:author="Leon Sandler" w:date="2026-09-06T00:00:00Z">
        <w:r>
          <w:delText>to</w:delText>
        </w:r>
      </w:del>
      <w:ins w:id="2771" w:author="Leon Sandler" w:date="2026-09-06T00:00:00Z">
        <w:r>
          <w:t>survive</w:t>
        </w:r>
      </w:ins>
      <w:r>
        <w:t xml:space="preserve"> </w:t>
      </w:r>
      <w:r>
        <w:t>the</w:t>
      </w:r>
      <w:r>
        <w:t xml:space="preserve"> </w:t>
      </w:r>
      <w:r>
        <w:t>engineering</w:t>
      </w:r>
      <w:r>
        <w:t xml:space="preserve"> </w:t>
      </w:r>
      <w:r>
        <w:t>margins</w:t>
      </w:r>
      <w:r>
        <w:t xml:space="preserve"> </w:t>
      </w:r>
      <w:del w:id="2772" w:author="Leon Sandler" w:date="2026-09-06T00:00:00Z">
        <w:r>
          <w:delText>it</w:delText>
        </w:r>
      </w:del>
      <w:ins w:id="2773" w:author="Leon Sandler" w:date="2026-09-06T00:00:00Z">
        <w:r>
          <w:t>any</w:t>
        </w:r>
      </w:ins>
      <w:r>
        <w:t xml:space="preserve"> </w:t>
      </w:r>
      <w:del w:id="2774" w:author="Leon Sandler" w:date="2026-09-06T00:00:00Z">
        <w:r>
          <w:delText>implicitly</w:delText>
        </w:r>
      </w:del>
      <w:ins w:id="2775" w:author="Leon Sandler" w:date="2026-09-06T00:00:00Z">
        <w:r>
          <w:t>real</w:t>
        </w:r>
      </w:ins>
      <w:r>
        <w:t xml:space="preserve"> </w:t>
      </w:r>
      <w:del w:id="2776" w:author="Leon Sandler" w:date="2026-09-06T00:00:00Z">
        <w:r>
          <w:delText>assumes,</w:delText>
        </w:r>
      </w:del>
      <w:ins w:id="2777" w:author="Leon Sandler" w:date="2026-09-06T00:00:00Z">
        <w:r>
          <w:t>system</w:t>
        </w:r>
      </w:ins>
      <w:ins w:id="2778" w:author="Leon Sandler" w:date="2026-09-06T00:00:00Z">
        <w:r>
          <w:t xml:space="preserve"> </w:t>
        </w:r>
      </w:ins>
      <w:ins w:id="2779" w:author="Leon Sandler" w:date="2026-09-06T00:00:00Z">
        <w:r>
          <w:t>must</w:t>
        </w:r>
      </w:ins>
      <w:ins w:id="2780" w:author="Leon Sandler" w:date="2026-09-06T00:00:00Z">
        <w:r>
          <w:t xml:space="preserve"> </w:t>
        </w:r>
      </w:ins>
      <w:ins w:id="2781" w:author="Leon Sandler" w:date="2026-09-06T00:00:00Z">
        <w:r>
          <w:t>carry,</w:t>
        </w:r>
      </w:ins>
      <w:r>
        <w:t xml:space="preserve"> </w:t>
      </w:r>
      <w:r>
        <w:t>and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del w:id="2782" w:author="Leon Sandler" w:date="2026-09-06T00:00:00Z">
        <w:r>
          <w:delText>cryogenic</w:delText>
        </w:r>
      </w:del>
      <w:ins w:id="2783" w:author="Leon Sandler" w:date="2026-09-06T00:00:00Z">
        <w:r>
          <w:t>underlying</w:t>
        </w:r>
      </w:ins>
      <w:ins w:id="2784" w:author="Leon Sandler" w:date="2026-09-06T00:00:00Z">
        <w:r>
          <w:t xml:space="preserve"> </w:t>
        </w:r>
      </w:ins>
      <w:ins w:id="2785" w:author="Leon Sandler" w:date="2026-09-06T00:00:00Z">
        <w:r>
          <w:t>moment</w:t>
        </w:r>
      </w:ins>
      <w:ins w:id="2786" w:author="Leon Sandler" w:date="2026-09-06T00:00:00Z">
        <w:r>
          <w:t xml:space="preserve"> </w:t>
        </w:r>
      </w:ins>
      <w:ins w:id="2787" w:author="Leon Sandler" w:date="2026-09-06T00:00:00Z">
        <w:r>
          <w:t>source</w:t>
        </w:r>
      </w:ins>
      <w:ins w:id="2788" w:author="Leon Sandler" w:date="2026-09-06T00:00:00Z">
        <w:r>
          <w:t xml:space="preserve"> </w:t>
        </w:r>
      </w:ins>
      <w:ins w:id="2789" w:author="Leon Sandler" w:date="2026-09-06T00:00:00Z">
        <w:r>
          <w:t>needed</w:t>
        </w:r>
      </w:ins>
      <w:ins w:id="2790" w:author="Leon Sandler" w:date="2026-09-06T00:00:00Z">
        <w:r>
          <w:t xml:space="preserve"> </w:t>
        </w:r>
      </w:ins>
      <w:ins w:id="2791" w:author="Leon Sandler" w:date="2026-09-06T00:00:00Z">
        <w:r>
          <w:t>to</w:t>
        </w:r>
      </w:ins>
      <w:ins w:id="2792" w:author="Leon Sandler" w:date="2026-09-06T00:00:00Z">
        <w:r>
          <w:t xml:space="preserve"> </w:t>
        </w:r>
      </w:ins>
      <w:ins w:id="2793" w:author="Leon Sandler" w:date="2026-09-06T00:00:00Z">
        <w:r>
          <w:t>be</w:t>
        </w:r>
      </w:ins>
      <w:r>
        <w:t xml:space="preserve"> </w:t>
      </w:r>
      <w:r>
        <w:t>superconducting</w:t>
      </w:r>
      <w:r>
        <w:t xml:space="preserve"> </w:t>
      </w:r>
      <w:del w:id="2794" w:author="Leon Sandler" w:date="2026-09-06T00:00:00Z">
        <w:r>
          <w:delText>requirement</w:delText>
        </w:r>
      </w:del>
      <w:ins w:id="2795" w:author="Leon Sandler" w:date="2026-09-06T00:00:00Z">
        <w:r>
          <w:t>at</w:t>
        </w:r>
      </w:ins>
      <w:ins w:id="2796" w:author="Leon Sandler" w:date="2026-09-06T00:00:00Z">
        <w:r>
          <w:t xml:space="preserve"> </w:t>
        </w:r>
      </w:ins>
      <w:ins w:id="2797" w:author="Leon Sandler" w:date="2026-09-06T00:00:00Z">
        <w:r>
          <w:t>all.</w:t>
        </w:r>
      </w:ins>
      <w:ins w:id="2798" w:author="Leon Sandler" w:date="2026-09-06T00:00:00Z">
        <w:r>
          <w:t xml:space="preserve"> </w:t>
        </w:r>
      </w:ins>
      <w:ins w:id="2799" w:author="Leon Sandler" w:date="2026-09-06T00:00:00Z">
        <w:r>
          <w:t>In</w:t>
        </w:r>
      </w:ins>
      <w:ins w:id="2800" w:author="Leon Sandler" w:date="2026-09-06T00:00:00Z">
        <w:r>
          <w:t xml:space="preserve"> </w:t>
        </w:r>
      </w:ins>
      <w:ins w:id="2801" w:author="Leon Sandler" w:date="2026-09-06T00:00:00Z">
        <w:r>
          <w:t>its</w:t>
        </w:r>
      </w:ins>
      <w:ins w:id="2802" w:author="Leon Sandler" w:date="2026-09-06T00:00:00Z">
        <w:r>
          <w:t xml:space="preserve"> </w:t>
        </w:r>
      </w:ins>
      <w:ins w:id="2803" w:author="Leon Sandler" w:date="2026-09-06T00:00:00Z">
        <w:r>
          <w:t>decision</w:t>
        </w:r>
      </w:ins>
      <w:ins w:id="2804" w:author="Leon Sandler" w:date="2026-09-06T00:00:00Z">
        <w:r>
          <w:t xml:space="preserve"> </w:t>
        </w:r>
      </w:ins>
      <w:ins w:id="2805" w:author="Leon Sandler" w:date="2026-09-06T00:00:00Z">
        <w:r>
          <w:t>letter</w:t>
        </w:r>
      </w:ins>
      <w:ins w:id="2806" w:author="Leon Sandler" w:date="2026-09-06T00:00:00Z">
        <w:r>
          <w:t xml:space="preserve"> </w:t>
        </w:r>
      </w:ins>
      <w:ins w:id="2807" w:author="Leon Sandler" w:date="2026-09-06T00:00:00Z">
        <w:r>
          <w:t>on</w:t>
        </w:r>
      </w:ins>
      <w:ins w:id="2808" w:author="Leon Sandler" w:date="2026-09-06T00:00:00Z">
        <w:r>
          <w:t xml:space="preserve"> </w:t>
        </w:r>
      </w:ins>
      <w:ins w:id="2809" w:author="Leon Sandler" w:date="2026-09-06T00:00:00Z">
        <w:r>
          <w:t>the</w:t>
        </w:r>
      </w:ins>
      <w:ins w:id="2810" w:author="Leon Sandler" w:date="2026-09-06T00:00:00Z">
        <w:r>
          <w:t xml:space="preserve"> </w:t>
        </w:r>
      </w:ins>
      <w:ins w:id="2811" w:author="Leon Sandler" w:date="2026-09-06T00:00:00Z">
        <w:r>
          <w:t>present</w:t>
        </w:r>
      </w:ins>
      <w:ins w:id="2812" w:author="Leon Sandler" w:date="2026-09-06T00:00:00Z">
        <w:r>
          <w:t xml:space="preserve"> </w:t>
        </w:r>
      </w:ins>
      <w:ins w:id="2813" w:author="Leon Sandler" w:date="2026-09-06T00:00:00Z">
        <w:r>
          <w:t>manuscript's</w:t>
        </w:r>
      </w:ins>
      <w:ins w:id="2814" w:author="Leon Sandler" w:date="2026-09-06T00:00:00Z">
        <w:r>
          <w:t xml:space="preserve"> </w:t>
        </w:r>
      </w:ins>
      <w:ins w:id="2815" w:author="Leon Sandler" w:date="2026-09-06T00:00:00Z">
        <w:r>
          <w:t>initial</w:t>
        </w:r>
      </w:ins>
      <w:ins w:id="2816" w:author="Leon Sandler" w:date="2026-09-06T00:00:00Z">
        <w:r>
          <w:t xml:space="preserve"> </w:t>
        </w:r>
      </w:ins>
      <w:ins w:id="2817" w:author="Leon Sandler" w:date="2026-09-06T00:00:00Z">
        <w:r>
          <w:t>submission,</w:t>
        </w:r>
      </w:ins>
      <w:ins w:id="2818" w:author="Leon Sandler" w:date="2026-09-06T00:00:00Z">
        <w:r>
          <w:t xml:space="preserve"> </w:t>
        </w:r>
      </w:ins>
      <w:ins w:id="2819" w:author="Leon Sandler" w:date="2026-09-06T00:00:00Z">
        <w:r>
          <w:t>the</w:t>
        </w:r>
      </w:ins>
      <w:ins w:id="2820" w:author="Leon Sandler" w:date="2026-09-06T00:00:00Z">
        <w:r>
          <w:t xml:space="preserve"> </w:t>
        </w:r>
      </w:ins>
      <w:ins w:id="2821" w:author="Leon Sandler" w:date="2026-09-06T00:00:00Z">
        <w:r>
          <w:t>editor</w:t>
        </w:r>
      </w:ins>
      <w:ins w:id="2822" w:author="Leon Sandler" w:date="2026-09-06T00:00:00Z">
        <w:r>
          <w:t xml:space="preserve"> </w:t>
        </w:r>
      </w:ins>
      <w:ins w:id="2823" w:author="Leon Sandler" w:date="2026-09-06T00:00:00Z">
        <w:r>
          <w:t>of</w:t>
        </w:r>
      </w:ins>
      <w:ins w:id="2824" w:author="Leon Sandler" w:date="2026-09-06T00:00:00Z">
        <w:r>
          <w:t xml:space="preserve"> </w:t>
        </w:r>
      </w:ins>
      <w:ins w:id="2825" w:author="Leon Sandler" w:date="2026-09-06T00:00:00Z">
        <w:r>
          <w:t>Space</w:t>
        </w:r>
      </w:ins>
      <w:ins w:id="2826" w:author="Leon Sandler" w:date="2026-09-06T00:00:00Z">
        <w:r>
          <w:t xml:space="preserve"> </w:t>
        </w:r>
      </w:ins>
      <w:ins w:id="2827" w:author="Leon Sandler" w:date="2026-09-06T00:00:00Z">
        <w:r>
          <w:t>Weather</w:t>
        </w:r>
      </w:ins>
      <w:ins w:id="2828" w:author="Leon Sandler" w:date="2026-09-06T00:00:00Z">
        <w:r>
          <w:t xml:space="preserve"> </w:t>
        </w:r>
      </w:ins>
      <w:ins w:id="2829" w:author="Leon Sandler" w:date="2026-09-06T00:00:00Z">
        <w:r>
          <w:t>identified</w:t>
        </w:r>
      </w:ins>
      <w:ins w:id="2830" w:author="Leon Sandler" w:date="2026-09-06T00:00:00Z">
        <w:r>
          <w:t xml:space="preserve"> </w:t>
        </w:r>
      </w:ins>
      <w:ins w:id="2831" w:author="Leon Sandler" w:date="2026-09-06T00:00:00Z">
        <w:r>
          <w:t>exactly</w:t>
        </w:r>
      </w:ins>
      <w:ins w:id="2832" w:author="Leon Sandler" w:date="2026-09-06T00:00:00Z">
        <w:r>
          <w:t xml:space="preserve"> </w:t>
        </w:r>
      </w:ins>
      <w:ins w:id="2833" w:author="Leon Sandler" w:date="2026-09-06T00:00:00Z">
        <w:r>
          <w:t>this</w:t>
        </w:r>
      </w:ins>
      <w:ins w:id="2834" w:author="Leon Sandler" w:date="2026-09-06T00:00:00Z">
        <w:r>
          <w:t xml:space="preserve"> </w:t>
        </w:r>
      </w:ins>
      <w:ins w:id="2835" w:author="Leon Sandler" w:date="2026-09-06T00:00:00Z">
        <w:r>
          <w:t>gap</w:t>
        </w:r>
      </w:ins>
      <w:ins w:id="2836" w:author="Leon Sandler" w:date="2026-09-06T00:00:00Z">
        <w:r>
          <w:t xml:space="preserve"> </w:t>
        </w:r>
      </w:ins>
      <w:ins w:id="2837" w:author="Leon Sandler" w:date="2026-09-06T00:00:00Z">
        <w:r>
          <w:t>—</w:t>
        </w:r>
      </w:ins>
      <w:ins w:id="2838" w:author="Leon Sandler" w:date="2026-09-06T00:00:00Z">
        <w:r>
          <w:t xml:space="preserve"> </w:t>
        </w:r>
      </w:ins>
      <w:ins w:id="2839" w:author="Leon Sandler" w:date="2026-09-06T00:00:00Z">
        <w:r>
          <w:t>reliance</w:t>
        </w:r>
      </w:ins>
      <w:ins w:id="2840" w:author="Leon Sandler" w:date="2026-09-06T00:00:00Z">
        <w:r>
          <w:t xml:space="preserve"> </w:t>
        </w:r>
      </w:ins>
      <w:ins w:id="2841" w:author="Leon Sandler" w:date="2026-09-06T00:00:00Z">
        <w:r>
          <w:t>on</w:t>
        </w:r>
      </w:ins>
      <w:ins w:id="2842" w:author="Leon Sandler" w:date="2026-09-06T00:00:00Z">
        <w:r>
          <w:t xml:space="preserve"> </w:t>
        </w:r>
      </w:ins>
      <w:ins w:id="2843" w:author="Leon Sandler" w:date="2026-09-06T00:00:00Z">
        <w:r>
          <w:t>unpublished</w:t>
        </w:r>
      </w:ins>
      <w:ins w:id="2844" w:author="Leon Sandler" w:date="2026-09-06T00:00:00Z">
        <w:r>
          <w:t xml:space="preserve"> </w:t>
        </w:r>
      </w:ins>
      <w:ins w:id="2845" w:author="Leon Sandler" w:date="2026-09-06T00:00:00Z">
        <w:r>
          <w:t>prior</w:t>
        </w:r>
      </w:ins>
      <w:ins w:id="2846" w:author="Leon Sandler" w:date="2026-09-06T00:00:00Z">
        <w:r>
          <w:t xml:space="preserve"> </w:t>
        </w:r>
      </w:ins>
      <w:ins w:id="2847" w:author="Leon Sandler" w:date="2026-09-06T00:00:00Z">
        <w:r>
          <w:t>work,</w:t>
        </w:r>
      </w:ins>
      <w:ins w:id="2848" w:author="Leon Sandler" w:date="2026-09-06T00:00:00Z">
        <w:r>
          <w:t xml:space="preserve"> </w:t>
        </w:r>
      </w:ins>
      <w:ins w:id="2849" w:author="Leon Sandler" w:date="2026-09-06T00:00:00Z">
        <w:r>
          <w:t>insufficient</w:t>
        </w:r>
      </w:ins>
      <w:ins w:id="2850" w:author="Leon Sandler" w:date="2026-09-06T00:00:00Z">
        <w:r>
          <w:t xml:space="preserve"> </w:t>
        </w:r>
      </w:ins>
      <w:ins w:id="2851" w:author="Leon Sandler" w:date="2026-09-06T00:00:00Z">
        <w:r>
          <w:t>feasibility</w:t>
        </w:r>
      </w:ins>
      <w:ins w:id="2852" w:author="Leon Sandler" w:date="2026-09-06T00:00:00Z">
        <w:r>
          <w:t xml:space="preserve"> </w:t>
        </w:r>
      </w:ins>
      <w:ins w:id="2853" w:author="Leon Sandler" w:date="2026-09-06T00:00:00Z">
        <w:r>
          <w:t>analysis</w:t>
        </w:r>
      </w:ins>
      <w:ins w:id="2854" w:author="Leon Sandler" w:date="2026-09-06T00:00:00Z">
        <w:r>
          <w:t xml:space="preserve"> </w:t>
        </w:r>
      </w:ins>
      <w:ins w:id="2855" w:author="Leon Sandler" w:date="2026-09-06T00:00:00Z">
        <w:r>
          <w:t>(launch</w:t>
        </w:r>
      </w:ins>
      <w:ins w:id="2856" w:author="Leon Sandler" w:date="2026-09-06T00:00:00Z">
        <w:r>
          <w:t xml:space="preserve"> </w:t>
        </w:r>
      </w:ins>
      <w:ins w:id="2857" w:author="Leon Sandler" w:date="2026-09-06T00:00:00Z">
        <w:r>
          <w:t>capacity,</w:t>
        </w:r>
      </w:ins>
      <w:ins w:id="2858" w:author="Leon Sandler" w:date="2026-09-06T00:00:00Z">
        <w:r>
          <w:t xml:space="preserve"> </w:t>
        </w:r>
      </w:ins>
      <w:ins w:id="2859" w:author="Leon Sandler" w:date="2026-09-06T00:00:00Z">
        <w:r>
          <w:t>cooling,</w:t>
        </w:r>
      </w:ins>
      <w:ins w:id="2860" w:author="Leon Sandler" w:date="2026-09-06T00:00:00Z">
        <w:r>
          <w:t xml:space="preserve"> </w:t>
        </w:r>
      </w:ins>
      <w:ins w:id="2861" w:author="Leon Sandler" w:date="2026-09-06T00:00:00Z">
        <w:r>
          <w:t>power),</w:t>
        </w:r>
      </w:ins>
      <w:ins w:id="2862" w:author="Leon Sandler" w:date="2026-09-06T00:00:00Z">
        <w:r>
          <w:t xml:space="preserve"> </w:t>
        </w:r>
      </w:ins>
      <w:ins w:id="2863" w:author="Leon Sandler" w:date="2026-09-06T00:00:00Z">
        <w:r>
          <w:t>and</w:t>
        </w:r>
      </w:ins>
      <w:ins w:id="2864" w:author="Leon Sandler" w:date="2026-09-06T00:00:00Z">
        <w:r>
          <w:t xml:space="preserve"> </w:t>
        </w:r>
      </w:ins>
      <w:ins w:id="2865" w:author="Leon Sandler" w:date="2026-09-06T00:00:00Z">
        <w:r>
          <w:t>a</w:t>
        </w:r>
      </w:ins>
      <w:ins w:id="2866" w:author="Leon Sandler" w:date="2026-09-06T00:00:00Z">
        <w:r>
          <w:t xml:space="preserve"> </w:t>
        </w:r>
      </w:ins>
      <w:ins w:id="2867" w:author="Leon Sandler" w:date="2026-09-06T00:00:00Z">
        <w:r>
          <w:t>shielding</w:t>
        </w:r>
      </w:ins>
      <w:ins w:id="2868" w:author="Leon Sandler" w:date="2026-09-06T00:00:00Z">
        <w:r>
          <w:t xml:space="preserve"> </w:t>
        </w:r>
      </w:ins>
      <w:ins w:id="2869" w:author="Leon Sandler" w:date="2026-09-06T00:00:00Z">
        <w:r>
          <w:t>metric</w:t>
        </w:r>
      </w:ins>
      <w:ins w:id="2870" w:author="Leon Sandler" w:date="2026-09-06T00:00:00Z">
        <w:r>
          <w:t xml:space="preserve"> </w:t>
        </w:r>
      </w:ins>
      <w:ins w:id="2871" w:author="Leon Sandler" w:date="2026-09-06T00:00:00Z">
        <w:r>
          <w:t>not</w:t>
        </w:r>
      </w:ins>
      <w:ins w:id="2872" w:author="Leon Sandler" w:date="2026-09-06T00:00:00Z">
        <w:r>
          <w:t xml:space="preserve"> </w:t>
        </w:r>
      </w:ins>
      <w:ins w:id="2873" w:author="Leon Sandler" w:date="2026-09-06T00:00:00Z">
        <w:r>
          <w:t>yet</w:t>
        </w:r>
      </w:ins>
      <w:ins w:id="2874" w:author="Leon Sandler" w:date="2026-09-06T00:00:00Z">
        <w:r>
          <w:t xml:space="preserve"> </w:t>
        </w:r>
      </w:ins>
      <w:ins w:id="2875" w:author="Leon Sandler" w:date="2026-09-06T00:00:00Z">
        <w:r>
          <w:t>connected</w:t>
        </w:r>
      </w:ins>
      <w:ins w:id="2876" w:author="Leon Sandler" w:date="2026-09-06T00:00:00Z">
        <w:r>
          <w:t xml:space="preserve"> </w:t>
        </w:r>
      </w:ins>
      <w:ins w:id="2877" w:author="Leon Sandler" w:date="2026-09-06T00:00:00Z">
        <w:r>
          <w:t>to</w:t>
        </w:r>
      </w:ins>
      <w:ins w:id="2878" w:author="Leon Sandler" w:date="2026-09-06T00:00:00Z">
        <w:r>
          <w:t xml:space="preserve"> </w:t>
        </w:r>
      </w:ins>
      <w:ins w:id="2879" w:author="Leon Sandler" w:date="2026-09-06T00:00:00Z">
        <w:r>
          <w:t>human</w:t>
        </w:r>
      </w:ins>
      <w:ins w:id="2880" w:author="Leon Sandler" w:date="2026-09-06T00:00:00Z">
        <w:r>
          <w:t xml:space="preserve"> </w:t>
        </w:r>
      </w:ins>
      <w:ins w:id="2881" w:author="Leon Sandler" w:date="2026-09-06T00:00:00Z">
        <w:r>
          <w:t>or</w:t>
        </w:r>
      </w:ins>
      <w:ins w:id="2882" w:author="Leon Sandler" w:date="2026-09-06T00:00:00Z">
        <w:r>
          <w:t xml:space="preserve"> </w:t>
        </w:r>
      </w:ins>
      <w:ins w:id="2883" w:author="Leon Sandler" w:date="2026-09-06T00:00:00Z">
        <w:r>
          <w:t>technological</w:t>
        </w:r>
      </w:ins>
      <w:ins w:id="2884" w:author="Leon Sandler" w:date="2026-09-06T00:00:00Z">
        <w:r>
          <w:t xml:space="preserve"> </w:t>
        </w:r>
      </w:ins>
      <w:ins w:id="2885" w:author="Leon Sandler" w:date="2026-09-06T00:00:00Z">
        <w:r>
          <w:t>impact</w:t>
        </w:r>
      </w:ins>
      <w:ins w:id="2886" w:author="Leon Sandler" w:date="2026-09-06T00:00:00Z">
        <w:r>
          <w:t xml:space="preserve"> </w:t>
        </w:r>
      </w:ins>
      <w:ins w:id="2887" w:author="Leon Sandler" w:date="2026-09-06T00:00:00Z">
        <w:r>
          <w:t>—</w:t>
        </w:r>
      </w:ins>
      <w:ins w:id="2888" w:author="Leon Sandler" w:date="2026-09-06T00:00:00Z">
        <w:r>
          <w:t xml:space="preserve"> </w:t>
        </w:r>
      </w:ins>
      <w:ins w:id="2889" w:author="Leon Sandler" w:date="2026-09-06T00:00:00Z">
        <w:r>
          <w:t>as</w:t>
        </w:r>
      </w:ins>
      <w:ins w:id="2890" w:author="Leon Sandler" w:date="2026-09-06T00:00:00Z">
        <w:r>
          <w:t xml:space="preserve"> </w:t>
        </w:r>
      </w:ins>
      <w:ins w:id="2891" w:author="Leon Sandler" w:date="2026-09-06T00:00:00Z">
        <w:r>
          <w:t>the</w:t>
        </w:r>
      </w:ins>
      <w:ins w:id="2892" w:author="Leon Sandler" w:date="2026-09-06T00:00:00Z">
        <w:r>
          <w:t xml:space="preserve"> </w:t>
        </w:r>
      </w:ins>
      <w:ins w:id="2893" w:author="Leon Sandler" w:date="2026-09-06T00:00:00Z">
        <w:r>
          <w:t>central</w:t>
        </w:r>
      </w:ins>
      <w:ins w:id="2894" w:author="Leon Sandler" w:date="2026-09-06T00:00:00Z">
        <w:r>
          <w:t xml:space="preserve"> </w:t>
        </w:r>
      </w:ins>
      <w:ins w:id="2895" w:author="Leon Sandler" w:date="2026-09-06T00:00:00Z">
        <w:r>
          <w:t>obstacles</w:t>
        </w:r>
      </w:ins>
      <w:ins w:id="2896" w:author="Leon Sandler" w:date="2026-09-06T00:00:00Z">
        <w:r>
          <w:t xml:space="preserve"> </w:t>
        </w:r>
      </w:ins>
      <w:ins w:id="2897" w:author="Leon Sandler" w:date="2026-09-06T00:00:00Z">
        <w:r>
          <w:t>to</w:t>
        </w:r>
      </w:ins>
      <w:ins w:id="2898" w:author="Leon Sandler" w:date="2026-09-06T00:00:00Z">
        <w:r>
          <w:t xml:space="preserve"> </w:t>
        </w:r>
      </w:ins>
      <w:ins w:id="2899" w:author="Leon Sandler" w:date="2026-09-06T00:00:00Z">
        <w:r>
          <w:t>publication,</w:t>
        </w:r>
      </w:ins>
      <w:ins w:id="2900" w:author="Leon Sandler" w:date="2026-09-06T00:00:00Z">
        <w:r>
          <w:t xml:space="preserve"> </w:t>
        </w:r>
      </w:ins>
      <w:ins w:id="2901" w:author="Leon Sandler" w:date="2026-09-06T00:00:00Z">
        <w:r>
          <w:t>while</w:t>
        </w:r>
      </w:ins>
      <w:ins w:id="2902" w:author="Leon Sandler" w:date="2026-09-06T00:00:00Z">
        <w:r>
          <w:t xml:space="preserve"> </w:t>
        </w:r>
      </w:ins>
      <w:ins w:id="2903" w:author="Leon Sandler" w:date="2026-09-06T00:00:00Z">
        <w:r>
          <w:t>explicitly</w:t>
        </w:r>
      </w:ins>
      <w:ins w:id="2904" w:author="Leon Sandler" w:date="2026-09-06T00:00:00Z">
        <w:r>
          <w:t xml:space="preserve"> </w:t>
        </w:r>
      </w:ins>
      <w:ins w:id="2905" w:author="Leon Sandler" w:date="2026-09-06T00:00:00Z">
        <w:r>
          <w:t>encouraging</w:t>
        </w:r>
      </w:ins>
      <w:ins w:id="2906" w:author="Leon Sandler" w:date="2026-09-06T00:00:00Z">
        <w:r>
          <w:t xml:space="preserve"> </w:t>
        </w:r>
      </w:ins>
      <w:ins w:id="2907" w:author="Leon Sandler" w:date="2026-09-06T00:00:00Z">
        <w:r>
          <w:t>revision</w:t>
        </w:r>
      </w:ins>
      <w:ins w:id="2908" w:author="Leon Sandler" w:date="2026-09-06T00:00:00Z">
        <w:r>
          <w:t xml:space="preserve"> </w:t>
        </w:r>
      </w:ins>
      <w:ins w:id="2909" w:author="Leon Sandler" w:date="2026-09-06T00:00:00Z">
        <w:r>
          <w:t>and</w:t>
        </w:r>
      </w:ins>
      <w:ins w:id="2910" w:author="Leon Sandler" w:date="2026-09-06T00:00:00Z">
        <w:r>
          <w:t xml:space="preserve"> </w:t>
        </w:r>
      </w:ins>
      <w:ins w:id="2911" w:author="Leon Sandler" w:date="2026-09-06T00:00:00Z">
        <w:r>
          <w:t>resubmission.</w:t>
        </w:r>
      </w:ins>
    </w:p>
    <w:p>
      <w:ins w:id="2912" w:author="Leon Sandler" w:date="2026-09-06T00:00:00Z">
        <w:r>
          <w:t>This</w:t>
        </w:r>
      </w:ins>
      <w:ins w:id="2913" w:author="Leon Sandler" w:date="2026-09-06T00:00:00Z">
        <w:r>
          <w:t xml:space="preserve"> </w:t>
        </w:r>
      </w:ins>
      <w:ins w:id="2914" w:author="Leon Sandler" w:date="2026-09-06T00:00:00Z">
        <w:r>
          <w:t>revision</w:t>
        </w:r>
      </w:ins>
      <w:ins w:id="2915" w:author="Leon Sandler" w:date="2026-09-06T00:00:00Z">
        <w:r>
          <w:t xml:space="preserve"> </w:t>
        </w:r>
      </w:ins>
      <w:ins w:id="2916" w:author="Leon Sandler" w:date="2026-09-06T00:00:00Z">
        <w:r>
          <w:t>responds</w:t>
        </w:r>
      </w:ins>
      <w:ins w:id="2917" w:author="Leon Sandler" w:date="2026-09-06T00:00:00Z">
        <w:r>
          <w:t xml:space="preserve"> </w:t>
        </w:r>
      </w:ins>
      <w:ins w:id="2918" w:author="Leon Sandler" w:date="2026-09-06T00:00:00Z">
        <w:r>
          <w:t>to</w:t>
        </w:r>
      </w:ins>
      <w:ins w:id="2919" w:author="Leon Sandler" w:date="2026-09-06T00:00:00Z">
        <w:r>
          <w:t xml:space="preserve"> </w:t>
        </w:r>
      </w:ins>
      <w:ins w:id="2920" w:author="Leon Sandler" w:date="2026-09-06T00:00:00Z">
        <w:r>
          <w:t>that</w:t>
        </w:r>
      </w:ins>
      <w:ins w:id="2921" w:author="Leon Sandler" w:date="2026-09-06T00:00:00Z">
        <w:r>
          <w:t xml:space="preserve"> </w:t>
        </w:r>
      </w:ins>
      <w:ins w:id="2922" w:author="Leon Sandler" w:date="2026-09-06T00:00:00Z">
        <w:r>
          <w:t>guidance</w:t>
        </w:r>
      </w:ins>
      <w:ins w:id="2923" w:author="Leon Sandler" w:date="2026-09-06T00:00:00Z">
        <w:r>
          <w:t xml:space="preserve"> </w:t>
        </w:r>
      </w:ins>
      <w:ins w:id="2924" w:author="Leon Sandler" w:date="2026-09-06T00:00:00Z">
        <w:r>
          <w:t>directly</w:t>
        </w:r>
      </w:ins>
      <w:ins w:id="2925" w:author="Leon Sandler" w:date="2026-09-06T00:00:00Z">
        <w:r>
          <w:t xml:space="preserve"> </w:t>
        </w:r>
      </w:ins>
      <w:ins w:id="2926" w:author="Leon Sandler" w:date="2026-09-06T00:00:00Z">
        <w:r>
          <w:t>and</w:t>
        </w:r>
      </w:ins>
      <w:r>
        <w:t xml:space="preserve"> </w:t>
      </w:r>
      <w:r>
        <w:t>is</w:t>
      </w:r>
      <w:r>
        <w:t xml:space="preserve"> </w:t>
      </w:r>
      <w:del w:id="2927" w:author="Leon Sandler" w:date="2026-09-06T00:00:00Z">
        <w:r>
          <w:delText>itself</w:delText>
        </w:r>
      </w:del>
      <w:del w:id="2928" w:author="Leon Sandler" w:date="2026-09-06T00:00:00Z">
        <w:r>
          <w:delText> </w:delText>
        </w:r>
      </w:del>
      <w:del w:id="2929" w:author="Leon Sandler" w:date="2026-09-06T00:00:00Z">
        <w:r>
          <w:delText>avoidable.</w:delText>
        </w:r>
      </w:del>
      <w:del w:id="2930" w:author="Leon Sandler" w:date="2026-09-06T00:00:00Z">
        <w:r>
          <w:delText> </w:delText>
        </w:r>
      </w:del>
      <w:del w:id="2931" w:author="Leon Sandler" w:date="2026-09-06T00:00:00Z">
        <w:r>
          <w:delText>This</w:delText>
        </w:r>
      </w:del>
      <w:del w:id="2932" w:author="Leon Sandler" w:date="2026-09-06T00:00:00Z">
        <w:r>
          <w:delText> </w:delText>
        </w:r>
      </w:del>
      <w:del w:id="2933" w:author="Leon Sandler" w:date="2026-09-06T00:00:00Z">
        <w:r>
          <w:delText>paper</w:delText>
        </w:r>
      </w:del>
      <w:del w:id="2934" w:author="Leon Sandler" w:date="2026-09-06T00:00:00Z">
        <w:r>
          <w:delText> </w:delText>
        </w:r>
      </w:del>
      <w:del w:id="2935" w:author="Leon Sandler" w:date="2026-09-06T00:00:00Z">
        <w:r>
          <w:delText>addresses</w:delText>
        </w:r>
      </w:del>
      <w:del w:id="2936" w:author="Leon Sandler" w:date="2026-09-06T00:00:00Z">
        <w:r>
          <w:delText> </w:delText>
        </w:r>
      </w:del>
      <w:del w:id="2937" w:author="Leon Sandler" w:date="2026-09-06T00:00:00Z">
        <w:r>
          <w:delText>both</w:delText>
        </w:r>
      </w:del>
      <w:del w:id="2938" w:author="Leon Sandler" w:date="2026-09-06T00:00:00Z">
        <w:r>
          <w:delText> </w:delText>
        </w:r>
      </w:del>
      <w:del w:id="2939" w:author="Leon Sandler" w:date="2026-09-06T00:00:00Z">
        <w:r>
          <w:delText>questions</w:delText>
        </w:r>
      </w:del>
      <w:del w:id="2940" w:author="Leon Sandler" w:date="2026-09-06T00:00:00Z">
        <w:r>
          <w:delText> </w:delText>
        </w:r>
      </w:del>
      <w:del w:id="2941" w:author="Leon Sandler" w:date="2026-09-06T00:00:00Z">
        <w:r>
          <w:delText>directly,</w:delText>
        </w:r>
      </w:del>
      <w:del w:id="2942" w:author="Leon Sandler" w:date="2026-09-06T00:00:00Z">
        <w:r>
          <w:delText> </w:delText>
        </w:r>
      </w:del>
      <w:del w:id="2943" w:author="Leon Sandler" w:date="2026-09-06T00:00:00Z">
        <w:r>
          <w:delText>and</w:delText>
        </w:r>
      </w:del>
      <w:del w:id="2944" w:author="Leon Sandler" w:date="2026-09-06T00:00:00Z">
        <w:r>
          <w:delText> </w:delText>
        </w:r>
      </w:del>
      <w:del w:id="2945" w:author="Leon Sandler" w:date="2026-09-06T00:00:00Z">
        <w:r>
          <w:delText>uses</w:delText>
        </w:r>
      </w:del>
      <w:del w:id="2946" w:author="Leon Sandler" w:date="2026-09-06T00:00:00Z">
        <w:r>
          <w:delText> </w:delText>
        </w:r>
      </w:del>
      <w:del w:id="2947" w:author="Leon Sandler" w:date="2026-09-06T00:00:00Z">
        <w:r>
          <w:delText>the</w:delText>
        </w:r>
      </w:del>
      <w:del w:id="2948" w:author="Leon Sandler" w:date="2026-09-06T00:00:00Z">
        <w:r>
          <w:delText> </w:delText>
        </w:r>
      </w:del>
      <w:del w:id="2949" w:author="Leon Sandler" w:date="2026-09-06T00:00:00Z">
        <w:r>
          <w:delText>results</w:delText>
        </w:r>
      </w:del>
      <w:ins w:id="2950" w:author="Leon Sandler" w:date="2026-09-06T00:00:00Z">
        <w:r>
          <w:t>organized</w:t>
        </w:r>
      </w:ins>
      <w:r>
        <w:t xml:space="preserve"> </w:t>
      </w:r>
      <w:r>
        <w:t>to</w:t>
      </w:r>
      <w:r>
        <w:t xml:space="preserve"> </w:t>
      </w:r>
      <w:del w:id="2951" w:author="Leon Sandler" w:date="2026-09-06T00:00:00Z">
        <w:r>
          <w:delText>develop</w:delText>
        </w:r>
      </w:del>
      <w:ins w:id="2952" w:author="Leon Sandler" w:date="2026-09-06T00:00:00Z">
        <w:r>
          <w:t>be</w:t>
        </w:r>
      </w:ins>
      <w:ins w:id="2953" w:author="Leon Sandler" w:date="2026-09-06T00:00:00Z">
        <w:r>
          <w:t xml:space="preserve"> </w:t>
        </w:r>
      </w:ins>
      <w:ins w:id="2954" w:author="Leon Sandler" w:date="2026-09-06T00:00:00Z">
        <w:r>
          <w:t>readable</w:t>
        </w:r>
      </w:ins>
      <w:ins w:id="2955" w:author="Leon Sandler" w:date="2026-09-06T00:00:00Z">
        <w:r>
          <w:t xml:space="preserve"> </w:t>
        </w:r>
      </w:ins>
      <w:ins w:id="2956" w:author="Leon Sandler" w:date="2026-09-06T00:00:00Z">
        <w:r>
          <w:t>as</w:t>
        </w:r>
      </w:ins>
      <w:r>
        <w:t xml:space="preserve"> </w:t>
      </w:r>
      <w:r>
        <w:t>a</w:t>
      </w:r>
      <w:r>
        <w:t xml:space="preserve"> </w:t>
      </w:r>
      <w:del w:id="2957" w:author="Leon Sandler" w:date="2026-09-06T00:00:00Z">
        <w:r>
          <w:delText>mass-minimized</w:delText>
        </w:r>
      </w:del>
      <w:ins w:id="2958" w:author="Leon Sandler" w:date="2026-09-06T00:00:00Z">
        <w:r>
          <w:t>self-contained,</w:t>
        </w:r>
      </w:ins>
      <w:r>
        <w:t xml:space="preserve"> </w:t>
      </w:r>
      <w:del w:id="2959" w:author="Leon Sandler" w:date="2026-09-06T00:00:00Z">
        <w:r>
          <w:delText>architecture</w:delText>
        </w:r>
      </w:del>
      <w:ins w:id="2960" w:author="Leon Sandler" w:date="2026-09-06T00:00:00Z">
        <w:r>
          <w:t>single</w:t>
        </w:r>
      </w:ins>
      <w:r>
        <w:t xml:space="preserve"> </w:t>
      </w:r>
      <w:del w:id="2961" w:author="Leon Sandler" w:date="2026-09-06T00:00:00Z">
        <w:r>
          <w:delText>combining</w:delText>
        </w:r>
      </w:del>
      <w:ins w:id="2962" w:author="Leon Sandler" w:date="2026-09-06T00:00:00Z">
        <w:r>
          <w:t>study</w:t>
        </w:r>
      </w:ins>
      <w:r>
        <w:t xml:space="preserve"> </w:t>
      </w:r>
      <w:del w:id="2963" w:author="Leon Sandler" w:date="2026-09-06T00:00:00Z">
        <w:r>
          <w:delText>the</w:delText>
        </w:r>
      </w:del>
      <w:ins w:id="2964" w:author="Leon Sandler" w:date="2026-09-06T00:00:00Z">
        <w:r>
          <w:t>rather</w:t>
        </w:r>
      </w:ins>
      <w:r>
        <w:t xml:space="preserve"> </w:t>
      </w:r>
      <w:del w:id="2965" w:author="Leon Sandler" w:date="2026-09-06T00:00:00Z">
        <w:r>
          <w:delText>magnetic</w:delText>
        </w:r>
      </w:del>
      <w:del w:id="2966" w:author="Leon Sandler" w:date="2026-09-06T00:00:00Z">
        <w:r>
          <w:delText> </w:delText>
        </w:r>
      </w:del>
      <w:del w:id="2967" w:author="Leon Sandler" w:date="2026-09-06T00:00:00Z">
        <w:r>
          <w:delText>fence</w:delText>
        </w:r>
      </w:del>
      <w:del w:id="2968" w:author="Leon Sandler" w:date="2026-09-06T00:00:00Z">
        <w:r>
          <w:delText> </w:delText>
        </w:r>
      </w:del>
      <w:del w:id="2969" w:author="Leon Sandler" w:date="2026-09-06T00:00:00Z">
        <w:r>
          <w:delText>with</w:delText>
        </w:r>
      </w:del>
      <w:del w:id="2970" w:author="Leon Sandler" w:date="2026-09-06T00:00:00Z">
        <w:r>
          <w:delText> </w:delText>
        </w:r>
      </w:del>
      <w:del w:id="2971" w:author="Leon Sandler" w:date="2026-09-06T00:00:00Z">
        <w:r>
          <w:delText>in-situ</w:delText>
        </w:r>
      </w:del>
      <w:del w:id="2972" w:author="Leon Sandler" w:date="2026-09-06T00:00:00Z">
        <w:r>
          <w:delText> </w:delText>
        </w:r>
      </w:del>
      <w:del w:id="2973" w:author="Leon Sandler" w:date="2026-09-06T00:00:00Z">
        <w:r>
          <w:delText>resource</w:delText>
        </w:r>
      </w:del>
      <w:del w:id="2974" w:author="Leon Sandler" w:date="2026-09-06T00:00:00Z">
        <w:r>
          <w:delText> </w:delText>
        </w:r>
      </w:del>
      <w:del w:id="2975" w:author="Leon Sandler" w:date="2026-09-06T00:00:00Z">
        <w:r>
          <w:delText>utilization</w:delText>
        </w:r>
      </w:del>
      <w:del w:id="2976" w:author="Leon Sandler" w:date="2026-09-06T00:00:00Z">
        <w:r>
          <w:delText> </w:delText>
        </w:r>
      </w:del>
      <w:del w:id="2977" w:author="Leon Sandler" w:date="2026-09-06T00:00:00Z">
        <w:r>
          <w:delText>(ISRU).</w:delText>
        </w:r>
      </w:del>
    </w:p>
    <w:p>
      <w:del w:id="2978" w:author="Leon Sandler" w:date="2026-09-06T00:00:00Z">
        <w:r>
          <w:delText>We</w:delText>
        </w:r>
      </w:del>
      <w:del w:id="2979" w:author="Leon Sandler" w:date="2026-09-06T00:00:00Z">
        <w:r>
          <w:delText> </w:delText>
        </w:r>
      </w:del>
      <w:del w:id="2980" w:author="Leon Sandler" w:date="2026-09-06T00:00:00Z">
        <w:r>
          <w:delText>proceed</w:delText>
        </w:r>
      </w:del>
      <w:ins w:id="2981" w:author="Leon Sandler" w:date="2026-09-06T00:00:00Z">
        <w:r>
          <w:t>than</w:t>
        </w:r>
      </w:ins>
      <w:r>
        <w:t xml:space="preserve"> </w:t>
      </w:r>
      <w:r>
        <w:t>as</w:t>
      </w:r>
      <w:r>
        <w:t xml:space="preserve"> </w:t>
      </w:r>
      <w:del w:id="2982" w:author="Leon Sandler" w:date="2026-09-06T00:00:00Z">
        <w:r>
          <w:delText>follows.</w:delText>
        </w:r>
      </w:del>
      <w:ins w:id="2983" w:author="Leon Sandler" w:date="2026-09-06T00:00:00Z">
        <w:r>
          <w:t>a</w:t>
        </w:r>
      </w:ins>
      <w:ins w:id="2984" w:author="Leon Sandler" w:date="2026-09-06T00:00:00Z">
        <w:r>
          <w:t xml:space="preserve"> </w:t>
        </w:r>
      </w:ins>
      <w:ins w:id="2985" w:author="Leon Sandler" w:date="2026-09-06T00:00:00Z">
        <w:r>
          <w:t>sequel.</w:t>
        </w:r>
      </w:ins>
      <w:r>
        <w:t xml:space="preserve"> </w:t>
      </w:r>
      <w:r>
        <w:t>Sections</w:t>
      </w:r>
      <w:r>
        <w:t xml:space="preserve"> </w:t>
      </w:r>
      <w:del w:id="2986" w:author="Leon Sandler" w:date="2026-09-06T00:00:00Z">
        <w:r>
          <w:delText>2-4</w:delText>
        </w:r>
      </w:del>
      <w:ins w:id="2987" w:author="Leon Sandler" w:date="2026-09-06T00:00:00Z">
        <w:r>
          <w:t>3–6</w:t>
        </w:r>
      </w:ins>
      <w:r>
        <w:t xml:space="preserve"> </w:t>
      </w:r>
      <w:del w:id="2988" w:author="Leon Sandler" w:date="2026-09-06T00:00:00Z">
        <w:r>
          <w:delText>summarize</w:delText>
        </w:r>
      </w:del>
      <w:ins w:id="2989" w:author="Leon Sandler" w:date="2026-09-06T00:00:00Z">
        <w:r>
          <w:t>present,</w:t>
        </w:r>
      </w:ins>
      <w:ins w:id="2990" w:author="Leon Sandler" w:date="2026-09-06T00:00:00Z">
        <w:r>
          <w:t xml:space="preserve"> </w:t>
        </w:r>
      </w:ins>
      <w:ins w:id="2991" w:author="Leon Sandler" w:date="2026-09-06T00:00:00Z">
        <w:r>
          <w:t>in</w:t>
        </w:r>
      </w:ins>
      <w:ins w:id="2992" w:author="Leon Sandler" w:date="2026-09-06T00:00:00Z">
        <w:r>
          <w:t xml:space="preserve"> </w:t>
        </w:r>
      </w:ins>
      <w:ins w:id="2993" w:author="Leon Sandler" w:date="2026-09-06T00:00:00Z">
        <w:r>
          <w:t>full,</w:t>
        </w:r>
      </w:ins>
      <w:r>
        <w:t xml:space="preserve"> </w:t>
      </w:r>
      <w:r>
        <w:t>the</w:t>
      </w:r>
      <w:r>
        <w:t xml:space="preserve"> </w:t>
      </w:r>
      <w:r>
        <w:t>shield</w:t>
      </w:r>
      <w:r>
        <w:t xml:space="preserve"> </w:t>
      </w:r>
      <w:r>
        <w:t>architectures,</w:t>
      </w:r>
      <w:r>
        <w:t xml:space="preserve"> </w:t>
      </w:r>
      <w:r>
        <w:t>simulation</w:t>
      </w:r>
      <w:r>
        <w:t xml:space="preserve"> </w:t>
      </w:r>
      <w:r>
        <w:t>method,</w:t>
      </w:r>
      <w:r>
        <w:t xml:space="preserve"> </w:t>
      </w:r>
      <w:del w:id="2994" w:author="Leon Sandler" w:date="2026-09-06T00:00:00Z">
        <w:r>
          <w:delText>and</w:delText>
        </w:r>
      </w:del>
      <w:del w:id="2995" w:author="Leon Sandler" w:date="2026-09-06T00:00:00Z">
        <w:r>
          <w:delText> </w:delText>
        </w:r>
      </w:del>
      <w:r>
        <w:t>verification</w:t>
      </w:r>
      <w:r>
        <w:t xml:space="preserve"> </w:t>
      </w:r>
      <w:del w:id="2996" w:author="Leon Sandler" w:date="2026-09-06T00:00:00Z">
        <w:r>
          <w:delText>underlying</w:delText>
        </w:r>
      </w:del>
      <w:ins w:id="2997" w:author="Leon Sandler" w:date="2026-09-06T00:00:00Z">
        <w:r>
          <w:t>procedure,</w:t>
        </w:r>
      </w:ins>
      <w:r>
        <w:t xml:space="preserve"> </w:t>
      </w:r>
      <w:del w:id="2998" w:author="Leon Sandler" w:date="2026-09-06T00:00:00Z">
        <w:r>
          <w:delText>the</w:delText>
        </w:r>
      </w:del>
      <w:del w:id="2999" w:author="Leon Sandler" w:date="2026-09-06T00:00:00Z">
        <w:r>
          <w:delText> </w:delText>
        </w:r>
      </w:del>
      <w:del w:id="3000" w:author="Leon Sandler" w:date="2026-09-06T00:00:00Z">
        <w:r>
          <w:delText>retained</w:delText>
        </w:r>
      </w:del>
      <w:del w:id="3001" w:author="Leon Sandler" w:date="2026-09-06T00:00:00Z">
        <w:r>
          <w:delText> </w:delText>
        </w:r>
      </w:del>
      <w:del w:id="3002" w:author="Leon Sandler" w:date="2026-09-06T00:00:00Z">
        <w:r>
          <w:delText>SEP-attenuation</w:delText>
        </w:r>
      </w:del>
      <w:del w:id="3003" w:author="Leon Sandler" w:date="2026-09-06T00:00:00Z">
        <w:r>
          <w:delText> </w:delText>
        </w:r>
      </w:del>
      <w:del w:id="3004" w:author="Leon Sandler" w:date="2026-09-06T00:00:00Z">
        <w:r>
          <w:delText>physics.</w:delText>
        </w:r>
      </w:del>
      <w:del w:id="3005" w:author="Leon Sandler" w:date="2026-09-06T00:00:00Z">
        <w:r>
          <w:delText> </w:delText>
        </w:r>
      </w:del>
      <w:del w:id="3006" w:author="Leon Sandler" w:date="2026-09-06T00:00:00Z">
        <w:r>
          <w:delText>Section</w:delText>
        </w:r>
      </w:del>
      <w:del w:id="3007" w:author="Leon Sandler" w:date="2026-09-06T00:00:00Z">
        <w:r>
          <w:delText> </w:delText>
        </w:r>
      </w:del>
      <w:del w:id="3008" w:author="Leon Sandler" w:date="2026-09-06T00:00:00Z">
        <w:r>
          <w:delText>5</w:delText>
        </w:r>
      </w:del>
      <w:del w:id="3009" w:author="Leon Sandler" w:date="2026-09-06T00:00:00Z">
        <w:r>
          <w:delText> </w:delText>
        </w:r>
      </w:del>
      <w:del w:id="3010" w:author="Leon Sandler" w:date="2026-09-06T00:00:00Z">
        <w:r>
          <w:delText>gives</w:delText>
        </w:r>
      </w:del>
      <w:del w:id="3011" w:author="Leon Sandler" w:date="2026-09-06T00:00:00Z">
        <w:r>
          <w:delText> </w:delText>
        </w:r>
      </w:del>
      <w:del w:id="3012" w:author="Leon Sandler" w:date="2026-09-06T00:00:00Z">
        <w:r>
          <w:delText>the</w:delText>
        </w:r>
      </w:del>
      <w:ins w:id="3013" w:author="Leon Sandler" w:date="2026-09-06T00:00:00Z">
        <w:r>
          <w:t>and</w:t>
        </w:r>
      </w:ins>
      <w:r>
        <w:t xml:space="preserve"> </w:t>
      </w:r>
      <w:r>
        <w:t>baseline</w:t>
      </w:r>
      <w:r>
        <w:t xml:space="preserve"> </w:t>
      </w:r>
      <w:r>
        <w:t>attenuation</w:t>
      </w:r>
      <w:r>
        <w:t xml:space="preserve"> </w:t>
      </w:r>
      <w:del w:id="3014" w:author="Leon Sandler" w:date="2026-09-06T00:00:00Z">
        <w:r>
          <w:delText>comparison</w:delText>
        </w:r>
      </w:del>
      <w:ins w:id="3015" w:author="Leon Sandler" w:date="2026-09-06T00:00:00Z">
        <w:r>
          <w:t>physics</w:t>
        </w:r>
      </w:ins>
      <w:ins w:id="3016" w:author="Leon Sandler" w:date="2026-09-06T00:00:00Z">
        <w:r>
          <w:t xml:space="preserve"> </w:t>
        </w:r>
      </w:ins>
      <w:ins w:id="3017" w:author="Leon Sandler" w:date="2026-09-06T00:00:00Z">
        <w:r>
          <w:t>that</w:t>
        </w:r>
      </w:ins>
      <w:ins w:id="3018" w:author="Leon Sandler" w:date="2026-09-06T00:00:00Z">
        <w:r>
          <w:t xml:space="preserve"> </w:t>
        </w:r>
      </w:ins>
      <w:ins w:id="3019" w:author="Leon Sandler" w:date="2026-09-06T00:00:00Z">
        <w:r>
          <w:t>were</w:t>
        </w:r>
      </w:ins>
      <w:ins w:id="3020" w:author="Leon Sandler" w:date="2026-09-06T00:00:00Z">
        <w:r>
          <w:t xml:space="preserve"> </w:t>
        </w:r>
      </w:ins>
      <w:ins w:id="3021" w:author="Leon Sandler" w:date="2026-09-06T00:00:00Z">
        <w:r>
          <w:t>previously</w:t>
        </w:r>
      </w:ins>
      <w:ins w:id="3022" w:author="Leon Sandler" w:date="2026-09-06T00:00:00Z">
        <w:r>
          <w:t xml:space="preserve"> </w:t>
        </w:r>
      </w:ins>
      <w:ins w:id="3023" w:author="Leon Sandler" w:date="2026-09-06T00:00:00Z">
        <w:r>
          <w:t>available</w:t>
        </w:r>
      </w:ins>
      <w:ins w:id="3024" w:author="Leon Sandler" w:date="2026-09-06T00:00:00Z">
        <w:r>
          <w:t xml:space="preserve"> </w:t>
        </w:r>
      </w:ins>
      <w:ins w:id="3025" w:author="Leon Sandler" w:date="2026-09-06T00:00:00Z">
        <w:r>
          <w:t>only</w:t>
        </w:r>
      </w:ins>
      <w:ins w:id="3026" w:author="Leon Sandler" w:date="2026-09-06T00:00:00Z">
        <w:r>
          <w:t xml:space="preserve"> </w:t>
        </w:r>
      </w:ins>
      <w:ins w:id="3027" w:author="Leon Sandler" w:date="2026-09-06T00:00:00Z">
        <w:r>
          <w:t>in</w:t>
        </w:r>
      </w:ins>
      <w:ins w:id="3028" w:author="Leon Sandler" w:date="2026-09-06T00:00:00Z">
        <w:r>
          <w:t xml:space="preserve"> </w:t>
        </w:r>
      </w:ins>
      <w:ins w:id="3029" w:author="Leon Sandler" w:date="2026-09-06T00:00:00Z">
        <w:r>
          <w:t>the</w:t>
        </w:r>
      </w:ins>
      <w:ins w:id="3030" w:author="Leon Sandler" w:date="2026-09-06T00:00:00Z">
        <w:r>
          <w:t xml:space="preserve"> </w:t>
        </w:r>
      </w:ins>
      <w:ins w:id="3031" w:author="Leon Sandler" w:date="2026-09-06T00:00:00Z">
        <w:r>
          <w:t>author's</w:t>
        </w:r>
      </w:ins>
      <w:ins w:id="3032" w:author="Leon Sandler" w:date="2026-09-06T00:00:00Z">
        <w:r>
          <w:t xml:space="preserve"> </w:t>
        </w:r>
      </w:ins>
      <w:ins w:id="3033" w:author="Leon Sandler" w:date="2026-09-06T00:00:00Z">
        <w:r>
          <w:t>unpublished</w:t>
        </w:r>
      </w:ins>
      <w:ins w:id="3034" w:author="Leon Sandler" w:date="2026-09-06T00:00:00Z">
        <w:r>
          <w:t xml:space="preserve"> </w:t>
        </w:r>
      </w:ins>
      <w:ins w:id="3035" w:author="Leon Sandler" w:date="2026-09-06T00:00:00Z">
        <w:r>
          <w:t>Zenodo</w:t>
        </w:r>
      </w:ins>
      <w:ins w:id="3036" w:author="Leon Sandler" w:date="2026-09-06T00:00:00Z">
        <w:r>
          <w:t xml:space="preserve"> </w:t>
        </w:r>
      </w:ins>
      <w:ins w:id="3037" w:author="Leon Sandler" w:date="2026-09-06T00:00:00Z">
        <w:r>
          <w:t>archive;</w:t>
        </w:r>
      </w:ins>
      <w:ins w:id="3038" w:author="Leon Sandler" w:date="2026-09-06T00:00:00Z">
        <w:r>
          <w:t xml:space="preserve"> </w:t>
        </w:r>
      </w:ins>
      <w:ins w:id="3039" w:author="Leon Sandler" w:date="2026-09-06T00:00:00Z">
        <w:r>
          <w:t>that</w:t>
        </w:r>
      </w:ins>
      <w:ins w:id="3040" w:author="Leon Sandler" w:date="2026-09-06T00:00:00Z">
        <w:r>
          <w:t xml:space="preserve"> </w:t>
        </w:r>
      </w:ins>
      <w:ins w:id="3041" w:author="Leon Sandler" w:date="2026-09-06T00:00:00Z">
        <w:r>
          <w:t>archive</w:t>
        </w:r>
      </w:ins>
      <w:ins w:id="3042" w:author="Leon Sandler" w:date="2026-09-06T00:00:00Z">
        <w:r>
          <w:t xml:space="preserve"> </w:t>
        </w:r>
      </w:ins>
      <w:ins w:id="3043" w:author="Leon Sandler" w:date="2026-09-06T00:00:00Z">
        <w:r>
          <w:t>remains</w:t>
        </w:r>
      </w:ins>
      <w:ins w:id="3044" w:author="Leon Sandler" w:date="2026-09-06T00:00:00Z">
        <w:r>
          <w:t xml:space="preserve"> </w:t>
        </w:r>
      </w:ins>
      <w:ins w:id="3045" w:author="Leon Sandler" w:date="2026-09-06T00:00:00Z">
        <w:r>
          <w:t>cited</w:t>
        </w:r>
      </w:ins>
      <w:ins w:id="3046" w:author="Leon Sandler" w:date="2026-09-06T00:00:00Z">
        <w:r>
          <w:t xml:space="preserve"> </w:t>
        </w:r>
      </w:ins>
      <w:ins w:id="3047" w:author="Leon Sandler" w:date="2026-09-06T00:00:00Z">
        <w:r>
          <w:t>as</w:t>
        </w:r>
      </w:ins>
      <w:ins w:id="3048" w:author="Leon Sandler" w:date="2026-09-06T00:00:00Z">
        <w:r>
          <w:t xml:space="preserve"> </w:t>
        </w:r>
      </w:ins>
      <w:ins w:id="3049" w:author="Leon Sandler" w:date="2026-09-06T00:00:00Z">
        <w:r>
          <w:t>the</w:t>
        </w:r>
      </w:ins>
      <w:ins w:id="3050" w:author="Leon Sandler" w:date="2026-09-06T00:00:00Z">
        <w:r>
          <w:t xml:space="preserve"> </w:t>
        </w:r>
      </w:ins>
      <w:ins w:id="3051" w:author="Leon Sandler" w:date="2026-09-06T00:00:00Z">
        <w:r>
          <w:t>source</w:t>
        </w:r>
      </w:ins>
      <w:ins w:id="3052" w:author="Leon Sandler" w:date="2026-09-06T00:00:00Z">
        <w:r>
          <w:t xml:space="preserve"> </w:t>
        </w:r>
      </w:ins>
      <w:ins w:id="3053" w:author="Leon Sandler" w:date="2026-09-06T00:00:00Z">
        <w:r>
          <w:t>of</w:t>
        </w:r>
      </w:ins>
      <w:ins w:id="3054" w:author="Leon Sandler" w:date="2026-09-06T00:00:00Z">
        <w:r>
          <w:t xml:space="preserve"> </w:t>
        </w:r>
      </w:ins>
      <w:ins w:id="3055" w:author="Leon Sandler" w:date="2026-09-06T00:00:00Z">
        <w:r>
          <w:t>the</w:t>
        </w:r>
      </w:ins>
      <w:ins w:id="3056" w:author="Leon Sandler" w:date="2026-09-06T00:00:00Z">
        <w:r>
          <w:t xml:space="preserve"> </w:t>
        </w:r>
      </w:ins>
      <w:ins w:id="3057" w:author="Leon Sandler" w:date="2026-09-06T00:00:00Z">
        <w:r>
          <w:t>simulation</w:t>
        </w:r>
      </w:ins>
      <w:ins w:id="3058" w:author="Leon Sandler" w:date="2026-09-06T00:00:00Z">
        <w:r>
          <w:t xml:space="preserve"> </w:t>
        </w:r>
      </w:ins>
      <w:ins w:id="3059" w:author="Leon Sandler" w:date="2026-09-06T00:00:00Z">
        <w:r>
          <w:t>code</w:t>
        </w:r>
      </w:ins>
      <w:r>
        <w:t xml:space="preserve"> </w:t>
      </w:r>
      <w:r>
        <w:t>and</w:t>
      </w:r>
      <w:r>
        <w:t xml:space="preserve"> </w:t>
      </w:r>
      <w:del w:id="3060" w:author="Leon Sandler" w:date="2026-09-06T00:00:00Z">
        <w:r>
          <w:delText>Section</w:delText>
        </w:r>
      </w:del>
      <w:del w:id="3061" w:author="Leon Sandler" w:date="2026-09-06T00:00:00Z">
        <w:r>
          <w:delText> </w:delText>
        </w:r>
      </w:del>
      <w:del w:id="3062" w:author="Leon Sandler" w:date="2026-09-06T00:00:00Z">
        <w:r>
          <w:delText>6</w:delText>
        </w:r>
      </w:del>
      <w:ins w:id="3063" w:author="Leon Sandler" w:date="2026-09-06T00:00:00Z">
        <w:r>
          <w:t>as</w:t>
        </w:r>
      </w:ins>
      <w:r>
        <w:t xml:space="preserve"> </w:t>
      </w:r>
      <w:r>
        <w:t>the</w:t>
      </w:r>
      <w:r>
        <w:t xml:space="preserve"> </w:t>
      </w:r>
      <w:del w:id="3064" w:author="Leon Sandler" w:date="2026-09-06T00:00:00Z">
        <w:r>
          <w:delText>moment-budget</w:delText>
        </w:r>
      </w:del>
      <w:ins w:id="3065" w:author="Leon Sandler" w:date="2026-09-06T00:00:00Z">
        <w:r>
          <w:t>venue</w:t>
        </w:r>
      </w:ins>
      <w:r>
        <w:t xml:space="preserve"> </w:t>
      </w:r>
      <w:del w:id="3066" w:author="Leon Sandler" w:date="2026-09-06T00:00:00Z">
        <w:r>
          <w:delText>scaling</w:delText>
        </w:r>
      </w:del>
      <w:ins w:id="3067" w:author="Leon Sandler" w:date="2026-09-06T00:00:00Z">
        <w:r>
          <w:t>for</w:t>
        </w:r>
      </w:ins>
      <w:r>
        <w:t xml:space="preserve"> </w:t>
      </w:r>
      <w:del w:id="3068" w:author="Leon Sandler" w:date="2026-09-06T00:00:00Z">
        <w:r>
          <w:delText>law;</w:delText>
        </w:r>
      </w:del>
      <w:ins w:id="3069" w:author="Leon Sandler" w:date="2026-09-06T00:00:00Z">
        <w:r>
          <w:t>reproducibility</w:t>
        </w:r>
      </w:ins>
      <w:ins w:id="3070" w:author="Leon Sandler" w:date="2026-09-06T00:00:00Z">
        <w:r>
          <w:t xml:space="preserve"> </w:t>
        </w:r>
      </w:ins>
      <w:ins w:id="3071" w:author="Leon Sandler" w:date="2026-09-06T00:00:00Z">
        <w:r>
          <w:t>artifacts</w:t>
        </w:r>
      </w:ins>
      <w:ins w:id="3072" w:author="Leon Sandler" w:date="2026-09-06T00:00:00Z">
        <w:r>
          <w:t xml:space="preserve"> </w:t>
        </w:r>
      </w:ins>
      <w:ins w:id="3073" w:author="Leon Sandler" w:date="2026-09-06T00:00:00Z">
        <w:r>
          <w:t>(Data</w:t>
        </w:r>
      </w:ins>
      <w:ins w:id="3074" w:author="Leon Sandler" w:date="2026-09-06T00:00:00Z">
        <w:r>
          <w:t xml:space="preserve"> </w:t>
        </w:r>
      </w:ins>
      <w:ins w:id="3075" w:author="Leon Sandler" w:date="2026-09-06T00:00:00Z">
        <w:r>
          <w:t>Availability),</w:t>
        </w:r>
      </w:ins>
      <w:ins w:id="3076" w:author="Leon Sandler" w:date="2026-09-06T00:00:00Z">
        <w:r>
          <w:t xml:space="preserve"> </w:t>
        </w:r>
      </w:ins>
      <w:ins w:id="3077" w:author="Leon Sandler" w:date="2026-09-06T00:00:00Z">
        <w:r>
          <w:t>but</w:t>
        </w:r>
      </w:ins>
      <w:ins w:id="3078" w:author="Leon Sandler" w:date="2026-09-06T00:00:00Z">
        <w:r>
          <w:t xml:space="preserve"> </w:t>
        </w:r>
      </w:ins>
      <w:ins w:id="3079" w:author="Leon Sandler" w:date="2026-09-06T00:00:00Z">
        <w:r>
          <w:t>no</w:t>
        </w:r>
      </w:ins>
      <w:ins w:id="3080" w:author="Leon Sandler" w:date="2026-09-06T00:00:00Z">
        <w:r>
          <w:t xml:space="preserve"> </w:t>
        </w:r>
      </w:ins>
      <w:ins w:id="3081" w:author="Leon Sandler" w:date="2026-09-06T00:00:00Z">
        <w:r>
          <w:t>scientific</w:t>
        </w:r>
      </w:ins>
      <w:ins w:id="3082" w:author="Leon Sandler" w:date="2026-09-06T00:00:00Z">
        <w:r>
          <w:t xml:space="preserve"> </w:t>
        </w:r>
      </w:ins>
      <w:ins w:id="3083" w:author="Leon Sandler" w:date="2026-09-06T00:00:00Z">
        <w:r>
          <w:t>claim</w:t>
        </w:r>
      </w:ins>
      <w:ins w:id="3084" w:author="Leon Sandler" w:date="2026-09-06T00:00:00Z">
        <w:r>
          <w:t xml:space="preserve"> </w:t>
        </w:r>
      </w:ins>
      <w:ins w:id="3085" w:author="Leon Sandler" w:date="2026-09-06T00:00:00Z">
        <w:r>
          <w:t>in</w:t>
        </w:r>
      </w:ins>
      <w:ins w:id="3086" w:author="Leon Sandler" w:date="2026-09-06T00:00:00Z">
        <w:r>
          <w:t xml:space="preserve"> </w:t>
        </w:r>
      </w:ins>
      <w:ins w:id="3087" w:author="Leon Sandler" w:date="2026-09-06T00:00:00Z">
        <w:r>
          <w:t>this</w:t>
        </w:r>
      </w:ins>
      <w:ins w:id="3088" w:author="Leon Sandler" w:date="2026-09-06T00:00:00Z">
        <w:r>
          <w:t xml:space="preserve"> </w:t>
        </w:r>
      </w:ins>
      <w:ins w:id="3089" w:author="Leon Sandler" w:date="2026-09-06T00:00:00Z">
        <w:r>
          <w:t>manuscript</w:t>
        </w:r>
      </w:ins>
      <w:ins w:id="3090" w:author="Leon Sandler" w:date="2026-09-06T00:00:00Z">
        <w:r>
          <w:t xml:space="preserve"> </w:t>
        </w:r>
      </w:ins>
      <w:ins w:id="3091" w:author="Leon Sandler" w:date="2026-09-06T00:00:00Z">
        <w:r>
          <w:t>depends</w:t>
        </w:r>
      </w:ins>
      <w:ins w:id="3092" w:author="Leon Sandler" w:date="2026-09-06T00:00:00Z">
        <w:r>
          <w:t xml:space="preserve"> </w:t>
        </w:r>
      </w:ins>
      <w:ins w:id="3093" w:author="Leon Sandler" w:date="2026-09-06T00:00:00Z">
        <w:r>
          <w:t>on</w:t>
        </w:r>
      </w:ins>
      <w:ins w:id="3094" w:author="Leon Sandler" w:date="2026-09-06T00:00:00Z">
        <w:r>
          <w:t xml:space="preserve"> </w:t>
        </w:r>
      </w:ins>
      <w:ins w:id="3095" w:author="Leon Sandler" w:date="2026-09-06T00:00:00Z">
        <w:r>
          <w:t>content</w:t>
        </w:r>
      </w:ins>
      <w:ins w:id="3096" w:author="Leon Sandler" w:date="2026-09-06T00:00:00Z">
        <w:r>
          <w:t xml:space="preserve"> </w:t>
        </w:r>
      </w:ins>
      <w:ins w:id="3097" w:author="Leon Sandler" w:date="2026-09-06T00:00:00Z">
        <w:r>
          <w:t>that</w:t>
        </w:r>
      </w:ins>
      <w:ins w:id="3098" w:author="Leon Sandler" w:date="2026-09-06T00:00:00Z">
        <w:r>
          <w:t xml:space="preserve"> </w:t>
        </w:r>
      </w:ins>
      <w:ins w:id="3099" w:author="Leon Sandler" w:date="2026-09-06T00:00:00Z">
        <w:r>
          <w:t>is</w:t>
        </w:r>
      </w:ins>
      <w:ins w:id="3100" w:author="Leon Sandler" w:date="2026-09-06T00:00:00Z">
        <w:r>
          <w:t xml:space="preserve"> </w:t>
        </w:r>
      </w:ins>
      <w:ins w:id="3101" w:author="Leon Sandler" w:date="2026-09-06T00:00:00Z">
        <w:r>
          <w:t>not</w:t>
        </w:r>
      </w:ins>
      <w:ins w:id="3102" w:author="Leon Sandler" w:date="2026-09-06T00:00:00Z">
        <w:r>
          <w:t xml:space="preserve"> </w:t>
        </w:r>
      </w:ins>
      <w:ins w:id="3103" w:author="Leon Sandler" w:date="2026-09-06T00:00:00Z">
        <w:r>
          <w:t>also</w:t>
        </w:r>
      </w:ins>
      <w:ins w:id="3104" w:author="Leon Sandler" w:date="2026-09-06T00:00:00Z">
        <w:r>
          <w:t xml:space="preserve"> </w:t>
        </w:r>
      </w:ins>
      <w:ins w:id="3105" w:author="Leon Sandler" w:date="2026-09-06T00:00:00Z">
        <w:r>
          <w:t>reproduced</w:t>
        </w:r>
      </w:ins>
      <w:ins w:id="3106" w:author="Leon Sandler" w:date="2026-09-06T00:00:00Z">
        <w:r>
          <w:t xml:space="preserve"> </w:t>
        </w:r>
      </w:ins>
      <w:ins w:id="3107" w:author="Leon Sandler" w:date="2026-09-06T00:00:00Z">
        <w:r>
          <w:t>or</w:t>
        </w:r>
      </w:ins>
      <w:ins w:id="3108" w:author="Leon Sandler" w:date="2026-09-06T00:00:00Z">
        <w:r>
          <w:t xml:space="preserve"> </w:t>
        </w:r>
      </w:ins>
      <w:ins w:id="3109" w:author="Leon Sandler" w:date="2026-09-06T00:00:00Z">
        <w:r>
          <w:t>explained</w:t>
        </w:r>
      </w:ins>
      <w:ins w:id="3110" w:author="Leon Sandler" w:date="2026-09-06T00:00:00Z">
        <w:r>
          <w:t xml:space="preserve"> </w:t>
        </w:r>
      </w:ins>
      <w:ins w:id="3111" w:author="Leon Sandler" w:date="2026-09-06T00:00:00Z">
        <w:r>
          <w:t>here.</w:t>
        </w:r>
      </w:ins>
      <w:r>
        <w:t xml:space="preserve"> </w:t>
      </w:r>
      <w:r>
        <w:t>Section</w:t>
      </w:r>
      <w:r>
        <w:t xml:space="preserve"> </w:t>
      </w:r>
      <w:del w:id="3112" w:author="Leon Sandler" w:date="2026-09-06T00:00:00Z">
        <w:r>
          <w:delText>7</w:delText>
        </w:r>
      </w:del>
      <w:ins w:id="3113" w:author="Leon Sandler" w:date="2026-09-06T00:00:00Z">
        <w:r>
          <w:t>2</w:t>
        </w:r>
      </w:ins>
      <w:r>
        <w:t xml:space="preserve"> </w:t>
      </w:r>
      <w:del w:id="3114" w:author="Leon Sandler" w:date="2026-09-06T00:00:00Z">
        <w:r>
          <w:delText>reports</w:delText>
        </w:r>
      </w:del>
      <w:ins w:id="3115" w:author="Leon Sandler" w:date="2026-09-06T00:00:00Z">
        <w:r>
          <w:t>is</w:t>
        </w:r>
      </w:ins>
      <w:r>
        <w:t xml:space="preserve"> </w:t>
      </w:r>
      <w:del w:id="3116" w:author="Leon Sandler" w:date="2026-09-06T00:00:00Z">
        <w:r>
          <w:delText>a</w:delText>
        </w:r>
      </w:del>
      <w:ins w:id="3117" w:author="Leon Sandler" w:date="2026-09-06T00:00:00Z">
        <w:r>
          <w:t>new</w:t>
        </w:r>
      </w:ins>
      <w:r>
        <w:t xml:space="preserve"> </w:t>
      </w:r>
      <w:del w:id="3118" w:author="Leon Sandler" w:date="2026-09-06T00:00:00Z">
        <w:r>
          <w:delText>secondary</w:delText>
        </w:r>
      </w:del>
      <w:ins w:id="3119" w:author="Leon Sandler" w:date="2026-09-06T00:00:00Z">
        <w:r>
          <w:t>and</w:t>
        </w:r>
      </w:ins>
      <w:r>
        <w:t xml:space="preserve"> </w:t>
      </w:r>
      <w:del w:id="3120" w:author="Leon Sandler" w:date="2026-09-06T00:00:00Z">
        <w:r>
          <w:delText>chiral-winding</w:delText>
        </w:r>
      </w:del>
      <w:ins w:id="3121" w:author="Leon Sandler" w:date="2026-09-06T00:00:00Z">
        <w:r>
          <w:t>frames</w:t>
        </w:r>
      </w:ins>
      <w:r>
        <w:t xml:space="preserve"> </w:t>
      </w:r>
      <w:del w:id="3122" w:author="Leon Sandler" w:date="2026-09-06T00:00:00Z">
        <w:r>
          <w:delText>finding.</w:delText>
        </w:r>
      </w:del>
      <w:ins w:id="3123" w:author="Leon Sandler" w:date="2026-09-06T00:00:00Z">
        <w:r>
          <w:t>the</w:t>
        </w:r>
      </w:ins>
      <w:ins w:id="3124" w:author="Leon Sandler" w:date="2026-09-06T00:00:00Z">
        <w:r>
          <w:t xml:space="preserve"> </w:t>
        </w:r>
      </w:ins>
      <w:ins w:id="3125" w:author="Leon Sandler" w:date="2026-09-06T00:00:00Z">
        <w:r>
          <w:t>protection</w:t>
        </w:r>
      </w:ins>
      <w:ins w:id="3126" w:author="Leon Sandler" w:date="2026-09-06T00:00:00Z">
        <w:r>
          <w:t xml:space="preserve"> </w:t>
        </w:r>
      </w:ins>
      <w:ins w:id="3127" w:author="Leon Sandler" w:date="2026-09-06T00:00:00Z">
        <w:r>
          <w:t>problem</w:t>
        </w:r>
      </w:ins>
      <w:ins w:id="3128" w:author="Leon Sandler" w:date="2026-09-06T00:00:00Z">
        <w:r>
          <w:t xml:space="preserve"> </w:t>
        </w:r>
      </w:ins>
      <w:ins w:id="3129" w:author="Leon Sandler" w:date="2026-09-06T00:00:00Z">
        <w:r>
          <w:t>by</w:t>
        </w:r>
      </w:ins>
      <w:ins w:id="3130" w:author="Leon Sandler" w:date="2026-09-06T00:00:00Z">
        <w:r>
          <w:t xml:space="preserve"> </w:t>
        </w:r>
      </w:ins>
      <w:ins w:id="3131" w:author="Leon Sandler" w:date="2026-09-06T00:00:00Z">
        <w:r>
          <w:t>asset</w:t>
        </w:r>
      </w:ins>
      <w:ins w:id="3132" w:author="Leon Sandler" w:date="2026-09-06T00:00:00Z">
        <w:r>
          <w:t xml:space="preserve"> </w:t>
        </w:r>
      </w:ins>
      <w:ins w:id="3133" w:author="Leon Sandler" w:date="2026-09-06T00:00:00Z">
        <w:r>
          <w:t>class</w:t>
        </w:r>
      </w:ins>
      <w:ins w:id="3134" w:author="Leon Sandler" w:date="2026-09-06T00:00:00Z">
        <w:r>
          <w:t xml:space="preserve"> </w:t>
        </w:r>
      </w:ins>
      <w:ins w:id="3135" w:author="Leon Sandler" w:date="2026-09-06T00:00:00Z">
        <w:r>
          <w:t>—</w:t>
        </w:r>
      </w:ins>
      <w:ins w:id="3136" w:author="Leon Sandler" w:date="2026-09-06T00:00:00Z">
        <w:r>
          <w:t xml:space="preserve"> </w:t>
        </w:r>
      </w:ins>
      <w:ins w:id="3137" w:author="Leon Sandler" w:date="2026-09-06T00:00:00Z">
        <w:r>
          <w:t>habitat,</w:t>
        </w:r>
      </w:ins>
      <w:ins w:id="3138" w:author="Leon Sandler" w:date="2026-09-06T00:00:00Z">
        <w:r>
          <w:t xml:space="preserve"> </w:t>
        </w:r>
      </w:ins>
      <w:ins w:id="3139" w:author="Leon Sandler" w:date="2026-09-06T00:00:00Z">
        <w:r>
          <w:t>fixed</w:t>
        </w:r>
      </w:ins>
      <w:ins w:id="3140" w:author="Leon Sandler" w:date="2026-09-06T00:00:00Z">
        <w:r>
          <w:t xml:space="preserve"> </w:t>
        </w:r>
      </w:ins>
      <w:ins w:id="3141" w:author="Leon Sandler" w:date="2026-09-06T00:00:00Z">
        <w:r>
          <w:t>equipment,</w:t>
        </w:r>
      </w:ins>
      <w:ins w:id="3142" w:author="Leon Sandler" w:date="2026-09-06T00:00:00Z">
        <w:r>
          <w:t xml:space="preserve"> </w:t>
        </w:r>
      </w:ins>
      <w:ins w:id="3143" w:author="Leon Sandler" w:date="2026-09-06T00:00:00Z">
        <w:r>
          <w:t>rover,</w:t>
        </w:r>
      </w:ins>
      <w:ins w:id="3144" w:author="Leon Sandler" w:date="2026-09-06T00:00:00Z">
        <w:r>
          <w:t xml:space="preserve"> </w:t>
        </w:r>
      </w:ins>
      <w:ins w:id="3145" w:author="Leon Sandler" w:date="2026-09-06T00:00:00Z">
        <w:r>
          <w:t>EVA</w:t>
        </w:r>
      </w:ins>
      <w:ins w:id="3146" w:author="Leon Sandler" w:date="2026-09-06T00:00:00Z">
        <w:r>
          <w:t xml:space="preserve"> </w:t>
        </w:r>
      </w:ins>
      <w:ins w:id="3147" w:author="Leon Sandler" w:date="2026-09-06T00:00:00Z">
        <w:r>
          <w:t>crew,</w:t>
        </w:r>
      </w:ins>
      <w:ins w:id="3148" w:author="Leon Sandler" w:date="2026-09-06T00:00:00Z">
        <w:r>
          <w:t xml:space="preserve"> </w:t>
        </w:r>
      </w:ins>
      <w:ins w:id="3149" w:author="Leon Sandler" w:date="2026-09-06T00:00:00Z">
        <w:r>
          <w:t>distributed</w:t>
        </w:r>
      </w:ins>
      <w:ins w:id="3150" w:author="Leon Sandler" w:date="2026-09-06T00:00:00Z">
        <w:r>
          <w:t xml:space="preserve"> </w:t>
        </w:r>
      </w:ins>
      <w:ins w:id="3151" w:author="Leon Sandler" w:date="2026-09-06T00:00:00Z">
        <w:r>
          <w:t>infrastructure</w:t>
        </w:r>
      </w:ins>
      <w:ins w:id="3152" w:author="Leon Sandler" w:date="2026-09-06T00:00:00Z">
        <w:r>
          <w:t xml:space="preserve"> </w:t>
        </w:r>
      </w:ins>
      <w:ins w:id="3153" w:author="Leon Sandler" w:date="2026-09-06T00:00:00Z">
        <w:r>
          <w:t>—</w:t>
        </w:r>
      </w:ins>
      <w:ins w:id="3154" w:author="Leon Sandler" w:date="2026-09-06T00:00:00Z">
        <w:r>
          <w:t xml:space="preserve"> </w:t>
        </w:r>
      </w:ins>
      <w:ins w:id="3155" w:author="Leon Sandler" w:date="2026-09-06T00:00:00Z">
        <w:r>
          <w:t>rather</w:t>
        </w:r>
      </w:ins>
      <w:ins w:id="3156" w:author="Leon Sandler" w:date="2026-09-06T00:00:00Z">
        <w:r>
          <w:t xml:space="preserve"> </w:t>
        </w:r>
      </w:ins>
      <w:ins w:id="3157" w:author="Leon Sandler" w:date="2026-09-06T00:00:00Z">
        <w:r>
          <w:t>than</w:t>
        </w:r>
      </w:ins>
      <w:ins w:id="3158" w:author="Leon Sandler" w:date="2026-09-06T00:00:00Z">
        <w:r>
          <w:t xml:space="preserve"> </w:t>
        </w:r>
      </w:ins>
      <w:ins w:id="3159" w:author="Leon Sandler" w:date="2026-09-06T00:00:00Z">
        <w:r>
          <w:t>by</w:t>
        </w:r>
      </w:ins>
      <w:ins w:id="3160" w:author="Leon Sandler" w:date="2026-09-06T00:00:00Z">
        <w:r>
          <w:t xml:space="preserve"> </w:t>
        </w:r>
      </w:ins>
      <w:ins w:id="3161" w:author="Leon Sandler" w:date="2026-09-06T00:00:00Z">
        <w:r>
          <w:t>shielding</w:t>
        </w:r>
      </w:ins>
      <w:ins w:id="3162" w:author="Leon Sandler" w:date="2026-09-06T00:00:00Z">
        <w:r>
          <w:t xml:space="preserve"> </w:t>
        </w:r>
      </w:ins>
      <w:ins w:id="3163" w:author="Leon Sandler" w:date="2026-09-06T00:00:00Z">
        <w:r>
          <w:t>technology,</w:t>
        </w:r>
      </w:ins>
      <w:ins w:id="3164" w:author="Leon Sandler" w:date="2026-09-06T00:00:00Z">
        <w:r>
          <w:t xml:space="preserve"> </w:t>
        </w:r>
      </w:ins>
      <w:ins w:id="3165" w:author="Leon Sandler" w:date="2026-09-06T00:00:00Z">
        <w:r>
          <w:t>which</w:t>
        </w:r>
      </w:ins>
      <w:ins w:id="3166" w:author="Leon Sandler" w:date="2026-09-06T00:00:00Z">
        <w:r>
          <w:t xml:space="preserve"> </w:t>
        </w:r>
      </w:ins>
      <w:ins w:id="3167" w:author="Leon Sandler" w:date="2026-09-06T00:00:00Z">
        <w:r>
          <w:t>sets</w:t>
        </w:r>
      </w:ins>
      <w:ins w:id="3168" w:author="Leon Sandler" w:date="2026-09-06T00:00:00Z">
        <w:r>
          <w:t xml:space="preserve"> </w:t>
        </w:r>
      </w:ins>
      <w:ins w:id="3169" w:author="Leon Sandler" w:date="2026-09-06T00:00:00Z">
        <w:r>
          <w:t>up</w:t>
        </w:r>
      </w:ins>
      <w:ins w:id="3170" w:author="Leon Sandler" w:date="2026-09-06T00:00:00Z">
        <w:r>
          <w:t xml:space="preserve"> </w:t>
        </w:r>
      </w:ins>
      <w:ins w:id="3171" w:author="Leon Sandler" w:date="2026-09-06T00:00:00Z">
        <w:r>
          <w:t>the</w:t>
        </w:r>
      </w:ins>
      <w:ins w:id="3172" w:author="Leon Sandler" w:date="2026-09-06T00:00:00Z">
        <w:r>
          <w:t xml:space="preserve"> </w:t>
        </w:r>
      </w:ins>
      <w:ins w:id="3173" w:author="Leon Sandler" w:date="2026-09-06T00:00:00Z">
        <w:r>
          <w:t>paper's</w:t>
        </w:r>
      </w:ins>
      <w:ins w:id="3174" w:author="Leon Sandler" w:date="2026-09-06T00:00:00Z">
        <w:r>
          <w:t xml:space="preserve"> </w:t>
        </w:r>
      </w:ins>
      <w:ins w:id="3175" w:author="Leon Sandler" w:date="2026-09-06T00:00:00Z">
        <w:r>
          <w:t>eventual</w:t>
        </w:r>
      </w:ins>
      <w:ins w:id="3176" w:author="Leon Sandler" w:date="2026-09-06T00:00:00Z">
        <w:r>
          <w:t xml:space="preserve"> </w:t>
        </w:r>
      </w:ins>
      <w:ins w:id="3177" w:author="Leon Sandler" w:date="2026-09-06T00:00:00Z">
        <w:r>
          <w:t>asset-dependent</w:t>
        </w:r>
      </w:ins>
      <w:ins w:id="3178" w:author="Leon Sandler" w:date="2026-09-06T00:00:00Z">
        <w:r>
          <w:t xml:space="preserve"> </w:t>
        </w:r>
      </w:ins>
      <w:ins w:id="3179" w:author="Leon Sandler" w:date="2026-09-06T00:00:00Z">
        <w:r>
          <w:t>conclusion.</w:t>
        </w:r>
      </w:ins>
      <w:r>
        <w:t xml:space="preserve"> </w:t>
      </w:r>
      <w:r>
        <w:t>Sections</w:t>
      </w:r>
      <w:r>
        <w:t xml:space="preserve"> </w:t>
      </w:r>
      <w:del w:id="3180" w:author="Leon Sandler" w:date="2026-09-06T00:00:00Z">
        <w:r>
          <w:delText>8-11</w:delText>
        </w:r>
      </w:del>
      <w:ins w:id="3181" w:author="Leon Sandler" w:date="2026-09-06T00:00:00Z">
        <w:r>
          <w:t>7–9</w:t>
        </w:r>
      </w:ins>
      <w:r>
        <w:t xml:space="preserve"> </w:t>
      </w:r>
      <w:r>
        <w:t>present</w:t>
      </w:r>
      <w:r>
        <w:t xml:space="preserve"> </w:t>
      </w:r>
      <w:del w:id="3182" w:author="Leon Sandler" w:date="2026-09-06T00:00:00Z">
        <w:r>
          <w:delText>this</w:delText>
        </w:r>
      </w:del>
      <w:ins w:id="3183" w:author="Leon Sandler" w:date="2026-09-06T00:00:00Z">
        <w:r>
          <w:t>the</w:t>
        </w:r>
      </w:ins>
      <w:r>
        <w:t xml:space="preserve"> </w:t>
      </w:r>
      <w:r>
        <w:t>paper's</w:t>
      </w:r>
      <w:r>
        <w:t xml:space="preserve"> </w:t>
      </w:r>
      <w:del w:id="3184" w:author="Leon Sandler" w:date="2026-09-06T00:00:00Z">
        <w:r>
          <w:delText>principal</w:delText>
        </w:r>
      </w:del>
      <w:ins w:id="3185" w:author="Leon Sandler" w:date="2026-09-06T00:00:00Z">
        <w:r>
          <w:t>original</w:t>
        </w:r>
      </w:ins>
      <w:ins w:id="3186" w:author="Leon Sandler" w:date="2026-09-06T00:00:00Z">
        <w:r>
          <w:t xml:space="preserve"> </w:t>
        </w:r>
      </w:ins>
      <w:ins w:id="3187" w:author="Leon Sandler" w:date="2026-09-06T00:00:00Z">
        <w:r>
          <w:t>engineering</w:t>
        </w:r>
      </w:ins>
      <w:r>
        <w:t xml:space="preserve"> </w:t>
      </w:r>
      <w:r>
        <w:t>contributions:</w:t>
      </w:r>
      <w:r>
        <w:t xml:space="preserve"> </w:t>
      </w:r>
      <w:r>
        <w:t>a</w:t>
      </w:r>
      <w:r>
        <w:t xml:space="preserve"> </w:t>
      </w:r>
      <w:r>
        <w:t>quantitative</w:t>
      </w:r>
      <w:r>
        <w:t xml:space="preserve"> </w:t>
      </w:r>
      <w:r>
        <w:t>test</w:t>
      </w:r>
      <w:r>
        <w:t xml:space="preserve"> </w:t>
      </w:r>
      <w:r>
        <w:t>of</w:t>
      </w:r>
      <w:r>
        <w:t xml:space="preserve"> </w:t>
      </w:r>
      <w:r>
        <w:t>whether</w:t>
      </w:r>
      <w:r>
        <w:t xml:space="preserve"> </w:t>
      </w:r>
      <w:r>
        <w:t>permanent</w:t>
      </w:r>
      <w:r>
        <w:t xml:space="preserve"> </w:t>
      </w:r>
      <w:r>
        <w:t>magnets</w:t>
      </w:r>
      <w:r>
        <w:t xml:space="preserve"> </w:t>
      </w:r>
      <w:r>
        <w:t>can</w:t>
      </w:r>
      <w:r>
        <w:t xml:space="preserve"> </w:t>
      </w:r>
      <w:r>
        <w:t>replace</w:t>
      </w:r>
      <w:r>
        <w:t xml:space="preserve"> </w:t>
      </w:r>
      <w:r>
        <w:t>the</w:t>
      </w:r>
      <w:r>
        <w:t xml:space="preserve"> </w:t>
      </w:r>
      <w:r>
        <w:t>superconducting</w:t>
      </w:r>
      <w:r>
        <w:t xml:space="preserve"> </w:t>
      </w:r>
      <w:r>
        <w:t>moment</w:t>
      </w:r>
      <w:r>
        <w:t xml:space="preserve"> </w:t>
      </w:r>
      <w:r>
        <w:t>source</w:t>
      </w:r>
      <w:r>
        <w:t xml:space="preserve"> </w:t>
      </w:r>
      <w:del w:id="3188" w:author="Leon Sandler" w:date="2026-09-06T00:00:00Z">
        <w:r>
          <w:delText>(§8);</w:delText>
        </w:r>
      </w:del>
      <w:ins w:id="3189" w:author="Leon Sandler" w:date="2026-09-06T00:00:00Z">
        <w:r>
          <w:t>(Section</w:t>
        </w:r>
      </w:ins>
      <w:ins w:id="3190" w:author="Leon Sandler" w:date="2026-09-06T00:00:00Z">
        <w:r>
          <w:t xml:space="preserve"> </w:t>
        </w:r>
      </w:ins>
      <w:ins w:id="3191" w:author="Leon Sandler" w:date="2026-09-06T00:00:00Z">
        <w:r>
          <w:t>7);</w:t>
        </w:r>
      </w:ins>
      <w:r>
        <w:t xml:space="preserve"> </w:t>
      </w:r>
      <w:r>
        <w:t>an</w:t>
      </w:r>
      <w:r>
        <w:t xml:space="preserve"> </w:t>
      </w:r>
      <w:del w:id="3192" w:author="Leon Sandler" w:date="2026-09-06T00:00:00Z">
        <w:r>
          <w:delText>ISRU</w:delText>
        </w:r>
      </w:del>
      <w:ins w:id="3193" w:author="Leon Sandler" w:date="2026-09-06T00:00:00Z">
        <w:r>
          <w:t>in-situ</w:t>
        </w:r>
      </w:ins>
      <w:ins w:id="3194" w:author="Leon Sandler" w:date="2026-09-06T00:00:00Z">
        <w:r>
          <w:t xml:space="preserve"> </w:t>
        </w:r>
      </w:ins>
      <w:ins w:id="3195" w:author="Leon Sandler" w:date="2026-09-06T00:00:00Z">
        <w:r>
          <w:t>resource</w:t>
        </w:r>
      </w:ins>
      <w:ins w:id="3196" w:author="Leon Sandler" w:date="2026-09-06T00:00:00Z">
        <w:r>
          <w:t xml:space="preserve"> </w:t>
        </w:r>
      </w:ins>
      <w:ins w:id="3197" w:author="Leon Sandler" w:date="2026-09-06T00:00:00Z">
        <w:r>
          <w:t>utilization</w:t>
        </w:r>
      </w:ins>
      <w:ins w:id="3198" w:author="Leon Sandler" w:date="2026-09-06T00:00:00Z">
        <w:r>
          <w:t xml:space="preserve"> </w:t>
        </w:r>
      </w:ins>
      <w:ins w:id="3199" w:author="Leon Sandler" w:date="2026-09-06T00:00:00Z">
        <w:r>
          <w:t>(ISRU)</w:t>
        </w:r>
      </w:ins>
      <w:r>
        <w:t xml:space="preserve"> </w:t>
      </w:r>
      <w:r>
        <w:t>architecture</w:t>
      </w:r>
      <w:r>
        <w:t xml:space="preserve"> </w:t>
      </w:r>
      <w:del w:id="3200" w:author="Leon Sandler" w:date="2026-09-06T00:00:00Z">
        <w:r>
          <w:delText>that</w:delText>
        </w:r>
      </w:del>
      <w:del w:id="3201" w:author="Leon Sandler" w:date="2026-09-06T00:00:00Z">
        <w:r>
          <w:delText> </w:delText>
        </w:r>
      </w:del>
      <w:del w:id="3202" w:author="Leon Sandler" w:date="2026-09-06T00:00:00Z">
        <w:r>
          <w:delText>substitutes</w:delText>
        </w:r>
      </w:del>
      <w:ins w:id="3203" w:author="Leon Sandler" w:date="2026-09-06T00:00:00Z">
        <w:r>
          <w:t>substituting</w:t>
        </w:r>
      </w:ins>
      <w:r>
        <w:t xml:space="preserve"> </w:t>
      </w:r>
      <w:r>
        <w:t>regolith-derived</w:t>
      </w:r>
      <w:r>
        <w:t xml:space="preserve"> </w:t>
      </w:r>
      <w:r>
        <w:t>structure</w:t>
      </w:r>
      <w:r>
        <w:t xml:space="preserve"> </w:t>
      </w:r>
      <w:r>
        <w:t>for</w:t>
      </w:r>
      <w:r>
        <w:t xml:space="preserve"> </w:t>
      </w:r>
      <w:r>
        <w:t>Earth-launched</w:t>
      </w:r>
      <w:r>
        <w:t xml:space="preserve"> </w:t>
      </w:r>
      <w:r>
        <w:t>structural</w:t>
      </w:r>
      <w:r>
        <w:t xml:space="preserve"> </w:t>
      </w:r>
      <w:del w:id="3204" w:author="Leon Sandler" w:date="2026-09-06T00:00:00Z">
        <w:r>
          <w:delText>mass,</w:delText>
        </w:r>
      </w:del>
      <w:ins w:id="3205" w:author="Leon Sandler" w:date="2026-09-06T00:00:00Z">
        <w:r>
          <w:t>mass</w:t>
        </w:r>
      </w:ins>
      <w:r>
        <w:t xml:space="preserve"> </w:t>
      </w:r>
      <w:del w:id="3206" w:author="Leon Sandler" w:date="2026-09-06T00:00:00Z">
        <w:r>
          <w:delText>evaluated</w:delText>
        </w:r>
      </w:del>
      <w:ins w:id="3207" w:author="Leon Sandler" w:date="2026-09-06T00:00:00Z">
        <w:r>
          <w:t>(Section</w:t>
        </w:r>
      </w:ins>
      <w:r>
        <w:t xml:space="preserve"> </w:t>
      </w:r>
      <w:del w:id="3208" w:author="Leon Sandler" w:date="2026-09-06T00:00:00Z">
        <w:r>
          <w:delText>across</w:delText>
        </w:r>
      </w:del>
      <w:del w:id="3209" w:author="Leon Sandler" w:date="2026-09-06T00:00:00Z">
        <w:r>
          <w:delText> </w:delText>
        </w:r>
      </w:del>
      <w:del w:id="3210" w:author="Leon Sandler" w:date="2026-09-06T00:00:00Z">
        <w:r>
          <w:delText>a</w:delText>
        </w:r>
      </w:del>
      <w:del w:id="3211" w:author="Leon Sandler" w:date="2026-09-06T00:00:00Z">
        <w:r>
          <w:delText> </w:delText>
        </w:r>
      </w:del>
      <w:del w:id="3212" w:author="Leon Sandler" w:date="2026-09-06T00:00:00Z">
        <w:r>
          <w:delText>four-architecture</w:delText>
        </w:r>
      </w:del>
      <w:del w:id="3213" w:author="Leon Sandler" w:date="2026-09-06T00:00:00Z">
        <w:r>
          <w:delText> </w:delText>
        </w:r>
      </w:del>
      <w:del w:id="3214" w:author="Leon Sandler" w:date="2026-09-06T00:00:00Z">
        <w:r>
          <w:delText>comparison</w:delText>
        </w:r>
      </w:del>
      <w:ins w:id="3215" w:author="Leon Sandler" w:date="2026-09-06T00:00:00Z">
        <w:r>
          <w:t>8);</w:t>
        </w:r>
      </w:ins>
      <w:r>
        <w:t xml:space="preserve"> </w:t>
      </w:r>
      <w:r>
        <w:t>and</w:t>
      </w:r>
      <w:del w:id="3216" w:author="Leon Sandler" w:date="2026-09-06T00:00:00Z">
        <w:r>
          <w:delText> </w:delText>
        </w:r>
      </w:del>
      <w:del w:id="3217" w:author="Leon Sandler" w:date="2026-09-06T00:00:00Z">
        <w:r>
          <w:delText>a</w:delText>
        </w:r>
      </w:del>
      <w:del w:id="3218" w:author="Leon Sandler" w:date="2026-09-06T00:00:00Z">
        <w:r>
          <w:delText> </w:delText>
        </w:r>
      </w:del>
      <w:del w:id="3219" w:author="Leon Sandler" w:date="2026-09-06T00:00:00Z">
        <w:r>
          <w:delText>sensitivity</w:delText>
        </w:r>
      </w:del>
      <w:del w:id="3220" w:author="Leon Sandler" w:date="2026-09-06T00:00:00Z">
        <w:r>
          <w:delText> </w:delText>
        </w:r>
      </w:del>
      <w:del w:id="3221" w:author="Leon Sandler" w:date="2026-09-06T00:00:00Z">
        <w:r>
          <w:delText>sweep</w:delText>
        </w:r>
      </w:del>
      <w:del w:id="3222" w:author="Leon Sandler" w:date="2026-09-06T00:00:00Z">
        <w:r>
          <w:delText> </w:delText>
        </w:r>
      </w:del>
      <w:del w:id="3223" w:author="Leon Sandler" w:date="2026-09-06T00:00:00Z">
        <w:r>
          <w:delText>on</w:delText>
        </w:r>
      </w:del>
      <w:del w:id="3224" w:author="Leon Sandler" w:date="2026-09-06T00:00:00Z">
        <w:r>
          <w:delText> </w:delText>
        </w:r>
      </w:del>
      <w:del w:id="3225" w:author="Leon Sandler" w:date="2026-09-06T00:00:00Z">
        <w:r>
          <w:delText>the</w:delText>
        </w:r>
      </w:del>
      <w:del w:id="3226" w:author="Leon Sandler" w:date="2026-09-06T00:00:00Z">
        <w:r>
          <w:delText> </w:delText>
        </w:r>
      </w:del>
      <w:del w:id="3227" w:author="Leon Sandler" w:date="2026-09-06T00:00:00Z">
        <w:r>
          <w:delText>key</w:delText>
        </w:r>
      </w:del>
      <w:del w:id="3228" w:author="Leon Sandler" w:date="2026-09-06T00:00:00Z">
        <w:r>
          <w:delText> </w:delText>
        </w:r>
      </w:del>
      <w:del w:id="3229" w:author="Leon Sandler" w:date="2026-09-06T00:00:00Z">
        <w:r>
          <w:delText>uncertain</w:delText>
        </w:r>
      </w:del>
      <w:del w:id="3230" w:author="Leon Sandler" w:date="2026-09-06T00:00:00Z">
        <w:r>
          <w:delText> </w:delText>
        </w:r>
      </w:del>
      <w:del w:id="3231" w:author="Leon Sandler" w:date="2026-09-06T00:00:00Z">
        <w:r>
          <w:delText>construction</w:delText>
        </w:r>
      </w:del>
      <w:del w:id="3232" w:author="Leon Sandler" w:date="2026-09-06T00:00:00Z">
        <w:r>
          <w:delText> </w:delText>
        </w:r>
      </w:del>
      <w:del w:id="3233" w:author="Leon Sandler" w:date="2026-09-06T00:00:00Z">
        <w:r>
          <w:delText>assumption</w:delText>
        </w:r>
      </w:del>
      <w:del w:id="3234" w:author="Leon Sandler" w:date="2026-09-06T00:00:00Z">
        <w:r>
          <w:delText> </w:delText>
        </w:r>
      </w:del>
      <w:del w:id="3235" w:author="Leon Sandler" w:date="2026-09-06T00:00:00Z">
        <w:r>
          <w:delText>(§9);</w:delText>
        </w:r>
      </w:del>
      <w:r>
        <w:t xml:space="preserve"> </w:t>
      </w:r>
      <w:r>
        <w:t>a</w:t>
      </w:r>
      <w:r>
        <w:t xml:space="preserve"> </w:t>
      </w:r>
      <w:r>
        <w:t>propagated</w:t>
      </w:r>
      <w:r>
        <w:t xml:space="preserve"> </w:t>
      </w:r>
      <w:r>
        <w:t>engineering</w:t>
      </w:r>
      <w:r>
        <w:t xml:space="preserve"> </w:t>
      </w:r>
      <w:r>
        <w:t>mass</w:t>
      </w:r>
      <w:r>
        <w:t xml:space="preserve"> </w:t>
      </w:r>
      <w:r>
        <w:t>budget</w:t>
      </w:r>
      <w:r>
        <w:t xml:space="preserve"> </w:t>
      </w:r>
      <w:del w:id="3236" w:author="Leon Sandler" w:date="2026-09-06T00:00:00Z">
        <w:r>
          <w:delText>superseding</w:delText>
        </w:r>
      </w:del>
      <w:ins w:id="3237" w:author="Leon Sandler" w:date="2026-09-06T00:00:00Z">
        <w:r>
          <w:t>with</w:t>
        </w:r>
      </w:ins>
      <w:ins w:id="3238" w:author="Leon Sandler" w:date="2026-09-06T00:00:00Z">
        <w:r>
          <w:t xml:space="preserve"> </w:t>
        </w:r>
      </w:ins>
      <w:ins w:id="3239" w:author="Leon Sandler" w:date="2026-09-06T00:00:00Z">
        <w:r>
          <w:t>explicit</w:t>
        </w:r>
      </w:ins>
      <w:ins w:id="3240" w:author="Leon Sandler" w:date="2026-09-06T00:00:00Z">
        <w:r>
          <w:t xml:space="preserve"> </w:t>
        </w:r>
      </w:ins>
      <w:ins w:id="3241" w:author="Leon Sandler" w:date="2026-09-06T00:00:00Z">
        <w:r>
          <w:t>uncertainty</w:t>
        </w:r>
      </w:ins>
      <w:ins w:id="3242" w:author="Leon Sandler" w:date="2026-09-06T00:00:00Z">
        <w:r>
          <w:t xml:space="preserve"> </w:t>
        </w:r>
      </w:ins>
      <w:ins w:id="3243" w:author="Leon Sandler" w:date="2026-09-06T00:00:00Z">
        <w:r>
          <w:t>quantification</w:t>
        </w:r>
      </w:ins>
      <w:ins w:id="3244" w:author="Leon Sandler" w:date="2026-09-06T00:00:00Z">
        <w:r>
          <w:t xml:space="preserve"> </w:t>
        </w:r>
      </w:ins>
      <w:ins w:id="3245" w:author="Leon Sandler" w:date="2026-09-06T00:00:00Z">
        <w:r>
          <w:t>(Section</w:t>
        </w:r>
      </w:ins>
      <w:ins w:id="3246" w:author="Leon Sandler" w:date="2026-09-06T00:00:00Z">
        <w:r>
          <w:t xml:space="preserve"> </w:t>
        </w:r>
      </w:ins>
      <w:ins w:id="3247" w:author="Leon Sandler" w:date="2026-09-06T00:00:00Z">
        <w:r>
          <w:t>9).</w:t>
        </w:r>
      </w:ins>
      <w:ins w:id="3248" w:author="Leon Sandler" w:date="2026-09-06T00:00:00Z">
        <w:r>
          <w:t xml:space="preserve"> </w:t>
        </w:r>
      </w:ins>
      <w:ins w:id="3249" w:author="Leon Sandler" w:date="2026-09-06T00:00:00Z">
        <w:r>
          <w:t>Section</w:t>
        </w:r>
      </w:ins>
      <w:ins w:id="3250" w:author="Leon Sandler" w:date="2026-09-06T00:00:00Z">
        <w:r>
          <w:t xml:space="preserve"> </w:t>
        </w:r>
      </w:ins>
      <w:ins w:id="3251" w:author="Leon Sandler" w:date="2026-09-06T00:00:00Z">
        <w:r>
          <w:t>10</w:t>
        </w:r>
      </w:ins>
      <w:ins w:id="3252" w:author="Leon Sandler" w:date="2026-09-06T00:00:00Z">
        <w:r>
          <w:t xml:space="preserve"> </w:t>
        </w:r>
      </w:ins>
      <w:ins w:id="3253" w:author="Leon Sandler" w:date="2026-09-06T00:00:00Z">
        <w:r>
          <w:t>is</w:t>
        </w:r>
      </w:ins>
      <w:ins w:id="3254" w:author="Leon Sandler" w:date="2026-09-06T00:00:00Z">
        <w:r>
          <w:t xml:space="preserve"> </w:t>
        </w:r>
      </w:ins>
      <w:ins w:id="3255" w:author="Leon Sandler" w:date="2026-09-06T00:00:00Z">
        <w:r>
          <w:t>substantially</w:t>
        </w:r>
      </w:ins>
      <w:ins w:id="3256" w:author="Leon Sandler" w:date="2026-09-06T00:00:00Z">
        <w:r>
          <w:t xml:space="preserve"> </w:t>
        </w:r>
      </w:ins>
      <w:ins w:id="3257" w:author="Leon Sandler" w:date="2026-09-06T00:00:00Z">
        <w:r>
          <w:t>expanded</w:t>
        </w:r>
      </w:ins>
      <w:ins w:id="3258" w:author="Leon Sandler" w:date="2026-09-06T00:00:00Z">
        <w:r>
          <w:t xml:space="preserve"> </w:t>
        </w:r>
      </w:ins>
      <w:ins w:id="3259" w:author="Leon Sandler" w:date="2026-09-06T00:00:00Z">
        <w:r>
          <w:t>from</w:t>
        </w:r>
      </w:ins>
      <w:r>
        <w:t xml:space="preserve"> </w:t>
      </w:r>
      <w:r>
        <w:t>the</w:t>
      </w:r>
      <w:r>
        <w:t xml:space="preserve"> </w:t>
      </w:r>
      <w:del w:id="3260" w:author="Leon Sandler" w:date="2026-09-06T00:00:00Z">
        <w:r>
          <w:delText>prior</w:delText>
        </w:r>
      </w:del>
      <w:ins w:id="3261" w:author="Leon Sandler" w:date="2026-09-06T00:00:00Z">
        <w:r>
          <w:t>original</w:t>
        </w:r>
      </w:ins>
      <w:r>
        <w:t xml:space="preserve"> </w:t>
      </w:r>
      <w:del w:id="3262" w:author="Leon Sandler" w:date="2026-09-06T00:00:00Z">
        <w:r>
          <w:delText>point</w:delText>
        </w:r>
      </w:del>
      <w:del w:id="3263" w:author="Leon Sandler" w:date="2026-09-06T00:00:00Z">
        <w:r>
          <w:delText> </w:delText>
        </w:r>
      </w:del>
      <w:del w:id="3264" w:author="Leon Sandler" w:date="2026-09-06T00:00:00Z">
        <w:r>
          <w:delText>estimate</w:delText>
        </w:r>
      </w:del>
      <w:del w:id="3265" w:author="Leon Sandler" w:date="2026-09-06T00:00:00Z">
        <w:r>
          <w:delText> </w:delText>
        </w:r>
      </w:del>
      <w:del w:id="3266" w:author="Leon Sandler" w:date="2026-09-06T00:00:00Z">
        <w:r>
          <w:delText>(§10);</w:delText>
        </w:r>
      </w:del>
      <w:ins w:id="3267" w:author="Leon Sandler" w:date="2026-09-06T00:00:00Z">
        <w:r>
          <w:t>submission</w:t>
        </w:r>
      </w:ins>
      <w:r>
        <w:t xml:space="preserve"> </w:t>
      </w:r>
      <w:r>
        <w:t>and</w:t>
      </w:r>
      <w:r>
        <w:t xml:space="preserve"> </w:t>
      </w:r>
      <w:del w:id="3268" w:author="Leon Sandler" w:date="2026-09-06T00:00:00Z">
        <w:r>
          <w:delText>a</w:delText>
        </w:r>
      </w:del>
      <w:ins w:id="3269" w:author="Leon Sandler" w:date="2026-09-06T00:00:00Z">
        <w:r>
          <w:t>connects</w:t>
        </w:r>
      </w:ins>
      <w:r>
        <w:t xml:space="preserve"> </w:t>
      </w:r>
      <w:del w:id="3270" w:author="Leon Sandler" w:date="2026-09-06T00:00:00Z">
        <w:r>
          <w:delText>first-order</w:delText>
        </w:r>
      </w:del>
      <w:ins w:id="3271" w:author="Leon Sandler" w:date="2026-09-06T00:00:00Z">
        <w:r>
          <w:t>the</w:t>
        </w:r>
      </w:ins>
      <w:ins w:id="3272" w:author="Leon Sandler" w:date="2026-09-06T00:00:00Z">
        <w:r>
          <w:t xml:space="preserve"> </w:t>
        </w:r>
      </w:ins>
      <w:ins w:id="3273" w:author="Leon Sandler" w:date="2026-09-06T00:00:00Z">
        <w:r>
          <w:t>paper's</w:t>
        </w:r>
      </w:ins>
      <w:r>
        <w:t xml:space="preserve"> </w:t>
      </w:r>
      <w:r>
        <w:t>SEP</w:t>
      </w:r>
      <w:r>
        <w:t xml:space="preserve"> </w:t>
      </w:r>
      <w:r>
        <w:t>energy-fluence</w:t>
      </w:r>
      <w:r>
        <w:t xml:space="preserve"> </w:t>
      </w:r>
      <w:ins w:id="3274" w:author="Leon Sandler" w:date="2026-09-06T00:00:00Z">
        <w:r>
          <w:t>metric</w:t>
        </w:r>
      </w:ins>
      <w:ins w:id="3275" w:author="Leon Sandler" w:date="2026-09-06T00:00:00Z">
        <w:r>
          <w:t xml:space="preserve"> </w:t>
        </w:r>
      </w:ins>
      <w:ins w:id="3276" w:author="Leon Sandler" w:date="2026-09-06T00:00:00Z">
        <w:r>
          <w:t>to</w:t>
        </w:r>
      </w:ins>
      <w:ins w:id="3277" w:author="Leon Sandler" w:date="2026-09-06T00:00:00Z">
        <w:r>
          <w:t xml:space="preserve"> </w:t>
        </w:r>
      </w:ins>
      <w:ins w:id="3278" w:author="Leon Sandler" w:date="2026-09-06T00:00:00Z">
        <w:r>
          <w:t>human</w:t>
        </w:r>
      </w:ins>
      <w:ins w:id="3279" w:author="Leon Sandler" w:date="2026-09-06T00:00:00Z">
        <w:r>
          <w:t xml:space="preserve"> </w:t>
        </w:r>
      </w:ins>
      <w:ins w:id="3280" w:author="Leon Sandler" w:date="2026-09-06T00:00:00Z">
        <w:r>
          <w:t>and</w:t>
        </w:r>
      </w:ins>
      <w:ins w:id="3281" w:author="Leon Sandler" w:date="2026-09-06T00:00:00Z">
        <w:r>
          <w:t xml:space="preserve"> </w:t>
        </w:r>
      </w:ins>
      <w:ins w:id="3282" w:author="Leon Sandler" w:date="2026-09-06T00:00:00Z">
        <w:r>
          <w:t>technological</w:t>
        </w:r>
      </w:ins>
      <w:ins w:id="3283" w:author="Leon Sandler" w:date="2026-09-06T00:00:00Z">
        <w:r>
          <w:t xml:space="preserve"> </w:t>
        </w:r>
      </w:ins>
      <w:ins w:id="3284" w:author="Leon Sandler" w:date="2026-09-06T00:00:00Z">
        <w:r>
          <w:t>impact,</w:t>
        </w:r>
      </w:ins>
      <w:ins w:id="3285" w:author="Leon Sandler" w:date="2026-09-06T00:00:00Z">
        <w:r>
          <w:t xml:space="preserve"> </w:t>
        </w:r>
      </w:ins>
      <w:ins w:id="3286" w:author="Leon Sandler" w:date="2026-09-06T00:00:00Z">
        <w:r>
          <w:t>benchmarking</w:t>
        </w:r>
      </w:ins>
      <w:ins w:id="3287" w:author="Leon Sandler" w:date="2026-09-06T00:00:00Z">
        <w:r>
          <w:t xml:space="preserve"> </w:t>
        </w:r>
      </w:ins>
      <w:ins w:id="3288" w:author="Leon Sandler" w:date="2026-09-06T00:00:00Z">
        <w:r>
          <w:t>against</w:t>
        </w:r>
      </w:ins>
      <w:ins w:id="3289" w:author="Leon Sandler" w:date="2026-09-06T00:00:00Z">
        <w:r>
          <w:t xml:space="preserve"> </w:t>
        </w:r>
      </w:ins>
      <w:ins w:id="3290" w:author="Leon Sandler" w:date="2026-09-06T00:00:00Z">
        <w:r>
          <w:t>water-filled</w:t>
        </w:r>
      </w:ins>
      <w:ins w:id="3291" w:author="Leon Sandler" w:date="2026-09-06T00:00:00Z">
        <w:r>
          <w:t xml:space="preserve"> </w:t>
        </w:r>
      </w:ins>
      <w:ins w:id="3292" w:author="Leon Sandler" w:date="2026-09-06T00:00:00Z">
        <w:r>
          <w:t>wearable</w:t>
        </w:r>
      </w:ins>
      <w:ins w:id="3293" w:author="Leon Sandler" w:date="2026-09-06T00:00:00Z">
        <w:r>
          <w:t xml:space="preserve"> </w:t>
        </w:r>
      </w:ins>
      <w:ins w:id="3294" w:author="Leon Sandler" w:date="2026-09-06T00:00:00Z">
        <w:r>
          <w:t>shielding,</w:t>
        </w:r>
      </w:ins>
      <w:ins w:id="3295" w:author="Leon Sandler" w:date="2026-09-06T00:00:00Z">
        <w:r>
          <w:t xml:space="preserve"> </w:t>
        </w:r>
      </w:ins>
      <w:ins w:id="3296" w:author="Leon Sandler" w:date="2026-09-06T00:00:00Z">
        <w:r>
          <w:t>regolith</w:t>
        </w:r>
      </w:ins>
      <w:ins w:id="3297" w:author="Leon Sandler" w:date="2026-09-06T00:00:00Z">
        <w:r>
          <w:t xml:space="preserve"> </w:t>
        </w:r>
      </w:ins>
      <w:ins w:id="3298" w:author="Leon Sandler" w:date="2026-09-06T00:00:00Z">
        <w:r>
          <w:t>cladding,</w:t>
        </w:r>
      </w:ins>
      <w:ins w:id="3299" w:author="Leon Sandler" w:date="2026-09-06T00:00:00Z">
        <w:r>
          <w:t xml:space="preserve"> </w:t>
        </w:r>
      </w:ins>
      <w:ins w:id="3300" w:author="Leon Sandler" w:date="2026-09-06T00:00:00Z">
        <w:r>
          <w:t>and</w:t>
        </w:r>
      </w:ins>
      <w:ins w:id="3301" w:author="Leon Sandler" w:date="2026-09-06T00:00:00Z">
        <w:r>
          <w:t xml:space="preserve"> </w:t>
        </w:r>
      </w:ins>
      <w:ins w:id="3302" w:author="Leon Sandler" w:date="2026-09-06T00:00:00Z">
        <w:r>
          <w:t>storm-shelter</w:t>
        </w:r>
      </w:ins>
      <w:ins w:id="3303" w:author="Leon Sandler" w:date="2026-09-06T00:00:00Z">
        <w:r>
          <w:t xml:space="preserve"> </w:t>
        </w:r>
      </w:ins>
      <w:ins w:id="3304" w:author="Leon Sandler" w:date="2026-09-06T00:00:00Z">
        <w:r>
          <w:t>concepts</w:t>
        </w:r>
      </w:ins>
      <w:ins w:id="3305" w:author="Leon Sandler" w:date="2026-09-06T00:00:00Z">
        <w:r>
          <w:t xml:space="preserve"> </w:t>
        </w:r>
      </w:ins>
      <w:ins w:id="3306" w:author="Leon Sandler" w:date="2026-09-06T00:00:00Z">
        <w:r>
          <w:t>using</w:t>
        </w:r>
      </w:ins>
      <w:ins w:id="3307" w:author="Leon Sandler" w:date="2026-09-06T00:00:00Z">
        <w:r>
          <w:t xml:space="preserve"> </w:t>
        </w:r>
      </w:ins>
      <w:ins w:id="3308" w:author="Leon Sandler" w:date="2026-09-06T00:00:00Z">
        <w:r>
          <w:t>published</w:t>
        </w:r>
      </w:ins>
      <w:ins w:id="3309" w:author="Leon Sandler" w:date="2026-09-06T00:00:00Z">
        <w:r>
          <w:t xml:space="preserve"> </w:t>
        </w:r>
      </w:ins>
      <w:ins w:id="3310" w:author="Leon Sandler" w:date="2026-09-06T00:00:00Z">
        <w:r>
          <w:t>dose</w:t>
        </w:r>
      </w:ins>
      <w:ins w:id="3311" w:author="Leon Sandler" w:date="2026-09-06T00:00:00Z">
        <w:r>
          <w:t xml:space="preserve"> </w:t>
        </w:r>
      </w:ins>
      <w:ins w:id="3312" w:author="Leon Sandler" w:date="2026-09-06T00:00:00Z">
        <w:r>
          <w:t>figures,</w:t>
        </w:r>
      </w:ins>
      <w:ins w:id="3313" w:author="Leon Sandler" w:date="2026-09-06T00:00:00Z">
        <w:r>
          <w:t xml:space="preserve"> </w:t>
        </w:r>
      </w:ins>
      <w:ins w:id="3314" w:author="Leon Sandler" w:date="2026-09-06T00:00:00Z">
        <w:r>
          <w:t>and</w:t>
        </w:r>
      </w:ins>
      <w:ins w:id="3315" w:author="Leon Sandler" w:date="2026-09-06T00:00:00Z">
        <w:r>
          <w:t xml:space="preserve"> </w:t>
        </w:r>
      </w:ins>
      <w:ins w:id="3316" w:author="Leon Sandler" w:date="2026-09-06T00:00:00Z">
        <w:r>
          <w:t>specifying</w:t>
        </w:r>
      </w:ins>
      <w:ins w:id="3317" w:author="Leon Sandler" w:date="2026-09-06T00:00:00Z">
        <w:r>
          <w:t xml:space="preserve"> </w:t>
        </w:r>
      </w:ins>
      <w:ins w:id="3318" w:author="Leon Sandler" w:date="2026-09-06T00:00:00Z">
        <w:r>
          <w:t>the</w:t>
        </w:r>
      </w:ins>
      <w:ins w:id="3319" w:author="Leon Sandler" w:date="2026-09-06T00:00:00Z">
        <w:r>
          <w:t xml:space="preserve"> </w:t>
        </w:r>
      </w:ins>
      <w:ins w:id="3320" w:author="Leon Sandler" w:date="2026-09-06T00:00:00Z">
        <w:r>
          <w:t>transport</w:t>
        </w:r>
      </w:ins>
      <w:ins w:id="3321" w:author="Leon Sandler" w:date="2026-09-06T00:00:00Z">
        <w:r>
          <w:t xml:space="preserve"> </w:t>
        </w:r>
      </w:ins>
      <w:r>
        <w:t>calculation</w:t>
      </w:r>
      <w:r>
        <w:t xml:space="preserve"> </w:t>
      </w:r>
      <w:del w:id="3322" w:author="Leon Sandler" w:date="2026-09-06T00:00:00Z">
        <w:r>
          <w:delText>behind</w:delText>
        </w:r>
      </w:del>
      <w:ins w:id="3323" w:author="Leon Sandler" w:date="2026-09-06T00:00:00Z">
        <w:r>
          <w:t>required</w:t>
        </w:r>
      </w:ins>
      <w:r>
        <w:t xml:space="preserve"> </w:t>
      </w:r>
      <w:del w:id="3324" w:author="Leon Sandler" w:date="2026-09-06T00:00:00Z">
        <w:r>
          <w:delText>regolith,</w:delText>
        </w:r>
      </w:del>
      <w:ins w:id="3325" w:author="Leon Sandler" w:date="2026-09-06T00:00:00Z">
        <w:r>
          <w:t>to</w:t>
        </w:r>
      </w:ins>
      <w:r>
        <w:t xml:space="preserve"> </w:t>
      </w:r>
      <w:del w:id="3326" w:author="Leon Sandler" w:date="2026-09-06T00:00:00Z">
        <w:r>
          <w:delText>together</w:delText>
        </w:r>
      </w:del>
      <w:ins w:id="3327" w:author="Leon Sandler" w:date="2026-09-06T00:00:00Z">
        <w:r>
          <w:t>close</w:t>
        </w:r>
      </w:ins>
      <w:r>
        <w:t xml:space="preserve"> </w:t>
      </w:r>
      <w:del w:id="3328" w:author="Leon Sandler" w:date="2026-09-06T00:00:00Z">
        <w:r>
          <w:delText>with</w:delText>
        </w:r>
      </w:del>
      <w:ins w:id="3329" w:author="Leon Sandler" w:date="2026-09-06T00:00:00Z">
        <w:r>
          <w:t>the</w:t>
        </w:r>
      </w:ins>
      <w:ins w:id="3330" w:author="Leon Sandler" w:date="2026-09-06T00:00:00Z">
        <w:r>
          <w:t xml:space="preserve"> </w:t>
        </w:r>
      </w:ins>
      <w:ins w:id="3331" w:author="Leon Sandler" w:date="2026-09-06T00:00:00Z">
        <w:r>
          <w:t>remaining</w:t>
        </w:r>
      </w:ins>
      <w:ins w:id="3332" w:author="Leon Sandler" w:date="2026-09-06T00:00:00Z">
        <w:r>
          <w:t xml:space="preserve"> </w:t>
        </w:r>
      </w:ins>
      <w:ins w:id="3333" w:author="Leon Sandler" w:date="2026-09-06T00:00:00Z">
        <w:r>
          <w:t>gap</w:t>
        </w:r>
      </w:ins>
      <w:ins w:id="3334" w:author="Leon Sandler" w:date="2026-09-06T00:00:00Z">
        <w:r>
          <w:t xml:space="preserve"> </w:t>
        </w:r>
      </w:ins>
      <w:ins w:id="3335" w:author="Leon Sandler" w:date="2026-09-06T00:00:00Z">
        <w:r>
          <w:t>to</w:t>
        </w:r>
      </w:ins>
      <w:r>
        <w:t xml:space="preserve"> </w:t>
      </w:r>
      <w:r>
        <w:t>a</w:t>
      </w:r>
      <w:r>
        <w:t xml:space="preserve"> </w:t>
      </w:r>
      <w:del w:id="3336" w:author="Leon Sandler" w:date="2026-09-06T00:00:00Z">
        <w:r>
          <w:delText>fully</w:delText>
        </w:r>
      </w:del>
      <w:ins w:id="3337" w:author="Leon Sandler" w:date="2026-09-06T00:00:00Z">
        <w:r>
          <w:t>genuine</w:t>
        </w:r>
      </w:ins>
      <w:r>
        <w:t xml:space="preserve"> </w:t>
      </w:r>
      <w:del w:id="3338" w:author="Leon Sandler" w:date="2026-09-06T00:00:00Z">
        <w:r>
          <w:delText>specified</w:delText>
        </w:r>
      </w:del>
      <w:ins w:id="3339" w:author="Leon Sandler" w:date="2026-09-06T00:00:00Z">
        <w:r>
          <w:t>dose-based</w:t>
        </w:r>
      </w:ins>
      <w:r>
        <w:t xml:space="preserve"> </w:t>
      </w:r>
      <w:del w:id="3340" w:author="Leon Sandler" w:date="2026-09-06T00:00:00Z">
        <w:r>
          <w:delText>transport-code</w:delText>
        </w:r>
      </w:del>
      <w:ins w:id="3341" w:author="Leon Sandler" w:date="2026-09-06T00:00:00Z">
        <w:r>
          <w:t>ranking.</w:t>
        </w:r>
      </w:ins>
      <w:r>
        <w:t xml:space="preserve"> </w:t>
      </w:r>
      <w:del w:id="3342" w:author="Leon Sandler" w:date="2026-09-06T00:00:00Z">
        <w:r>
          <w:delText>validation</w:delText>
        </w:r>
      </w:del>
      <w:ins w:id="3343" w:author="Leon Sandler" w:date="2026-09-06T00:00:00Z">
        <w:r>
          <w:t>Section</w:t>
        </w:r>
      </w:ins>
      <w:r>
        <w:t xml:space="preserve"> </w:t>
      </w:r>
      <w:del w:id="3344" w:author="Leon Sandler" w:date="2026-09-06T00:00:00Z">
        <w:r>
          <w:delText>plan</w:delText>
        </w:r>
      </w:del>
      <w:ins w:id="3345" w:author="Leon Sandler" w:date="2026-09-06T00:00:00Z">
        <w:r>
          <w:t>11</w:t>
        </w:r>
      </w:ins>
      <w:r>
        <w:t xml:space="preserve"> </w:t>
      </w:r>
      <w:del w:id="3346" w:author="Leon Sandler" w:date="2026-09-06T00:00:00Z">
        <w:r>
          <w:delText>(§11).</w:delText>
        </w:r>
      </w:del>
      <w:ins w:id="3347" w:author="Leon Sandler" w:date="2026-09-06T00:00:00Z">
        <w:r>
          <w:t>is</w:t>
        </w:r>
      </w:ins>
      <w:ins w:id="3348" w:author="Leon Sandler" w:date="2026-09-06T00:00:00Z">
        <w:r>
          <w:t xml:space="preserve"> </w:t>
        </w:r>
      </w:ins>
      <w:ins w:id="3349" w:author="Leon Sandler" w:date="2026-09-06T00:00:00Z">
        <w:r>
          <w:t>new</w:t>
        </w:r>
      </w:ins>
      <w:ins w:id="3350" w:author="Leon Sandler" w:date="2026-09-06T00:00:00Z">
        <w:r>
          <w:t xml:space="preserve"> </w:t>
        </w:r>
      </w:ins>
      <w:ins w:id="3351" w:author="Leon Sandler" w:date="2026-09-06T00:00:00Z">
        <w:r>
          <w:t>and</w:t>
        </w:r>
      </w:ins>
      <w:ins w:id="3352" w:author="Leon Sandler" w:date="2026-09-06T00:00:00Z">
        <w:r>
          <w:t xml:space="preserve"> </w:t>
        </w:r>
      </w:ins>
      <w:ins w:id="3353" w:author="Leon Sandler" w:date="2026-09-06T00:00:00Z">
        <w:r>
          <w:t>addresses</w:t>
        </w:r>
      </w:ins>
      <w:ins w:id="3354" w:author="Leon Sandler" w:date="2026-09-06T00:00:00Z">
        <w:r>
          <w:t xml:space="preserve"> </w:t>
        </w:r>
      </w:ins>
      <w:ins w:id="3355" w:author="Leon Sandler" w:date="2026-09-06T00:00:00Z">
        <w:r>
          <w:t>launch</w:t>
        </w:r>
      </w:ins>
      <w:ins w:id="3356" w:author="Leon Sandler" w:date="2026-09-06T00:00:00Z">
        <w:r>
          <w:t xml:space="preserve"> </w:t>
        </w:r>
      </w:ins>
      <w:ins w:id="3357" w:author="Leon Sandler" w:date="2026-09-06T00:00:00Z">
        <w:r>
          <w:t>capacity,</w:t>
        </w:r>
      </w:ins>
      <w:ins w:id="3358" w:author="Leon Sandler" w:date="2026-09-06T00:00:00Z">
        <w:r>
          <w:t xml:space="preserve"> </w:t>
        </w:r>
      </w:ins>
      <w:ins w:id="3359" w:author="Leon Sandler" w:date="2026-09-06T00:00:00Z">
        <w:r>
          <w:t>cryogenic</w:t>
        </w:r>
      </w:ins>
      <w:ins w:id="3360" w:author="Leon Sandler" w:date="2026-09-06T00:00:00Z">
        <w:r>
          <w:t xml:space="preserve"> </w:t>
        </w:r>
      </w:ins>
      <w:ins w:id="3361" w:author="Leon Sandler" w:date="2026-09-06T00:00:00Z">
        <w:r>
          <w:t>cooling,</w:t>
        </w:r>
      </w:ins>
      <w:ins w:id="3362" w:author="Leon Sandler" w:date="2026-09-06T00:00:00Z">
        <w:r>
          <w:t xml:space="preserve"> </w:t>
        </w:r>
      </w:ins>
      <w:ins w:id="3363" w:author="Leon Sandler" w:date="2026-09-06T00:00:00Z">
        <w:r>
          <w:t>electrical</w:t>
        </w:r>
      </w:ins>
      <w:ins w:id="3364" w:author="Leon Sandler" w:date="2026-09-06T00:00:00Z">
        <w:r>
          <w:t xml:space="preserve"> </w:t>
        </w:r>
      </w:ins>
      <w:ins w:id="3365" w:author="Leon Sandler" w:date="2026-09-06T00:00:00Z">
        <w:r>
          <w:t>power,</w:t>
        </w:r>
      </w:ins>
      <w:ins w:id="3366" w:author="Leon Sandler" w:date="2026-09-06T00:00:00Z">
        <w:r>
          <w:t xml:space="preserve"> </w:t>
        </w:r>
      </w:ins>
      <w:ins w:id="3367" w:author="Leon Sandler" w:date="2026-09-06T00:00:00Z">
        <w:r>
          <w:t>and</w:t>
        </w:r>
      </w:ins>
      <w:ins w:id="3368" w:author="Leon Sandler" w:date="2026-09-06T00:00:00Z">
        <w:r>
          <w:t xml:space="preserve"> </w:t>
        </w:r>
      </w:ins>
      <w:ins w:id="3369" w:author="Leon Sandler" w:date="2026-09-06T00:00:00Z">
        <w:r>
          <w:t>reliability</w:t>
        </w:r>
      </w:ins>
      <w:ins w:id="3370" w:author="Leon Sandler" w:date="2026-09-06T00:00:00Z">
        <w:r>
          <w:t xml:space="preserve"> </w:t>
        </w:r>
      </w:ins>
      <w:ins w:id="3371" w:author="Leon Sandler" w:date="2026-09-06T00:00:00Z">
        <w:r>
          <w:t>—</w:t>
        </w:r>
      </w:ins>
      <w:ins w:id="3372" w:author="Leon Sandler" w:date="2026-09-06T00:00:00Z">
        <w:r>
          <w:t xml:space="preserve"> </w:t>
        </w:r>
      </w:ins>
      <w:ins w:id="3373" w:author="Leon Sandler" w:date="2026-09-06T00:00:00Z">
        <w:r>
          <w:t>the</w:t>
        </w:r>
      </w:ins>
      <w:ins w:id="3374" w:author="Leon Sandler" w:date="2026-09-06T00:00:00Z">
        <w:r>
          <w:t xml:space="preserve"> </w:t>
        </w:r>
      </w:ins>
      <w:ins w:id="3375" w:author="Leon Sandler" w:date="2026-09-06T00:00:00Z">
        <w:r>
          <w:t>feasibility</w:t>
        </w:r>
      </w:ins>
      <w:ins w:id="3376" w:author="Leon Sandler" w:date="2026-09-06T00:00:00Z">
        <w:r>
          <w:t xml:space="preserve"> </w:t>
        </w:r>
      </w:ins>
      <w:ins w:id="3377" w:author="Leon Sandler" w:date="2026-09-06T00:00:00Z">
        <w:r>
          <w:t>dimensions</w:t>
        </w:r>
      </w:ins>
      <w:ins w:id="3378" w:author="Leon Sandler" w:date="2026-09-06T00:00:00Z">
        <w:r>
          <w:t xml:space="preserve"> </w:t>
        </w:r>
      </w:ins>
      <w:ins w:id="3379" w:author="Leon Sandler" w:date="2026-09-06T00:00:00Z">
        <w:r>
          <w:t>the</w:t>
        </w:r>
      </w:ins>
      <w:ins w:id="3380" w:author="Leon Sandler" w:date="2026-09-06T00:00:00Z">
        <w:r>
          <w:t xml:space="preserve"> </w:t>
        </w:r>
      </w:ins>
      <w:ins w:id="3381" w:author="Leon Sandler" w:date="2026-09-06T00:00:00Z">
        <w:r>
          <w:t>editor</w:t>
        </w:r>
      </w:ins>
      <w:ins w:id="3382" w:author="Leon Sandler" w:date="2026-09-06T00:00:00Z">
        <w:r>
          <w:t xml:space="preserve"> </w:t>
        </w:r>
      </w:ins>
      <w:ins w:id="3383" w:author="Leon Sandler" w:date="2026-09-06T00:00:00Z">
        <w:r>
          <w:t>identified</w:t>
        </w:r>
      </w:ins>
      <w:ins w:id="3384" w:author="Leon Sandler" w:date="2026-09-06T00:00:00Z">
        <w:r>
          <w:t xml:space="preserve"> </w:t>
        </w:r>
      </w:ins>
      <w:ins w:id="3385" w:author="Leon Sandler" w:date="2026-09-06T00:00:00Z">
        <w:r>
          <w:t>as</w:t>
        </w:r>
      </w:ins>
      <w:ins w:id="3386" w:author="Leon Sandler" w:date="2026-09-06T00:00:00Z">
        <w:r>
          <w:t xml:space="preserve"> </w:t>
        </w:r>
      </w:ins>
      <w:ins w:id="3387" w:author="Leon Sandler" w:date="2026-09-06T00:00:00Z">
        <w:r>
          <w:t>insufficiently</w:t>
        </w:r>
      </w:ins>
      <w:ins w:id="3388" w:author="Leon Sandler" w:date="2026-09-06T00:00:00Z">
        <w:r>
          <w:t xml:space="preserve"> </w:t>
        </w:r>
      </w:ins>
      <w:ins w:id="3389" w:author="Leon Sandler" w:date="2026-09-06T00:00:00Z">
        <w:r>
          <w:t>treated.</w:t>
        </w:r>
      </w:ins>
      <w:r>
        <w:t xml:space="preserve"> </w:t>
      </w:r>
      <w:r>
        <w:t>Section</w:t>
      </w:r>
      <w:r>
        <w:t xml:space="preserve"> </w:t>
      </w:r>
      <w:r>
        <w:t>12</w:t>
      </w:r>
      <w:r>
        <w:t xml:space="preserve"> </w:t>
      </w:r>
      <w:r>
        <w:t>assesses</w:t>
      </w:r>
      <w:r>
        <w:t xml:space="preserve"> </w:t>
      </w:r>
      <w:r>
        <w:t>technology</w:t>
      </w:r>
      <w:r>
        <w:t xml:space="preserve"> </w:t>
      </w:r>
      <w:r>
        <w:t>readiness</w:t>
      </w:r>
      <w:r>
        <w:t xml:space="preserve"> </w:t>
      </w:r>
      <w:r>
        <w:t>by</w:t>
      </w:r>
      <w:r>
        <w:t xml:space="preserve"> </w:t>
      </w:r>
      <w:del w:id="3390" w:author="Leon Sandler" w:date="2026-09-06T00:00:00Z">
        <w:r>
          <w:delText>subsystem,</w:delText>
        </w:r>
      </w:del>
      <w:ins w:id="3391" w:author="Leon Sandler" w:date="2026-09-06T00:00:00Z">
        <w:r>
          <w:t>subsystem;</w:t>
        </w:r>
      </w:ins>
      <w:r>
        <w:t xml:space="preserve"> </w:t>
      </w:r>
      <w:r>
        <w:t>Section</w:t>
      </w:r>
      <w:r>
        <w:t xml:space="preserve"> </w:t>
      </w:r>
      <w:r>
        <w:t>13</w:t>
      </w:r>
      <w:ins w:id="3392" w:author="Leon Sandler" w:date="2026-09-06T00:00:00Z">
        <w:r>
          <w:t xml:space="preserve"> </w:t>
        </w:r>
      </w:ins>
      <w:ins w:id="3393" w:author="Leon Sandler" w:date="2026-09-06T00:00:00Z">
        <w:r>
          <w:t>discusses</w:t>
        </w:r>
      </w:ins>
      <w:ins w:id="3394" w:author="Leon Sandler" w:date="2026-09-06T00:00:00Z">
        <w:r>
          <w:t xml:space="preserve"> </w:t>
        </w:r>
      </w:ins>
      <w:ins w:id="3395" w:author="Leon Sandler" w:date="2026-09-06T00:00:00Z">
        <w:r>
          <w:t>the</w:t>
        </w:r>
      </w:ins>
      <w:ins w:id="3396" w:author="Leon Sandler" w:date="2026-09-06T00:00:00Z">
        <w:r>
          <w:t xml:space="preserve"> </w:t>
        </w:r>
      </w:ins>
      <w:ins w:id="3397" w:author="Leon Sandler" w:date="2026-09-06T00:00:00Z">
        <w:r>
          <w:t>paper's</w:t>
        </w:r>
      </w:ins>
      <w:ins w:id="3398" w:author="Leon Sandler" w:date="2026-09-06T00:00:00Z">
        <w:r>
          <w:t xml:space="preserve"> </w:t>
        </w:r>
      </w:ins>
      <w:ins w:id="3399" w:author="Leon Sandler" w:date="2026-09-06T00:00:00Z">
        <w:r>
          <w:t>results</w:t>
        </w:r>
      </w:ins>
      <w:ins w:id="3400" w:author="Leon Sandler" w:date="2026-09-06T00:00:00Z">
        <w:r>
          <w:t xml:space="preserve"> </w:t>
        </w:r>
      </w:ins>
      <w:ins w:id="3401" w:author="Leon Sandler" w:date="2026-09-06T00:00:00Z">
        <w:r>
          <w:t>and</w:t>
        </w:r>
      </w:ins>
      <w:ins w:id="3402" w:author="Leon Sandler" w:date="2026-09-06T00:00:00Z">
        <w:r>
          <w:t xml:space="preserve"> </w:t>
        </w:r>
      </w:ins>
      <w:ins w:id="3403" w:author="Leon Sandler" w:date="2026-09-06T00:00:00Z">
        <w:r>
          <w:t>their</w:t>
        </w:r>
      </w:ins>
      <w:ins w:id="3404" w:author="Leon Sandler" w:date="2026-09-06T00:00:00Z">
        <w:r>
          <w:t xml:space="preserve"> </w:t>
        </w:r>
      </w:ins>
      <w:ins w:id="3405" w:author="Leon Sandler" w:date="2026-09-06T00:00:00Z">
        <w:r>
          <w:t>implications;</w:t>
        </w:r>
      </w:ins>
      <w:ins w:id="3406" w:author="Leon Sandler" w:date="2026-09-06T00:00:00Z">
        <w:r>
          <w:t xml:space="preserve"> </w:t>
        </w:r>
      </w:ins>
      <w:ins w:id="3407" w:author="Leon Sandler" w:date="2026-09-06T00:00:00Z">
        <w:r>
          <w:t>Section</w:t>
        </w:r>
      </w:ins>
      <w:ins w:id="3408" w:author="Leon Sandler" w:date="2026-09-06T00:00:00Z">
        <w:r>
          <w:t xml:space="preserve"> </w:t>
        </w:r>
      </w:ins>
      <w:ins w:id="3409" w:author="Leon Sandler" w:date="2026-09-06T00:00:00Z">
        <w:r>
          <w:t>14</w:t>
        </w:r>
      </w:ins>
      <w:r>
        <w:t xml:space="preserve"> </w:t>
      </w:r>
      <w:r>
        <w:t>states</w:t>
      </w:r>
      <w:r>
        <w:t xml:space="preserve"> </w:t>
      </w:r>
      <w:r>
        <w:t>limitations</w:t>
      </w:r>
      <w:r>
        <w:t xml:space="preserve"> </w:t>
      </w:r>
      <w:r>
        <w:t>and</w:t>
      </w:r>
      <w:r>
        <w:t xml:space="preserve"> </w:t>
      </w:r>
      <w:r>
        <w:t>future</w:t>
      </w:r>
      <w:r>
        <w:t xml:space="preserve"> </w:t>
      </w:r>
      <w:del w:id="3410" w:author="Leon Sandler" w:date="2026-09-06T00:00:00Z">
        <w:r>
          <w:delText>work,</w:delText>
        </w:r>
      </w:del>
      <w:ins w:id="3411" w:author="Leon Sandler" w:date="2026-09-06T00:00:00Z">
        <w:r>
          <w:t>work;</w:t>
        </w:r>
      </w:ins>
      <w:r>
        <w:t xml:space="preserve"> </w:t>
      </w:r>
      <w:r>
        <w:t>and</w:t>
      </w:r>
      <w:r>
        <w:t xml:space="preserve"> </w:t>
      </w:r>
      <w:r>
        <w:t>Section</w:t>
      </w:r>
      <w:r>
        <w:t xml:space="preserve"> </w:t>
      </w:r>
      <w:del w:id="3412" w:author="Leon Sandler" w:date="2026-09-06T00:00:00Z">
        <w:r>
          <w:delText>14</w:delText>
        </w:r>
      </w:del>
      <w:ins w:id="3413" w:author="Leon Sandler" w:date="2026-09-06T00:00:00Z">
        <w:r>
          <w:t>15</w:t>
        </w:r>
      </w:ins>
      <w:r>
        <w:t xml:space="preserve"> </w:t>
      </w:r>
      <w:r>
        <w:t>concludes.</w:t>
      </w:r>
    </w:p>
    <w:p>
      <w:r>
        <w:t>2.</w:t>
      </w:r>
      <w:ins w:id="3414" w:author="Leon Sandler" w:date="2026-09-06T00:00:00Z">
        <w:r>
          <w:t xml:space="preserve"> </w:t>
        </w:r>
      </w:ins>
      <w:ins w:id="3415" w:author="Leon Sandler" w:date="2026-09-06T00:00:00Z">
        <w:r>
          <w:t>Radiation</w:t>
        </w:r>
      </w:ins>
      <w:ins w:id="3416" w:author="Leon Sandler" w:date="2026-09-06T00:00:00Z">
        <w:r>
          <w:t xml:space="preserve"> </w:t>
        </w:r>
      </w:ins>
      <w:ins w:id="3417" w:author="Leon Sandler" w:date="2026-09-06T00:00:00Z">
        <w:r>
          <w:t>Protection</w:t>
        </w:r>
      </w:ins>
      <w:ins w:id="3418" w:author="Leon Sandler" w:date="2026-09-06T00:00:00Z">
        <w:r>
          <w:t xml:space="preserve"> </w:t>
        </w:r>
      </w:ins>
      <w:ins w:id="3419" w:author="Leon Sandler" w:date="2026-09-06T00:00:00Z">
        <w:r>
          <w:t>Requirements</w:t>
        </w:r>
      </w:ins>
      <w:ins w:id="3420" w:author="Leon Sandler" w:date="2026-09-06T00:00:00Z">
        <w:r>
          <w:t xml:space="preserve"> </w:t>
        </w:r>
      </w:ins>
      <w:ins w:id="3421" w:author="Leon Sandler" w:date="2026-09-06T00:00:00Z">
        <w:r>
          <w:t>for</w:t>
        </w:r>
      </w:ins>
      <w:ins w:id="3422" w:author="Leon Sandler" w:date="2026-09-06T00:00:00Z">
        <w:r>
          <w:t xml:space="preserve"> </w:t>
        </w:r>
      </w:ins>
      <w:ins w:id="3423" w:author="Leon Sandler" w:date="2026-09-06T00:00:00Z">
        <w:r>
          <w:t>Lunar</w:t>
        </w:r>
      </w:ins>
      <w:ins w:id="3424" w:author="Leon Sandler" w:date="2026-09-06T00:00:00Z">
        <w:r>
          <w:t xml:space="preserve"> </w:t>
        </w:r>
      </w:ins>
      <w:ins w:id="3425" w:author="Leon Sandler" w:date="2026-09-06T00:00:00Z">
        <w:r>
          <w:t>Surface</w:t>
        </w:r>
      </w:ins>
      <w:ins w:id="3426" w:author="Leon Sandler" w:date="2026-09-06T00:00:00Z">
        <w:r>
          <w:t xml:space="preserve"> </w:t>
        </w:r>
      </w:ins>
      <w:ins w:id="3427" w:author="Leon Sandler" w:date="2026-09-06T00:00:00Z">
        <w:r>
          <w:t>Assets</w:t>
        </w:r>
      </w:ins>
    </w:p>
    <w:p>
      <w:ins w:id="3428" w:author="Leon Sandler" w:date="2026-09-06T00:00:00Z">
        <w:r>
          <w:t>A</w:t>
        </w:r>
      </w:ins>
      <w:ins w:id="3429" w:author="Leon Sandler" w:date="2026-09-06T00:00:00Z">
        <w:r>
          <w:t xml:space="preserve"> </w:t>
        </w:r>
      </w:ins>
      <w:ins w:id="3430" w:author="Leon Sandler" w:date="2026-09-06T00:00:00Z">
        <w:r>
          <w:t>recurring</w:t>
        </w:r>
      </w:ins>
      <w:ins w:id="3431" w:author="Leon Sandler" w:date="2026-09-06T00:00:00Z">
        <w:r>
          <w:t xml:space="preserve"> </w:t>
        </w:r>
      </w:ins>
      <w:ins w:id="3432" w:author="Leon Sandler" w:date="2026-09-06T00:00:00Z">
        <w:r>
          <w:t>source</w:t>
        </w:r>
      </w:ins>
      <w:ins w:id="3433" w:author="Leon Sandler" w:date="2026-09-06T00:00:00Z">
        <w:r>
          <w:t xml:space="preserve"> </w:t>
        </w:r>
      </w:ins>
      <w:ins w:id="3434" w:author="Leon Sandler" w:date="2026-09-06T00:00:00Z">
        <w:r>
          <w:t>of</w:t>
        </w:r>
      </w:ins>
      <w:ins w:id="3435" w:author="Leon Sandler" w:date="2026-09-06T00:00:00Z">
        <w:r>
          <w:t xml:space="preserve"> </w:t>
        </w:r>
      </w:ins>
      <w:ins w:id="3436" w:author="Leon Sandler" w:date="2026-09-06T00:00:00Z">
        <w:r>
          <w:t>confusion</w:t>
        </w:r>
      </w:ins>
      <w:ins w:id="3437" w:author="Leon Sandler" w:date="2026-09-06T00:00:00Z">
        <w:r>
          <w:t xml:space="preserve"> </w:t>
        </w:r>
      </w:ins>
      <w:ins w:id="3438" w:author="Leon Sandler" w:date="2026-09-06T00:00:00Z">
        <w:r>
          <w:t>in</w:t>
        </w:r>
      </w:ins>
      <w:ins w:id="3439" w:author="Leon Sandler" w:date="2026-09-06T00:00:00Z">
        <w:r>
          <w:t xml:space="preserve"> </w:t>
        </w:r>
      </w:ins>
      <w:ins w:id="3440" w:author="Leon Sandler" w:date="2026-09-06T00:00:00Z">
        <w:r>
          <w:t>comparing</w:t>
        </w:r>
      </w:ins>
      <w:ins w:id="3441" w:author="Leon Sandler" w:date="2026-09-06T00:00:00Z">
        <w:r>
          <w:t xml:space="preserve"> </w:t>
        </w:r>
      </w:ins>
      <w:ins w:id="3442" w:author="Leon Sandler" w:date="2026-09-06T00:00:00Z">
        <w:r>
          <w:t>active</w:t>
        </w:r>
      </w:ins>
      <w:ins w:id="3443" w:author="Leon Sandler" w:date="2026-09-06T00:00:00Z">
        <w:r>
          <w:t xml:space="preserve"> </w:t>
        </w:r>
      </w:ins>
      <w:ins w:id="3444" w:author="Leon Sandler" w:date="2026-09-06T00:00:00Z">
        <w:r>
          <w:t>and</w:t>
        </w:r>
      </w:ins>
      <w:ins w:id="3445" w:author="Leon Sandler" w:date="2026-09-06T00:00:00Z">
        <w:r>
          <w:t xml:space="preserve"> </w:t>
        </w:r>
      </w:ins>
      <w:ins w:id="3446" w:author="Leon Sandler" w:date="2026-09-06T00:00:00Z">
        <w:r>
          <w:t>passive</w:t>
        </w:r>
      </w:ins>
      <w:ins w:id="3447" w:author="Leon Sandler" w:date="2026-09-06T00:00:00Z">
        <w:r>
          <w:t xml:space="preserve"> </w:t>
        </w:r>
      </w:ins>
      <w:ins w:id="3448" w:author="Leon Sandler" w:date="2026-09-06T00:00:00Z">
        <w:r>
          <w:t>lunar</w:t>
        </w:r>
      </w:ins>
      <w:ins w:id="3449" w:author="Leon Sandler" w:date="2026-09-06T00:00:00Z">
        <w:r>
          <w:t xml:space="preserve"> </w:t>
        </w:r>
      </w:ins>
      <w:ins w:id="3450" w:author="Leon Sandler" w:date="2026-09-06T00:00:00Z">
        <w:r>
          <w:t>radiation</w:t>
        </w:r>
      </w:ins>
      <w:ins w:id="3451" w:author="Leon Sandler" w:date="2026-09-06T00:00:00Z">
        <w:r>
          <w:t xml:space="preserve"> </w:t>
        </w:r>
      </w:ins>
      <w:ins w:id="3452" w:author="Leon Sandler" w:date="2026-09-06T00:00:00Z">
        <w:r>
          <w:t>shielding</w:t>
        </w:r>
      </w:ins>
      <w:ins w:id="3453" w:author="Leon Sandler" w:date="2026-09-06T00:00:00Z">
        <w:r>
          <w:t xml:space="preserve"> </w:t>
        </w:r>
      </w:ins>
      <w:ins w:id="3454" w:author="Leon Sandler" w:date="2026-09-06T00:00:00Z">
        <w:r>
          <w:t>concepts</w:t>
        </w:r>
      </w:ins>
      <w:ins w:id="3455" w:author="Leon Sandler" w:date="2026-09-06T00:00:00Z">
        <w:r>
          <w:t xml:space="preserve"> </w:t>
        </w:r>
      </w:ins>
      <w:ins w:id="3456" w:author="Leon Sandler" w:date="2026-09-06T00:00:00Z">
        <w:r>
          <w:t>is</w:t>
        </w:r>
      </w:ins>
      <w:ins w:id="3457" w:author="Leon Sandler" w:date="2026-09-06T00:00:00Z">
        <w:r>
          <w:t xml:space="preserve"> </w:t>
        </w:r>
      </w:ins>
      <w:ins w:id="3458" w:author="Leon Sandler" w:date="2026-09-06T00:00:00Z">
        <w:r>
          <w:t>that</w:t>
        </w:r>
      </w:ins>
      <w:ins w:id="3459" w:author="Leon Sandler" w:date="2026-09-06T00:00:00Z">
        <w:r>
          <w:t xml:space="preserve"> </w:t>
        </w:r>
      </w:ins>
      <w:ins w:id="3460" w:author="Leon Sandler" w:date="2026-09-06T00:00:00Z">
        <w:r>
          <w:t>different</w:t>
        </w:r>
      </w:ins>
      <w:ins w:id="3461" w:author="Leon Sandler" w:date="2026-09-06T00:00:00Z">
        <w:r>
          <w:t xml:space="preserve"> </w:t>
        </w:r>
      </w:ins>
      <w:ins w:id="3462" w:author="Leon Sandler" w:date="2026-09-06T00:00:00Z">
        <w:r>
          <w:t>classes</w:t>
        </w:r>
      </w:ins>
      <w:ins w:id="3463" w:author="Leon Sandler" w:date="2026-09-06T00:00:00Z">
        <w:r>
          <w:t xml:space="preserve"> </w:t>
        </w:r>
      </w:ins>
      <w:ins w:id="3464" w:author="Leon Sandler" w:date="2026-09-06T00:00:00Z">
        <w:r>
          <w:t>of</w:t>
        </w:r>
      </w:ins>
      <w:ins w:id="3465" w:author="Leon Sandler" w:date="2026-09-06T00:00:00Z">
        <w:r>
          <w:t xml:space="preserve"> </w:t>
        </w:r>
      </w:ins>
      <w:ins w:id="3466" w:author="Leon Sandler" w:date="2026-09-06T00:00:00Z">
        <w:r>
          <w:t>surface</w:t>
        </w:r>
      </w:ins>
      <w:ins w:id="3467" w:author="Leon Sandler" w:date="2026-09-06T00:00:00Z">
        <w:r>
          <w:t xml:space="preserve"> </w:t>
        </w:r>
      </w:ins>
      <w:ins w:id="3468" w:author="Leon Sandler" w:date="2026-09-06T00:00:00Z">
        <w:r>
          <w:t>asset</w:t>
        </w:r>
      </w:ins>
      <w:ins w:id="3469" w:author="Leon Sandler" w:date="2026-09-06T00:00:00Z">
        <w:r>
          <w:t xml:space="preserve"> </w:t>
        </w:r>
      </w:ins>
      <w:ins w:id="3470" w:author="Leon Sandler" w:date="2026-09-06T00:00:00Z">
        <w:r>
          <w:t>have</w:t>
        </w:r>
      </w:ins>
      <w:ins w:id="3471" w:author="Leon Sandler" w:date="2026-09-06T00:00:00Z">
        <w:r>
          <w:t xml:space="preserve"> </w:t>
        </w:r>
      </w:ins>
      <w:ins w:id="3472" w:author="Leon Sandler" w:date="2026-09-06T00:00:00Z">
        <w:r>
          <w:t>fundamentally</w:t>
        </w:r>
      </w:ins>
      <w:ins w:id="3473" w:author="Leon Sandler" w:date="2026-09-06T00:00:00Z">
        <w:r>
          <w:t xml:space="preserve"> </w:t>
        </w:r>
      </w:ins>
      <w:ins w:id="3474" w:author="Leon Sandler" w:date="2026-09-06T00:00:00Z">
        <w:r>
          <w:t>different</w:t>
        </w:r>
      </w:ins>
      <w:ins w:id="3475" w:author="Leon Sandler" w:date="2026-09-06T00:00:00Z">
        <w:r>
          <w:t xml:space="preserve"> </w:t>
        </w:r>
      </w:ins>
      <w:ins w:id="3476" w:author="Leon Sandler" w:date="2026-09-06T00:00:00Z">
        <w:r>
          <w:t>constraints</w:t>
        </w:r>
      </w:ins>
      <w:ins w:id="3477" w:author="Leon Sandler" w:date="2026-09-06T00:00:00Z">
        <w:r>
          <w:t xml:space="preserve"> </w:t>
        </w:r>
      </w:ins>
      <w:ins w:id="3478" w:author="Leon Sandler" w:date="2026-09-06T00:00:00Z">
        <w:r>
          <w:t>on</w:t>
        </w:r>
      </w:ins>
      <w:ins w:id="3479" w:author="Leon Sandler" w:date="2026-09-06T00:00:00Z">
        <w:r>
          <w:t xml:space="preserve"> </w:t>
        </w:r>
      </w:ins>
      <w:ins w:id="3480" w:author="Leon Sandler" w:date="2026-09-06T00:00:00Z">
        <w:r>
          <w:t>what</w:t>
        </w:r>
      </w:ins>
      <w:ins w:id="3481" w:author="Leon Sandler" w:date="2026-09-06T00:00:00Z">
        <w:r>
          <w:t xml:space="preserve"> </w:t>
        </w:r>
      </w:ins>
      <w:ins w:id="3482" w:author="Leon Sandler" w:date="2026-09-06T00:00:00Z">
        <w:r>
          <w:t>protection</w:t>
        </w:r>
      </w:ins>
      <w:ins w:id="3483" w:author="Leon Sandler" w:date="2026-09-06T00:00:00Z">
        <w:r>
          <w:t xml:space="preserve"> </w:t>
        </w:r>
      </w:ins>
      <w:ins w:id="3484" w:author="Leon Sandler" w:date="2026-09-06T00:00:00Z">
        <w:r>
          <w:t>they</w:t>
        </w:r>
      </w:ins>
      <w:ins w:id="3485" w:author="Leon Sandler" w:date="2026-09-06T00:00:00Z">
        <w:r>
          <w:t xml:space="preserve"> </w:t>
        </w:r>
      </w:ins>
      <w:ins w:id="3486" w:author="Leon Sandler" w:date="2026-09-06T00:00:00Z">
        <w:r>
          <w:t>can</w:t>
        </w:r>
      </w:ins>
      <w:ins w:id="3487" w:author="Leon Sandler" w:date="2026-09-06T00:00:00Z">
        <w:r>
          <w:t xml:space="preserve"> </w:t>
        </w:r>
      </w:ins>
      <w:ins w:id="3488" w:author="Leon Sandler" w:date="2026-09-06T00:00:00Z">
        <w:r>
          <w:t>carry</w:t>
        </w:r>
      </w:ins>
      <w:ins w:id="3489" w:author="Leon Sandler" w:date="2026-09-06T00:00:00Z">
        <w:r>
          <w:t xml:space="preserve"> </w:t>
        </w:r>
      </w:ins>
      <w:ins w:id="3490" w:author="Leon Sandler" w:date="2026-09-06T00:00:00Z">
        <w:r>
          <w:t>or</w:t>
        </w:r>
      </w:ins>
      <w:ins w:id="3491" w:author="Leon Sandler" w:date="2026-09-06T00:00:00Z">
        <w:r>
          <w:t xml:space="preserve"> </w:t>
        </w:r>
      </w:ins>
      <w:ins w:id="3492" w:author="Leon Sandler" w:date="2026-09-06T00:00:00Z">
        <w:r>
          <w:t>be</w:t>
        </w:r>
      </w:ins>
      <w:ins w:id="3493" w:author="Leon Sandler" w:date="2026-09-06T00:00:00Z">
        <w:r>
          <w:t xml:space="preserve"> </w:t>
        </w:r>
      </w:ins>
      <w:ins w:id="3494" w:author="Leon Sandler" w:date="2026-09-06T00:00:00Z">
        <w:r>
          <w:t>covered</w:t>
        </w:r>
      </w:ins>
      <w:ins w:id="3495" w:author="Leon Sandler" w:date="2026-09-06T00:00:00Z">
        <w:r>
          <w:t xml:space="preserve"> </w:t>
        </w:r>
      </w:ins>
      <w:ins w:id="3496" w:author="Leon Sandler" w:date="2026-09-06T00:00:00Z">
        <w:r>
          <w:t>by,</w:t>
        </w:r>
      </w:ins>
      <w:ins w:id="3497" w:author="Leon Sandler" w:date="2026-09-06T00:00:00Z">
        <w:r>
          <w:t xml:space="preserve"> </w:t>
        </w:r>
      </w:ins>
      <w:ins w:id="3498" w:author="Leon Sandler" w:date="2026-09-06T00:00:00Z">
        <w:r>
          <w:t>so</w:t>
        </w:r>
      </w:ins>
      <w:ins w:id="3499" w:author="Leon Sandler" w:date="2026-09-06T00:00:00Z">
        <w:r>
          <w:t xml:space="preserve"> </w:t>
        </w:r>
      </w:ins>
      <w:ins w:id="3500" w:author="Leon Sandler" w:date="2026-09-06T00:00:00Z">
        <w:r>
          <w:t>that</w:t>
        </w:r>
      </w:ins>
      <w:ins w:id="3501" w:author="Leon Sandler" w:date="2026-09-06T00:00:00Z">
        <w:r>
          <w:t xml:space="preserve"> </w:t>
        </w:r>
      </w:ins>
      <w:ins w:id="3502" w:author="Leon Sandler" w:date="2026-09-06T00:00:00Z">
        <w:r>
          <w:t>no</w:t>
        </w:r>
      </w:ins>
      <w:ins w:id="3503" w:author="Leon Sandler" w:date="2026-09-06T00:00:00Z">
        <w:r>
          <w:t xml:space="preserve"> </w:t>
        </w:r>
      </w:ins>
      <w:ins w:id="3504" w:author="Leon Sandler" w:date="2026-09-06T00:00:00Z">
        <w:r>
          <w:t>single</w:t>
        </w:r>
      </w:ins>
      <w:ins w:id="3505" w:author="Leon Sandler" w:date="2026-09-06T00:00:00Z">
        <w:r>
          <w:t xml:space="preserve"> </w:t>
        </w:r>
      </w:ins>
      <w:ins w:id="3506" w:author="Leon Sandler" w:date="2026-09-06T00:00:00Z">
        <w:r>
          <w:t>shielding</w:t>
        </w:r>
      </w:ins>
      <w:ins w:id="3507" w:author="Leon Sandler" w:date="2026-09-06T00:00:00Z">
        <w:r>
          <w:t xml:space="preserve"> </w:t>
        </w:r>
      </w:ins>
      <w:ins w:id="3508" w:author="Leon Sandler" w:date="2026-09-06T00:00:00Z">
        <w:r>
          <w:t>technology</w:t>
        </w:r>
      </w:ins>
      <w:ins w:id="3509" w:author="Leon Sandler" w:date="2026-09-06T00:00:00Z">
        <w:r>
          <w:t xml:space="preserve"> </w:t>
        </w:r>
      </w:ins>
      <w:ins w:id="3510" w:author="Leon Sandler" w:date="2026-09-06T00:00:00Z">
        <w:r>
          <w:t>can</w:t>
        </w:r>
      </w:ins>
      <w:ins w:id="3511" w:author="Leon Sandler" w:date="2026-09-06T00:00:00Z">
        <w:r>
          <w:t xml:space="preserve"> </w:t>
        </w:r>
      </w:ins>
      <w:ins w:id="3512" w:author="Leon Sandler" w:date="2026-09-06T00:00:00Z">
        <w:r>
          <w:t>be</w:t>
        </w:r>
      </w:ins>
      <w:ins w:id="3513" w:author="Leon Sandler" w:date="2026-09-06T00:00:00Z">
        <w:r>
          <w:t xml:space="preserve"> </w:t>
        </w:r>
      </w:ins>
      <w:ins w:id="3514" w:author="Leon Sandler" w:date="2026-09-06T00:00:00Z">
        <w:r>
          <w:t>evaluated</w:t>
        </w:r>
      </w:ins>
      <w:ins w:id="3515" w:author="Leon Sandler" w:date="2026-09-06T00:00:00Z">
        <w:r>
          <w:t xml:space="preserve"> </w:t>
        </w:r>
      </w:ins>
      <w:ins w:id="3516" w:author="Leon Sandler" w:date="2026-09-06T00:00:00Z">
        <w:r>
          <w:t>as</w:t>
        </w:r>
      </w:ins>
      <w:ins w:id="3517" w:author="Leon Sandler" w:date="2026-09-06T00:00:00Z">
        <w:r>
          <w:t xml:space="preserve"> </w:t>
        </w:r>
      </w:ins>
      <w:ins w:id="3518" w:author="Leon Sandler" w:date="2026-09-06T00:00:00Z">
        <w:r>
          <w:t>universally</w:t>
        </w:r>
      </w:ins>
      <w:ins w:id="3519" w:author="Leon Sandler" w:date="2026-09-06T00:00:00Z">
        <w:r>
          <w:t xml:space="preserve"> </w:t>
        </w:r>
      </w:ins>
      <w:ins w:id="3520" w:author="Leon Sandler" w:date="2026-09-06T00:00:00Z">
        <w:r>
          <w:t>superior</w:t>
        </w:r>
      </w:ins>
      <w:ins w:id="3521" w:author="Leon Sandler" w:date="2026-09-06T00:00:00Z">
        <w:r>
          <w:t xml:space="preserve"> </w:t>
        </w:r>
      </w:ins>
      <w:ins w:id="3522" w:author="Leon Sandler" w:date="2026-09-06T00:00:00Z">
        <w:r>
          <w:t>or</w:t>
        </w:r>
      </w:ins>
      <w:ins w:id="3523" w:author="Leon Sandler" w:date="2026-09-06T00:00:00Z">
        <w:r>
          <w:t xml:space="preserve"> </w:t>
        </w:r>
      </w:ins>
      <w:ins w:id="3524" w:author="Leon Sandler" w:date="2026-09-06T00:00:00Z">
        <w:r>
          <w:t>inferior</w:t>
        </w:r>
      </w:ins>
      <w:ins w:id="3525" w:author="Leon Sandler" w:date="2026-09-06T00:00:00Z">
        <w:r>
          <w:t xml:space="preserve"> </w:t>
        </w:r>
      </w:ins>
      <w:ins w:id="3526" w:author="Leon Sandler" w:date="2026-09-06T00:00:00Z">
        <w:r>
          <w:t>without</w:t>
        </w:r>
      </w:ins>
      <w:ins w:id="3527" w:author="Leon Sandler" w:date="2026-09-06T00:00:00Z">
        <w:r>
          <w:t xml:space="preserve"> </w:t>
        </w:r>
      </w:ins>
      <w:ins w:id="3528" w:author="Leon Sandler" w:date="2026-09-06T00:00:00Z">
        <w:r>
          <w:t>specifying</w:t>
        </w:r>
      </w:ins>
      <w:ins w:id="3529" w:author="Leon Sandler" w:date="2026-09-06T00:00:00Z">
        <w:r>
          <w:t xml:space="preserve"> </w:t>
        </w:r>
      </w:ins>
      <w:ins w:id="3530" w:author="Leon Sandler" w:date="2026-09-06T00:00:00Z">
        <w:r>
          <w:t>which</w:t>
        </w:r>
      </w:ins>
      <w:ins w:id="3531" w:author="Leon Sandler" w:date="2026-09-06T00:00:00Z">
        <w:r>
          <w:t xml:space="preserve"> </w:t>
        </w:r>
      </w:ins>
      <w:ins w:id="3532" w:author="Leon Sandler" w:date="2026-09-06T00:00:00Z">
        <w:r>
          <w:t>asset</w:t>
        </w:r>
      </w:ins>
      <w:ins w:id="3533" w:author="Leon Sandler" w:date="2026-09-06T00:00:00Z">
        <w:r>
          <w:t xml:space="preserve"> </w:t>
        </w:r>
      </w:ins>
      <w:ins w:id="3534" w:author="Leon Sandler" w:date="2026-09-06T00:00:00Z">
        <w:r>
          <w:t>it</w:t>
        </w:r>
      </w:ins>
      <w:ins w:id="3535" w:author="Leon Sandler" w:date="2026-09-06T00:00:00Z">
        <w:r>
          <w:t xml:space="preserve"> </w:t>
        </w:r>
      </w:ins>
      <w:ins w:id="3536" w:author="Leon Sandler" w:date="2026-09-06T00:00:00Z">
        <w:r>
          <w:t>is</w:t>
        </w:r>
      </w:ins>
      <w:ins w:id="3537" w:author="Leon Sandler" w:date="2026-09-06T00:00:00Z">
        <w:r>
          <w:t xml:space="preserve"> </w:t>
        </w:r>
      </w:ins>
      <w:ins w:id="3538" w:author="Leon Sandler" w:date="2026-09-06T00:00:00Z">
        <w:r>
          <w:t>meant</w:t>
        </w:r>
      </w:ins>
      <w:ins w:id="3539" w:author="Leon Sandler" w:date="2026-09-06T00:00:00Z">
        <w:r>
          <w:t xml:space="preserve"> </w:t>
        </w:r>
      </w:ins>
      <w:ins w:id="3540" w:author="Leon Sandler" w:date="2026-09-06T00:00:00Z">
        <w:r>
          <w:t>to</w:t>
        </w:r>
      </w:ins>
      <w:ins w:id="3541" w:author="Leon Sandler" w:date="2026-09-06T00:00:00Z">
        <w:r>
          <w:t xml:space="preserve"> </w:t>
        </w:r>
      </w:ins>
      <w:ins w:id="3542" w:author="Leon Sandler" w:date="2026-09-06T00:00:00Z">
        <w:r>
          <w:t>protect.</w:t>
        </w:r>
      </w:ins>
      <w:ins w:id="3543" w:author="Leon Sandler" w:date="2026-09-06T00:00:00Z">
        <w:r>
          <w:t xml:space="preserve"> </w:t>
        </w:r>
      </w:ins>
      <w:ins w:id="3544" w:author="Leon Sandler" w:date="2026-09-06T00:00:00Z">
        <w:r>
          <w:t>We</w:t>
        </w:r>
      </w:ins>
      <w:ins w:id="3545" w:author="Leon Sandler" w:date="2026-09-06T00:00:00Z">
        <w:r>
          <w:t xml:space="preserve"> </w:t>
        </w:r>
      </w:ins>
      <w:ins w:id="3546" w:author="Leon Sandler" w:date="2026-09-06T00:00:00Z">
        <w:r>
          <w:t>define</w:t>
        </w:r>
      </w:ins>
      <w:ins w:id="3547" w:author="Leon Sandler" w:date="2026-09-06T00:00:00Z">
        <w:r>
          <w:t xml:space="preserve"> </w:t>
        </w:r>
      </w:ins>
      <w:ins w:id="3548" w:author="Leon Sandler" w:date="2026-09-06T00:00:00Z">
        <w:r>
          <w:t>five</w:t>
        </w:r>
      </w:ins>
      <w:ins w:id="3549" w:author="Leon Sandler" w:date="2026-09-06T00:00:00Z">
        <w:r>
          <w:t xml:space="preserve"> </w:t>
        </w:r>
      </w:ins>
      <w:ins w:id="3550" w:author="Leon Sandler" w:date="2026-09-06T00:00:00Z">
        <w:r>
          <w:t>asset</w:t>
        </w:r>
      </w:ins>
      <w:ins w:id="3551" w:author="Leon Sandler" w:date="2026-09-06T00:00:00Z">
        <w:r>
          <w:t xml:space="preserve"> </w:t>
        </w:r>
      </w:ins>
      <w:ins w:id="3552" w:author="Leon Sandler" w:date="2026-09-06T00:00:00Z">
        <w:r>
          <w:t>classes</w:t>
        </w:r>
      </w:ins>
      <w:ins w:id="3553" w:author="Leon Sandler" w:date="2026-09-06T00:00:00Z">
        <w:r>
          <w:t xml:space="preserve"> </w:t>
        </w:r>
      </w:ins>
      <w:ins w:id="3554" w:author="Leon Sandler" w:date="2026-09-06T00:00:00Z">
        <w:r>
          <w:t>used</w:t>
        </w:r>
      </w:ins>
      <w:ins w:id="3555" w:author="Leon Sandler" w:date="2026-09-06T00:00:00Z">
        <w:r>
          <w:t xml:space="preserve"> </w:t>
        </w:r>
      </w:ins>
      <w:ins w:id="3556" w:author="Leon Sandler" w:date="2026-09-06T00:00:00Z">
        <w:r>
          <w:t>throughout</w:t>
        </w:r>
      </w:ins>
      <w:ins w:id="3557" w:author="Leon Sandler" w:date="2026-09-06T00:00:00Z">
        <w:r>
          <w:t xml:space="preserve"> </w:t>
        </w:r>
      </w:ins>
      <w:ins w:id="3558" w:author="Leon Sandler" w:date="2026-09-06T00:00:00Z">
        <w:r>
          <w:t>the</w:t>
        </w:r>
      </w:ins>
      <w:ins w:id="3559" w:author="Leon Sandler" w:date="2026-09-06T00:00:00Z">
        <w:r>
          <w:t xml:space="preserve"> </w:t>
        </w:r>
      </w:ins>
      <w:ins w:id="3560" w:author="Leon Sandler" w:date="2026-09-06T00:00:00Z">
        <w:r>
          <w:t>remainder</w:t>
        </w:r>
      </w:ins>
      <w:ins w:id="3561" w:author="Leon Sandler" w:date="2026-09-06T00:00:00Z">
        <w:r>
          <w:t xml:space="preserve"> </w:t>
        </w:r>
      </w:ins>
      <w:ins w:id="3562" w:author="Leon Sandler" w:date="2026-09-06T00:00:00Z">
        <w:r>
          <w:t>of</w:t>
        </w:r>
      </w:ins>
      <w:ins w:id="3563" w:author="Leon Sandler" w:date="2026-09-06T00:00:00Z">
        <w:r>
          <w:t xml:space="preserve"> </w:t>
        </w:r>
      </w:ins>
      <w:ins w:id="3564" w:author="Leon Sandler" w:date="2026-09-06T00:00:00Z">
        <w:r>
          <w:t>this</w:t>
        </w:r>
      </w:ins>
      <w:ins w:id="3565" w:author="Leon Sandler" w:date="2026-09-06T00:00:00Z">
        <w:r>
          <w:t xml:space="preserve"> </w:t>
        </w:r>
      </w:ins>
      <w:ins w:id="3566" w:author="Leon Sandler" w:date="2026-09-06T00:00:00Z">
        <w:r>
          <w:t>paper.</w:t>
        </w:r>
      </w:ins>
    </w:p>
    <w:p>
      <w:ins w:id="3567" w:author="Leon Sandler" w:date="2026-09-06T00:00:00Z">
        <w:r>
          <w:t>Permanent,</w:t>
        </w:r>
      </w:ins>
      <w:ins w:id="3568" w:author="Leon Sandler" w:date="2026-09-06T00:00:00Z">
        <w:r>
          <w:t xml:space="preserve"> </w:t>
        </w:r>
      </w:ins>
      <w:ins w:id="3569" w:author="Leon Sandler" w:date="2026-09-06T00:00:00Z">
        <w:r>
          <w:t>fixed</w:t>
        </w:r>
      </w:ins>
      <w:ins w:id="3570" w:author="Leon Sandler" w:date="2026-09-06T00:00:00Z">
        <w:r>
          <w:t xml:space="preserve"> </w:t>
        </w:r>
      </w:ins>
      <w:ins w:id="3571" w:author="Leon Sandler" w:date="2026-09-06T00:00:00Z">
        <w:r>
          <w:t>habitats</w:t>
        </w:r>
      </w:ins>
    </w:p>
    <w:p>
      <w:ins w:id="3572" w:author="Leon Sandler" w:date="2026-09-06T00:00:00Z">
        <w:r>
          <w:t>A</w:t>
        </w:r>
      </w:ins>
      <w:ins w:id="3573" w:author="Leon Sandler" w:date="2026-09-06T00:00:00Z">
        <w:r>
          <w:t xml:space="preserve"> </w:t>
        </w:r>
      </w:ins>
      <w:ins w:id="3574" w:author="Leon Sandler" w:date="2026-09-06T00:00:00Z">
        <w:r>
          <w:t>permanently</w:t>
        </w:r>
      </w:ins>
      <w:ins w:id="3575" w:author="Leon Sandler" w:date="2026-09-06T00:00:00Z">
        <w:r>
          <w:t xml:space="preserve"> </w:t>
        </w:r>
      </w:ins>
      <w:ins w:id="3576" w:author="Leon Sandler" w:date="2026-09-06T00:00:00Z">
        <w:r>
          <w:t>occupied</w:t>
        </w:r>
      </w:ins>
      <w:ins w:id="3577" w:author="Leon Sandler" w:date="2026-09-06T00:00:00Z">
        <w:r>
          <w:t xml:space="preserve"> </w:t>
        </w:r>
      </w:ins>
      <w:ins w:id="3578" w:author="Leon Sandler" w:date="2026-09-06T00:00:00Z">
        <w:r>
          <w:t>habitat</w:t>
        </w:r>
      </w:ins>
      <w:ins w:id="3579" w:author="Leon Sandler" w:date="2026-09-06T00:00:00Z">
        <w:r>
          <w:t xml:space="preserve"> </w:t>
        </w:r>
      </w:ins>
      <w:ins w:id="3580" w:author="Leon Sandler" w:date="2026-09-06T00:00:00Z">
        <w:r>
          <w:t>is,</w:t>
        </w:r>
      </w:ins>
      <w:ins w:id="3581" w:author="Leon Sandler" w:date="2026-09-06T00:00:00Z">
        <w:r>
          <w:t xml:space="preserve"> </w:t>
        </w:r>
      </w:ins>
      <w:ins w:id="3582" w:author="Leon Sandler" w:date="2026-09-06T00:00:00Z">
        <w:r>
          <w:t>by</w:t>
        </w:r>
      </w:ins>
      <w:ins w:id="3583" w:author="Leon Sandler" w:date="2026-09-06T00:00:00Z">
        <w:r>
          <w:t xml:space="preserve"> </w:t>
        </w:r>
      </w:ins>
      <w:ins w:id="3584" w:author="Leon Sandler" w:date="2026-09-06T00:00:00Z">
        <w:r>
          <w:t>construction,</w:t>
        </w:r>
      </w:ins>
      <w:ins w:id="3585" w:author="Leon Sandler" w:date="2026-09-06T00:00:00Z">
        <w:r>
          <w:t xml:space="preserve"> </w:t>
        </w:r>
      </w:ins>
      <w:ins w:id="3586" w:author="Leon Sandler" w:date="2026-09-06T00:00:00Z">
        <w:r>
          <w:t>immobile</w:t>
        </w:r>
      </w:ins>
      <w:ins w:id="3587" w:author="Leon Sandler" w:date="2026-09-06T00:00:00Z">
        <w:r>
          <w:t xml:space="preserve"> </w:t>
        </w:r>
      </w:ins>
      <w:ins w:id="3588" w:author="Leon Sandler" w:date="2026-09-06T00:00:00Z">
        <w:r>
          <w:t>and</w:t>
        </w:r>
      </w:ins>
      <w:ins w:id="3589" w:author="Leon Sandler" w:date="2026-09-06T00:00:00Z">
        <w:r>
          <w:t xml:space="preserve"> </w:t>
        </w:r>
      </w:ins>
      <w:ins w:id="3590" w:author="Leon Sandler" w:date="2026-09-06T00:00:00Z">
        <w:r>
          <w:t>typically</w:t>
        </w:r>
      </w:ins>
      <w:ins w:id="3591" w:author="Leon Sandler" w:date="2026-09-06T00:00:00Z">
        <w:r>
          <w:t xml:space="preserve"> </w:t>
        </w:r>
      </w:ins>
      <w:ins w:id="3592" w:author="Leon Sandler" w:date="2026-09-06T00:00:00Z">
        <w:r>
          <w:t>co-located</w:t>
        </w:r>
      </w:ins>
      <w:ins w:id="3593" w:author="Leon Sandler" w:date="2026-09-06T00:00:00Z">
        <w:r>
          <w:t xml:space="preserve"> </w:t>
        </w:r>
      </w:ins>
      <w:ins w:id="3594" w:author="Leon Sandler" w:date="2026-09-06T00:00:00Z">
        <w:r>
          <w:t>with</w:t>
        </w:r>
      </w:ins>
      <w:ins w:id="3595" w:author="Leon Sandler" w:date="2026-09-06T00:00:00Z">
        <w:r>
          <w:t xml:space="preserve"> </w:t>
        </w:r>
      </w:ins>
      <w:ins w:id="3596" w:author="Leon Sandler" w:date="2026-09-06T00:00:00Z">
        <w:r>
          <w:t>the</w:t>
        </w:r>
      </w:ins>
      <w:ins w:id="3597" w:author="Leon Sandler" w:date="2026-09-06T00:00:00Z">
        <w:r>
          <w:t xml:space="preserve"> </w:t>
        </w:r>
      </w:ins>
      <w:ins w:id="3598" w:author="Leon Sandler" w:date="2026-09-06T00:00:00Z">
        <w:r>
          <w:t>largest</w:t>
        </w:r>
      </w:ins>
      <w:ins w:id="3599" w:author="Leon Sandler" w:date="2026-09-06T00:00:00Z">
        <w:r>
          <w:t xml:space="preserve"> </w:t>
        </w:r>
      </w:ins>
      <w:ins w:id="3600" w:author="Leon Sandler" w:date="2026-09-06T00:00:00Z">
        <w:r>
          <w:t>concentration</w:t>
        </w:r>
      </w:ins>
      <w:ins w:id="3601" w:author="Leon Sandler" w:date="2026-09-06T00:00:00Z">
        <w:r>
          <w:t xml:space="preserve"> </w:t>
        </w:r>
      </w:ins>
      <w:ins w:id="3602" w:author="Leon Sandler" w:date="2026-09-06T00:00:00Z">
        <w:r>
          <w:t>of</w:t>
        </w:r>
      </w:ins>
      <w:ins w:id="3603" w:author="Leon Sandler" w:date="2026-09-06T00:00:00Z">
        <w:r>
          <w:t xml:space="preserve"> </w:t>
        </w:r>
      </w:ins>
      <w:ins w:id="3604" w:author="Leon Sandler" w:date="2026-09-06T00:00:00Z">
        <w:r>
          <w:t>Earth-launched</w:t>
        </w:r>
      </w:ins>
      <w:ins w:id="3605" w:author="Leon Sandler" w:date="2026-09-06T00:00:00Z">
        <w:r>
          <w:t xml:space="preserve"> </w:t>
        </w:r>
      </w:ins>
      <w:ins w:id="3606" w:author="Leon Sandler" w:date="2026-09-06T00:00:00Z">
        <w:r>
          <w:t>infrastructure</w:t>
        </w:r>
      </w:ins>
      <w:ins w:id="3607" w:author="Leon Sandler" w:date="2026-09-06T00:00:00Z">
        <w:r>
          <w:t xml:space="preserve"> </w:t>
        </w:r>
      </w:ins>
      <w:ins w:id="3608" w:author="Leon Sandler" w:date="2026-09-06T00:00:00Z">
        <w:r>
          <w:t>at</w:t>
        </w:r>
      </w:ins>
      <w:ins w:id="3609" w:author="Leon Sandler" w:date="2026-09-06T00:00:00Z">
        <w:r>
          <w:t xml:space="preserve"> </w:t>
        </w:r>
      </w:ins>
      <w:ins w:id="3610" w:author="Leon Sandler" w:date="2026-09-06T00:00:00Z">
        <w:r>
          <w:t>a</w:t>
        </w:r>
      </w:ins>
      <w:ins w:id="3611" w:author="Leon Sandler" w:date="2026-09-06T00:00:00Z">
        <w:r>
          <w:t xml:space="preserve"> </w:t>
        </w:r>
      </w:ins>
      <w:ins w:id="3612" w:author="Leon Sandler" w:date="2026-09-06T00:00:00Z">
        <w:r>
          <w:t>lunar</w:t>
        </w:r>
      </w:ins>
      <w:ins w:id="3613" w:author="Leon Sandler" w:date="2026-09-06T00:00:00Z">
        <w:r>
          <w:t xml:space="preserve"> </w:t>
        </w:r>
      </w:ins>
      <w:ins w:id="3614" w:author="Leon Sandler" w:date="2026-09-06T00:00:00Z">
        <w:r>
          <w:t>base.</w:t>
        </w:r>
      </w:ins>
      <w:ins w:id="3615" w:author="Leon Sandler" w:date="2026-09-06T00:00:00Z">
        <w:r>
          <w:t xml:space="preserve"> </w:t>
        </w:r>
      </w:ins>
      <w:ins w:id="3616" w:author="Leon Sandler" w:date="2026-09-06T00:00:00Z">
        <w:r>
          <w:t>It</w:t>
        </w:r>
      </w:ins>
      <w:ins w:id="3617" w:author="Leon Sandler" w:date="2026-09-06T00:00:00Z">
        <w:r>
          <w:t xml:space="preserve"> </w:t>
        </w:r>
      </w:ins>
      <w:ins w:id="3618" w:author="Leon Sandler" w:date="2026-09-06T00:00:00Z">
        <w:r>
          <w:t>can</w:t>
        </w:r>
      </w:ins>
      <w:ins w:id="3619" w:author="Leon Sandler" w:date="2026-09-06T00:00:00Z">
        <w:r>
          <w:t xml:space="preserve"> </w:t>
        </w:r>
      </w:ins>
      <w:ins w:id="3620" w:author="Leon Sandler" w:date="2026-09-06T00:00:00Z">
        <w:r>
          <w:t>be</w:t>
        </w:r>
      </w:ins>
      <w:ins w:id="3621" w:author="Leon Sandler" w:date="2026-09-06T00:00:00Z">
        <w:r>
          <w:t xml:space="preserve"> </w:t>
        </w:r>
      </w:ins>
      <w:ins w:id="3622" w:author="Leon Sandler" w:date="2026-09-06T00:00:00Z">
        <w:r>
          <w:t>covered</w:t>
        </w:r>
      </w:ins>
      <w:ins w:id="3623" w:author="Leon Sandler" w:date="2026-09-06T00:00:00Z">
        <w:r>
          <w:t xml:space="preserve"> </w:t>
        </w:r>
      </w:ins>
      <w:ins w:id="3624" w:author="Leon Sandler" w:date="2026-09-06T00:00:00Z">
        <w:r>
          <w:t>by</w:t>
        </w:r>
      </w:ins>
      <w:ins w:id="3625" w:author="Leon Sandler" w:date="2026-09-06T00:00:00Z">
        <w:r>
          <w:t xml:space="preserve"> </w:t>
        </w:r>
      </w:ins>
      <w:ins w:id="3626" w:author="Leon Sandler" w:date="2026-09-06T00:00:00Z">
        <w:r>
          <w:t>regolith</w:t>
        </w:r>
      </w:ins>
      <w:ins w:id="3627" w:author="Leon Sandler" w:date="2026-09-06T00:00:00Z">
        <w:r>
          <w:t xml:space="preserve"> </w:t>
        </w:r>
      </w:ins>
      <w:ins w:id="3628" w:author="Leon Sandler" w:date="2026-09-06T00:00:00Z">
        <w:r>
          <w:t>berms,</w:t>
        </w:r>
      </w:ins>
      <w:ins w:id="3629" w:author="Leon Sandler" w:date="2026-09-06T00:00:00Z">
        <w:r>
          <w:t xml:space="preserve"> </w:t>
        </w:r>
      </w:ins>
      <w:ins w:id="3630" w:author="Leon Sandler" w:date="2026-09-06T00:00:00Z">
        <w:r>
          <w:t>buried</w:t>
        </w:r>
      </w:ins>
      <w:ins w:id="3631" w:author="Leon Sandler" w:date="2026-09-06T00:00:00Z">
        <w:r>
          <w:t xml:space="preserve"> </w:t>
        </w:r>
      </w:ins>
      <w:ins w:id="3632" w:author="Leon Sandler" w:date="2026-09-06T00:00:00Z">
        <w:r>
          <w:t>entirely,</w:t>
        </w:r>
      </w:ins>
      <w:ins w:id="3633" w:author="Leon Sandler" w:date="2026-09-06T00:00:00Z">
        <w:r>
          <w:t xml:space="preserve"> </w:t>
        </w:r>
      </w:ins>
      <w:ins w:id="3634" w:author="Leon Sandler" w:date="2026-09-06T00:00:00Z">
        <w:r>
          <w:t>or</w:t>
        </w:r>
      </w:ins>
      <w:ins w:id="3635" w:author="Leon Sandler" w:date="2026-09-06T00:00:00Z">
        <w:r>
          <w:t xml:space="preserve"> </w:t>
        </w:r>
      </w:ins>
      <w:ins w:id="3636" w:author="Leon Sandler" w:date="2026-09-06T00:00:00Z">
        <w:r>
          <w:t>clad</w:t>
        </w:r>
      </w:ins>
      <w:ins w:id="3637" w:author="Leon Sandler" w:date="2026-09-06T00:00:00Z">
        <w:r>
          <w:t xml:space="preserve"> </w:t>
        </w:r>
      </w:ins>
      <w:ins w:id="3638" w:author="Leon Sandler" w:date="2026-09-06T00:00:00Z">
        <w:r>
          <w:t>with</w:t>
        </w:r>
      </w:ins>
      <w:ins w:id="3639" w:author="Leon Sandler" w:date="2026-09-06T00:00:00Z">
        <w:r>
          <w:t xml:space="preserve"> </w:t>
        </w:r>
      </w:ins>
      <w:ins w:id="3640" w:author="Leon Sandler" w:date="2026-09-06T00:00:00Z">
        <w:r>
          <w:t>locally</w:t>
        </w:r>
      </w:ins>
      <w:ins w:id="3641" w:author="Leon Sandler" w:date="2026-09-06T00:00:00Z">
        <w:r>
          <w:t xml:space="preserve"> </w:t>
        </w:r>
      </w:ins>
      <w:ins w:id="3642" w:author="Leon Sandler" w:date="2026-09-06T00:00:00Z">
        <w:r>
          <w:t>sourced</w:t>
        </w:r>
      </w:ins>
      <w:ins w:id="3643" w:author="Leon Sandler" w:date="2026-09-06T00:00:00Z">
        <w:r>
          <w:t xml:space="preserve"> </w:t>
        </w:r>
      </w:ins>
      <w:ins w:id="3644" w:author="Leon Sandler" w:date="2026-09-06T00:00:00Z">
        <w:r>
          <w:t>shielding</w:t>
        </w:r>
      </w:ins>
      <w:ins w:id="3645" w:author="Leon Sandler" w:date="2026-09-06T00:00:00Z">
        <w:r>
          <w:t xml:space="preserve"> </w:t>
        </w:r>
      </w:ins>
      <w:ins w:id="3646" w:author="Leon Sandler" w:date="2026-09-06T00:00:00Z">
        <w:r>
          <w:t>mass</w:t>
        </w:r>
      </w:ins>
      <w:ins w:id="3647" w:author="Leon Sandler" w:date="2026-09-06T00:00:00Z">
        <w:r>
          <w:t xml:space="preserve"> </w:t>
        </w:r>
      </w:ins>
      <w:ins w:id="3648" w:author="Leon Sandler" w:date="2026-09-06T00:00:00Z">
        <w:r>
          <w:t>without</w:t>
        </w:r>
      </w:ins>
      <w:ins w:id="3649" w:author="Leon Sandler" w:date="2026-09-06T00:00:00Z">
        <w:r>
          <w:t xml:space="preserve"> </w:t>
        </w:r>
      </w:ins>
      <w:ins w:id="3650" w:author="Leon Sandler" w:date="2026-09-06T00:00:00Z">
        <w:r>
          <w:t>materially</w:t>
        </w:r>
      </w:ins>
      <w:ins w:id="3651" w:author="Leon Sandler" w:date="2026-09-06T00:00:00Z">
        <w:r>
          <w:t xml:space="preserve"> </w:t>
        </w:r>
      </w:ins>
      <w:ins w:id="3652" w:author="Leon Sandler" w:date="2026-09-06T00:00:00Z">
        <w:r>
          <w:t>affecting</w:t>
        </w:r>
      </w:ins>
      <w:ins w:id="3653" w:author="Leon Sandler" w:date="2026-09-06T00:00:00Z">
        <w:r>
          <w:t xml:space="preserve"> </w:t>
        </w:r>
      </w:ins>
      <w:ins w:id="3654" w:author="Leon Sandler" w:date="2026-09-06T00:00:00Z">
        <w:r>
          <w:t>its</w:t>
        </w:r>
      </w:ins>
      <w:ins w:id="3655" w:author="Leon Sandler" w:date="2026-09-06T00:00:00Z">
        <w:r>
          <w:t xml:space="preserve"> </w:t>
        </w:r>
      </w:ins>
      <w:ins w:id="3656" w:author="Leon Sandler" w:date="2026-09-06T00:00:00Z">
        <w:r>
          <w:t>operational</w:t>
        </w:r>
      </w:ins>
      <w:ins w:id="3657" w:author="Leon Sandler" w:date="2026-09-06T00:00:00Z">
        <w:r>
          <w:t xml:space="preserve"> </w:t>
        </w:r>
      </w:ins>
      <w:ins w:id="3658" w:author="Leon Sandler" w:date="2026-09-06T00:00:00Z">
        <w:r>
          <w:t>function,</w:t>
        </w:r>
      </w:ins>
      <w:ins w:id="3659" w:author="Leon Sandler" w:date="2026-09-06T00:00:00Z">
        <w:r>
          <w:t xml:space="preserve"> </w:t>
        </w:r>
      </w:ins>
      <w:ins w:id="3660" w:author="Leon Sandler" w:date="2026-09-06T00:00:00Z">
        <w:r>
          <w:t>because</w:t>
        </w:r>
      </w:ins>
      <w:ins w:id="3661" w:author="Leon Sandler" w:date="2026-09-06T00:00:00Z">
        <w:r>
          <w:t xml:space="preserve"> </w:t>
        </w:r>
      </w:ins>
      <w:ins w:id="3662" w:author="Leon Sandler" w:date="2026-09-06T00:00:00Z">
        <w:r>
          <w:t>the</w:t>
        </w:r>
      </w:ins>
      <w:ins w:id="3663" w:author="Leon Sandler" w:date="2026-09-06T00:00:00Z">
        <w:r>
          <w:t xml:space="preserve"> </w:t>
        </w:r>
      </w:ins>
      <w:ins w:id="3664" w:author="Leon Sandler" w:date="2026-09-06T00:00:00Z">
        <w:r>
          <w:t>habitat</w:t>
        </w:r>
      </w:ins>
      <w:ins w:id="3665" w:author="Leon Sandler" w:date="2026-09-06T00:00:00Z">
        <w:r>
          <w:t xml:space="preserve"> </w:t>
        </w:r>
      </w:ins>
      <w:ins w:id="3666" w:author="Leon Sandler" w:date="2026-09-06T00:00:00Z">
        <w:r>
          <w:t>does</w:t>
        </w:r>
      </w:ins>
      <w:ins w:id="3667" w:author="Leon Sandler" w:date="2026-09-06T00:00:00Z">
        <w:r>
          <w:t xml:space="preserve"> </w:t>
        </w:r>
      </w:ins>
      <w:ins w:id="3668" w:author="Leon Sandler" w:date="2026-09-06T00:00:00Z">
        <w:r>
          <w:t>not</w:t>
        </w:r>
      </w:ins>
      <w:ins w:id="3669" w:author="Leon Sandler" w:date="2026-09-06T00:00:00Z">
        <w:r>
          <w:t xml:space="preserve"> </w:t>
        </w:r>
      </w:ins>
      <w:ins w:id="3670" w:author="Leon Sandler" w:date="2026-09-06T00:00:00Z">
        <w:r>
          <w:t>need</w:t>
        </w:r>
      </w:ins>
      <w:ins w:id="3671" w:author="Leon Sandler" w:date="2026-09-06T00:00:00Z">
        <w:r>
          <w:t xml:space="preserve"> </w:t>
        </w:r>
      </w:ins>
      <w:ins w:id="3672" w:author="Leon Sandler" w:date="2026-09-06T00:00:00Z">
        <w:r>
          <w:t>to</w:t>
        </w:r>
      </w:ins>
      <w:ins w:id="3673" w:author="Leon Sandler" w:date="2026-09-06T00:00:00Z">
        <w:r>
          <w:t xml:space="preserve"> </w:t>
        </w:r>
      </w:ins>
      <w:ins w:id="3674" w:author="Leon Sandler" w:date="2026-09-06T00:00:00Z">
        <w:r>
          <w:t>move.</w:t>
        </w:r>
      </w:ins>
      <w:ins w:id="3675" w:author="Leon Sandler" w:date="2026-09-06T00:00:00Z">
        <w:r>
          <w:t xml:space="preserve"> </w:t>
        </w:r>
      </w:ins>
      <w:ins w:id="3676" w:author="Leon Sandler" w:date="2026-09-06T00:00:00Z">
        <w:r>
          <w:t>This</w:t>
        </w:r>
      </w:ins>
      <w:ins w:id="3677" w:author="Leon Sandler" w:date="2026-09-06T00:00:00Z">
        <w:r>
          <w:t xml:space="preserve"> </w:t>
        </w:r>
      </w:ins>
      <w:ins w:id="3678" w:author="Leon Sandler" w:date="2026-09-06T00:00:00Z">
        <w:r>
          <w:t>is</w:t>
        </w:r>
      </w:ins>
      <w:ins w:id="3679" w:author="Leon Sandler" w:date="2026-09-06T00:00:00Z">
        <w:r>
          <w:t xml:space="preserve"> </w:t>
        </w:r>
      </w:ins>
      <w:ins w:id="3680" w:author="Leon Sandler" w:date="2026-09-06T00:00:00Z">
        <w:r>
          <w:t>the</w:t>
        </w:r>
      </w:ins>
      <w:ins w:id="3681" w:author="Leon Sandler" w:date="2026-09-06T00:00:00Z">
        <w:r>
          <w:t xml:space="preserve"> </w:t>
        </w:r>
      </w:ins>
      <w:ins w:id="3682" w:author="Leon Sandler" w:date="2026-09-06T00:00:00Z">
        <w:r>
          <w:t>asset</w:t>
        </w:r>
      </w:ins>
      <w:ins w:id="3683" w:author="Leon Sandler" w:date="2026-09-06T00:00:00Z">
        <w:r>
          <w:t xml:space="preserve"> </w:t>
        </w:r>
      </w:ins>
      <w:ins w:id="3684" w:author="Leon Sandler" w:date="2026-09-06T00:00:00Z">
        <w:r>
          <w:t>class</w:t>
        </w:r>
      </w:ins>
      <w:ins w:id="3685" w:author="Leon Sandler" w:date="2026-09-06T00:00:00Z">
        <w:r>
          <w:t xml:space="preserve"> </w:t>
        </w:r>
      </w:ins>
      <w:ins w:id="3686" w:author="Leon Sandler" w:date="2026-09-06T00:00:00Z">
        <w:r>
          <w:t>for</w:t>
        </w:r>
      </w:ins>
      <w:ins w:id="3687" w:author="Leon Sandler" w:date="2026-09-06T00:00:00Z">
        <w:r>
          <w:t xml:space="preserve"> </w:t>
        </w:r>
      </w:ins>
      <w:ins w:id="3688" w:author="Leon Sandler" w:date="2026-09-06T00:00:00Z">
        <w:r>
          <w:t>which</w:t>
        </w:r>
      </w:ins>
      <w:ins w:id="3689" w:author="Leon Sandler" w:date="2026-09-06T00:00:00Z">
        <w:r>
          <w:t xml:space="preserve"> </w:t>
        </w:r>
      </w:ins>
      <w:ins w:id="3690" w:author="Leon Sandler" w:date="2026-09-06T00:00:00Z">
        <w:r>
          <w:t>passive</w:t>
        </w:r>
      </w:ins>
      <w:ins w:id="3691" w:author="Leon Sandler" w:date="2026-09-06T00:00:00Z">
        <w:r>
          <w:t xml:space="preserve"> </w:t>
        </w:r>
      </w:ins>
      <w:ins w:id="3692" w:author="Leon Sandler" w:date="2026-09-06T00:00:00Z">
        <w:r>
          <w:t>shielding</w:t>
        </w:r>
      </w:ins>
      <w:ins w:id="3693" w:author="Leon Sandler" w:date="2026-09-06T00:00:00Z">
        <w:r>
          <w:t xml:space="preserve"> </w:t>
        </w:r>
      </w:ins>
      <w:ins w:id="3694" w:author="Leon Sandler" w:date="2026-09-06T00:00:00Z">
        <w:r>
          <w:t>is</w:t>
        </w:r>
      </w:ins>
      <w:ins w:id="3695" w:author="Leon Sandler" w:date="2026-09-06T00:00:00Z">
        <w:r>
          <w:t xml:space="preserve"> </w:t>
        </w:r>
      </w:ins>
      <w:ins w:id="3696" w:author="Leon Sandler" w:date="2026-09-06T00:00:00Z">
        <w:r>
          <w:t>least</w:t>
        </w:r>
      </w:ins>
      <w:ins w:id="3697" w:author="Leon Sandler" w:date="2026-09-06T00:00:00Z">
        <w:r>
          <w:t xml:space="preserve"> </w:t>
        </w:r>
      </w:ins>
      <w:ins w:id="3698" w:author="Leon Sandler" w:date="2026-09-06T00:00:00Z">
        <w:r>
          <w:t>constrained</w:t>
        </w:r>
      </w:ins>
      <w:ins w:id="3699" w:author="Leon Sandler" w:date="2026-09-06T00:00:00Z">
        <w:r>
          <w:t xml:space="preserve"> </w:t>
        </w:r>
      </w:ins>
      <w:ins w:id="3700" w:author="Leon Sandler" w:date="2026-09-06T00:00:00Z">
        <w:r>
          <w:t>and,</w:t>
        </w:r>
      </w:ins>
      <w:ins w:id="3701" w:author="Leon Sandler" w:date="2026-09-06T00:00:00Z">
        <w:r>
          <w:t xml:space="preserve"> </w:t>
        </w:r>
      </w:ins>
      <w:ins w:id="3702" w:author="Leon Sandler" w:date="2026-09-06T00:00:00Z">
        <w:r>
          <w:t>as</w:t>
        </w:r>
      </w:ins>
      <w:ins w:id="3703" w:author="Leon Sandler" w:date="2026-09-06T00:00:00Z">
        <w:r>
          <w:t xml:space="preserve"> </w:t>
        </w:r>
      </w:ins>
      <w:ins w:id="3704" w:author="Leon Sandler" w:date="2026-09-06T00:00:00Z">
        <w:r>
          <w:t>Section</w:t>
        </w:r>
      </w:ins>
      <w:ins w:id="3705" w:author="Leon Sandler" w:date="2026-09-06T00:00:00Z">
        <w:r>
          <w:t xml:space="preserve"> </w:t>
        </w:r>
      </w:ins>
      <w:ins w:id="3706" w:author="Leon Sandler" w:date="2026-09-06T00:00:00Z">
        <w:r>
          <w:t>10</w:t>
        </w:r>
      </w:ins>
      <w:ins w:id="3707" w:author="Leon Sandler" w:date="2026-09-06T00:00:00Z">
        <w:r>
          <w:t xml:space="preserve"> </w:t>
        </w:r>
      </w:ins>
      <w:ins w:id="3708" w:author="Leon Sandler" w:date="2026-09-06T00:00:00Z">
        <w:r>
          <w:t>quantifies,</w:t>
        </w:r>
      </w:ins>
      <w:ins w:id="3709" w:author="Leon Sandler" w:date="2026-09-06T00:00:00Z">
        <w:r>
          <w:t xml:space="preserve"> </w:t>
        </w:r>
      </w:ins>
      <w:ins w:id="3710" w:author="Leon Sandler" w:date="2026-09-06T00:00:00Z">
        <w:r>
          <w:t>most</w:t>
        </w:r>
      </w:ins>
      <w:ins w:id="3711" w:author="Leon Sandler" w:date="2026-09-06T00:00:00Z">
        <w:r>
          <w:t xml:space="preserve"> </w:t>
        </w:r>
      </w:ins>
      <w:ins w:id="3712" w:author="Leon Sandler" w:date="2026-09-06T00:00:00Z">
        <w:r>
          <w:t>mass-efficient.</w:t>
        </w:r>
      </w:ins>
    </w:p>
    <w:p>
      <w:ins w:id="3713" w:author="Leon Sandler" w:date="2026-09-06T00:00:00Z">
        <w:r>
          <w:t>Fixed,</w:t>
        </w:r>
      </w:ins>
      <w:ins w:id="3714" w:author="Leon Sandler" w:date="2026-09-06T00:00:00Z">
        <w:r>
          <w:t xml:space="preserve"> </w:t>
        </w:r>
      </w:ins>
      <w:ins w:id="3715" w:author="Leon Sandler" w:date="2026-09-06T00:00:00Z">
        <w:r>
          <w:t>non-mobile</w:t>
        </w:r>
      </w:ins>
      <w:ins w:id="3716" w:author="Leon Sandler" w:date="2026-09-06T00:00:00Z">
        <w:r>
          <w:t xml:space="preserve"> </w:t>
        </w:r>
      </w:ins>
      <w:ins w:id="3717" w:author="Leon Sandler" w:date="2026-09-06T00:00:00Z">
        <w:r>
          <w:t>surface</w:t>
        </w:r>
      </w:ins>
      <w:ins w:id="3718" w:author="Leon Sandler" w:date="2026-09-06T00:00:00Z">
        <w:r>
          <w:t xml:space="preserve"> </w:t>
        </w:r>
      </w:ins>
      <w:ins w:id="3719" w:author="Leon Sandler" w:date="2026-09-06T00:00:00Z">
        <w:r>
          <w:t>equipment</w:t>
        </w:r>
      </w:ins>
    </w:p>
    <w:p>
      <w:ins w:id="3720" w:author="Leon Sandler" w:date="2026-09-06T00:00:00Z">
        <w:r>
          <w:t>Power</w:t>
        </w:r>
      </w:ins>
      <w:ins w:id="3721" w:author="Leon Sandler" w:date="2026-09-06T00:00:00Z">
        <w:r>
          <w:t xml:space="preserve"> </w:t>
        </w:r>
      </w:ins>
      <w:ins w:id="3722" w:author="Leon Sandler" w:date="2026-09-06T00:00:00Z">
        <w:r>
          <w:t>generation</w:t>
        </w:r>
      </w:ins>
      <w:ins w:id="3723" w:author="Leon Sandler" w:date="2026-09-06T00:00:00Z">
        <w:r>
          <w:t xml:space="preserve"> </w:t>
        </w:r>
      </w:ins>
      <w:ins w:id="3724" w:author="Leon Sandler" w:date="2026-09-06T00:00:00Z">
        <w:r>
          <w:t>equipment,</w:t>
        </w:r>
      </w:ins>
      <w:ins w:id="3725" w:author="Leon Sandler" w:date="2026-09-06T00:00:00Z">
        <w:r>
          <w:t xml:space="preserve"> </w:t>
        </w:r>
      </w:ins>
      <w:ins w:id="3726" w:author="Leon Sandler" w:date="2026-09-06T00:00:00Z">
        <w:r>
          <w:t>communications</w:t>
        </w:r>
      </w:ins>
      <w:ins w:id="3727" w:author="Leon Sandler" w:date="2026-09-06T00:00:00Z">
        <w:r>
          <w:t xml:space="preserve"> </w:t>
        </w:r>
      </w:ins>
      <w:ins w:id="3728" w:author="Leon Sandler" w:date="2026-09-06T00:00:00Z">
        <w:r>
          <w:t>relays,</w:t>
        </w:r>
      </w:ins>
      <w:ins w:id="3729" w:author="Leon Sandler" w:date="2026-09-06T00:00:00Z">
        <w:r>
          <w:t xml:space="preserve"> </w:t>
        </w:r>
      </w:ins>
      <w:ins w:id="3730" w:author="Leon Sandler" w:date="2026-09-06T00:00:00Z">
        <w:r>
          <w:t>in-situ</w:t>
        </w:r>
      </w:ins>
      <w:ins w:id="3731" w:author="Leon Sandler" w:date="2026-09-06T00:00:00Z">
        <w:r>
          <w:t xml:space="preserve"> </w:t>
        </w:r>
      </w:ins>
      <w:ins w:id="3732" w:author="Leon Sandler" w:date="2026-09-06T00:00:00Z">
        <w:r>
          <w:t>resource</w:t>
        </w:r>
      </w:ins>
      <w:ins w:id="3733" w:author="Leon Sandler" w:date="2026-09-06T00:00:00Z">
        <w:r>
          <w:t xml:space="preserve"> </w:t>
        </w:r>
      </w:ins>
      <w:ins w:id="3734" w:author="Leon Sandler" w:date="2026-09-06T00:00:00Z">
        <w:r>
          <w:t>utilization</w:t>
        </w:r>
      </w:ins>
      <w:ins w:id="3735" w:author="Leon Sandler" w:date="2026-09-06T00:00:00Z">
        <w:r>
          <w:t xml:space="preserve"> </w:t>
        </w:r>
      </w:ins>
      <w:ins w:id="3736" w:author="Leon Sandler" w:date="2026-09-06T00:00:00Z">
        <w:r>
          <w:t>plant,</w:t>
        </w:r>
      </w:ins>
      <w:ins w:id="3737" w:author="Leon Sandler" w:date="2026-09-06T00:00:00Z">
        <w:r>
          <w:t xml:space="preserve"> </w:t>
        </w:r>
      </w:ins>
      <w:ins w:id="3738" w:author="Leon Sandler" w:date="2026-09-06T00:00:00Z">
        <w:r>
          <w:t>and</w:t>
        </w:r>
      </w:ins>
      <w:ins w:id="3739" w:author="Leon Sandler" w:date="2026-09-06T00:00:00Z">
        <w:r>
          <w:t xml:space="preserve"> </w:t>
        </w:r>
      </w:ins>
      <w:ins w:id="3740" w:author="Leon Sandler" w:date="2026-09-06T00:00:00Z">
        <w:r>
          <w:t>similar</w:t>
        </w:r>
      </w:ins>
      <w:ins w:id="3741" w:author="Leon Sandler" w:date="2026-09-06T00:00:00Z">
        <w:r>
          <w:t xml:space="preserve"> </w:t>
        </w:r>
      </w:ins>
      <w:ins w:id="3742" w:author="Leon Sandler" w:date="2026-09-06T00:00:00Z">
        <w:r>
          <w:t>fixed</w:t>
        </w:r>
      </w:ins>
      <w:ins w:id="3743" w:author="Leon Sandler" w:date="2026-09-06T00:00:00Z">
        <w:r>
          <w:t xml:space="preserve"> </w:t>
        </w:r>
      </w:ins>
      <w:ins w:id="3744" w:author="Leon Sandler" w:date="2026-09-06T00:00:00Z">
        <w:r>
          <w:t>infrastructure</w:t>
        </w:r>
      </w:ins>
      <w:ins w:id="3745" w:author="Leon Sandler" w:date="2026-09-06T00:00:00Z">
        <w:r>
          <w:t xml:space="preserve"> </w:t>
        </w:r>
      </w:ins>
      <w:ins w:id="3746" w:author="Leon Sandler" w:date="2026-09-06T00:00:00Z">
        <w:r>
          <w:t>share</w:t>
        </w:r>
      </w:ins>
      <w:ins w:id="3747" w:author="Leon Sandler" w:date="2026-09-06T00:00:00Z">
        <w:r>
          <w:t xml:space="preserve"> </w:t>
        </w:r>
      </w:ins>
      <w:ins w:id="3748" w:author="Leon Sandler" w:date="2026-09-06T00:00:00Z">
        <w:r>
          <w:t>the</w:t>
        </w:r>
      </w:ins>
      <w:ins w:id="3749" w:author="Leon Sandler" w:date="2026-09-06T00:00:00Z">
        <w:r>
          <w:t xml:space="preserve"> </w:t>
        </w:r>
      </w:ins>
      <w:ins w:id="3750" w:author="Leon Sandler" w:date="2026-09-06T00:00:00Z">
        <w:r>
          <w:t>habitat's</w:t>
        </w:r>
      </w:ins>
      <w:ins w:id="3751" w:author="Leon Sandler" w:date="2026-09-06T00:00:00Z">
        <w:r>
          <w:t xml:space="preserve"> </w:t>
        </w:r>
      </w:ins>
      <w:ins w:id="3752" w:author="Leon Sandler" w:date="2026-09-06T00:00:00Z">
        <w:r>
          <w:t>immobility</w:t>
        </w:r>
      </w:ins>
      <w:ins w:id="3753" w:author="Leon Sandler" w:date="2026-09-06T00:00:00Z">
        <w:r>
          <w:t xml:space="preserve"> </w:t>
        </w:r>
      </w:ins>
      <w:ins w:id="3754" w:author="Leon Sandler" w:date="2026-09-06T00:00:00Z">
        <w:r>
          <w:t>but</w:t>
        </w:r>
      </w:ins>
      <w:ins w:id="3755" w:author="Leon Sandler" w:date="2026-09-06T00:00:00Z">
        <w:r>
          <w:t xml:space="preserve"> </w:t>
        </w:r>
      </w:ins>
      <w:ins w:id="3756" w:author="Leon Sandler" w:date="2026-09-06T00:00:00Z">
        <w:r>
          <w:t>not</w:t>
        </w:r>
      </w:ins>
      <w:ins w:id="3757" w:author="Leon Sandler" w:date="2026-09-06T00:00:00Z">
        <w:r>
          <w:t xml:space="preserve"> </w:t>
        </w:r>
      </w:ins>
      <w:ins w:id="3758" w:author="Leon Sandler" w:date="2026-09-06T00:00:00Z">
        <w:r>
          <w:t>necessarily</w:t>
        </w:r>
      </w:ins>
      <w:ins w:id="3759" w:author="Leon Sandler" w:date="2026-09-06T00:00:00Z">
        <w:r>
          <w:t xml:space="preserve"> </w:t>
        </w:r>
      </w:ins>
      <w:ins w:id="3760" w:author="Leon Sandler" w:date="2026-09-06T00:00:00Z">
        <w:r>
          <w:t>its</w:t>
        </w:r>
      </w:ins>
      <w:ins w:id="3761" w:author="Leon Sandler" w:date="2026-09-06T00:00:00Z">
        <w:r>
          <w:t xml:space="preserve"> </w:t>
        </w:r>
      </w:ins>
      <w:ins w:id="3762" w:author="Leon Sandler" w:date="2026-09-06T00:00:00Z">
        <w:r>
          <w:t>tolerance</w:t>
        </w:r>
      </w:ins>
      <w:ins w:id="3763" w:author="Leon Sandler" w:date="2026-09-06T00:00:00Z">
        <w:r>
          <w:t xml:space="preserve"> </w:t>
        </w:r>
      </w:ins>
      <w:ins w:id="3764" w:author="Leon Sandler" w:date="2026-09-06T00:00:00Z">
        <w:r>
          <w:t>for</w:t>
        </w:r>
      </w:ins>
      <w:ins w:id="3765" w:author="Leon Sandler" w:date="2026-09-06T00:00:00Z">
        <w:r>
          <w:t xml:space="preserve"> </w:t>
        </w:r>
      </w:ins>
      <w:ins w:id="3766" w:author="Leon Sandler" w:date="2026-09-06T00:00:00Z">
        <w:r>
          <w:t>being</w:t>
        </w:r>
      </w:ins>
      <w:ins w:id="3767" w:author="Leon Sandler" w:date="2026-09-06T00:00:00Z">
        <w:r>
          <w:t xml:space="preserve"> </w:t>
        </w:r>
      </w:ins>
      <w:ins w:id="3768" w:author="Leon Sandler" w:date="2026-09-06T00:00:00Z">
        <w:r>
          <w:t>buried</w:t>
        </w:r>
      </w:ins>
      <w:ins w:id="3769" w:author="Leon Sandler" w:date="2026-09-06T00:00:00Z">
        <w:r>
          <w:t xml:space="preserve"> </w:t>
        </w:r>
      </w:ins>
      <w:ins w:id="3770" w:author="Leon Sandler" w:date="2026-09-06T00:00:00Z">
        <w:r>
          <w:t>or</w:t>
        </w:r>
      </w:ins>
      <w:ins w:id="3771" w:author="Leon Sandler" w:date="2026-09-06T00:00:00Z">
        <w:r>
          <w:t xml:space="preserve"> </w:t>
        </w:r>
      </w:ins>
      <w:ins w:id="3772" w:author="Leon Sandler" w:date="2026-09-06T00:00:00Z">
        <w:r>
          <w:t>fully</w:t>
        </w:r>
      </w:ins>
      <w:ins w:id="3773" w:author="Leon Sandler" w:date="2026-09-06T00:00:00Z">
        <w:r>
          <w:t xml:space="preserve"> </w:t>
        </w:r>
      </w:ins>
      <w:ins w:id="3774" w:author="Leon Sandler" w:date="2026-09-06T00:00:00Z">
        <w:r>
          <w:t>enclosed:</w:t>
        </w:r>
      </w:ins>
      <w:ins w:id="3775" w:author="Leon Sandler" w:date="2026-09-06T00:00:00Z">
        <w:r>
          <w:t xml:space="preserve"> </w:t>
        </w:r>
      </w:ins>
      <w:ins w:id="3776" w:author="Leon Sandler" w:date="2026-09-06T00:00:00Z">
        <w:r>
          <w:t>some</w:t>
        </w:r>
      </w:ins>
      <w:ins w:id="3777" w:author="Leon Sandler" w:date="2026-09-06T00:00:00Z">
        <w:r>
          <w:t xml:space="preserve"> </w:t>
        </w:r>
      </w:ins>
      <w:ins w:id="3778" w:author="Leon Sandler" w:date="2026-09-06T00:00:00Z">
        <w:r>
          <w:t>fixed</w:t>
        </w:r>
      </w:ins>
      <w:ins w:id="3779" w:author="Leon Sandler" w:date="2026-09-06T00:00:00Z">
        <w:r>
          <w:t xml:space="preserve"> </w:t>
        </w:r>
      </w:ins>
      <w:ins w:id="3780" w:author="Leon Sandler" w:date="2026-09-06T00:00:00Z">
        <w:r>
          <w:t>equipment</w:t>
        </w:r>
      </w:ins>
      <w:ins w:id="3781" w:author="Leon Sandler" w:date="2026-09-06T00:00:00Z">
        <w:r>
          <w:t xml:space="preserve"> </w:t>
        </w:r>
      </w:ins>
      <w:ins w:id="3782" w:author="Leon Sandler" w:date="2026-09-06T00:00:00Z">
        <w:r>
          <w:t>requires</w:t>
        </w:r>
      </w:ins>
      <w:ins w:id="3783" w:author="Leon Sandler" w:date="2026-09-06T00:00:00Z">
        <w:r>
          <w:t xml:space="preserve"> </w:t>
        </w:r>
      </w:ins>
      <w:ins w:id="3784" w:author="Leon Sandler" w:date="2026-09-06T00:00:00Z">
        <w:r>
          <w:t>unobstructed</w:t>
        </w:r>
      </w:ins>
      <w:ins w:id="3785" w:author="Leon Sandler" w:date="2026-09-06T00:00:00Z">
        <w:r>
          <w:t xml:space="preserve"> </w:t>
        </w:r>
      </w:ins>
      <w:ins w:id="3786" w:author="Leon Sandler" w:date="2026-09-06T00:00:00Z">
        <w:r>
          <w:t>sightlines</w:t>
        </w:r>
      </w:ins>
      <w:ins w:id="3787" w:author="Leon Sandler" w:date="2026-09-06T00:00:00Z">
        <w:r>
          <w:t xml:space="preserve"> </w:t>
        </w:r>
      </w:ins>
      <w:ins w:id="3788" w:author="Leon Sandler" w:date="2026-09-06T00:00:00Z">
        <w:r>
          <w:t>(antennas,</w:t>
        </w:r>
      </w:ins>
      <w:ins w:id="3789" w:author="Leon Sandler" w:date="2026-09-06T00:00:00Z">
        <w:r>
          <w:t xml:space="preserve"> </w:t>
        </w:r>
      </w:ins>
      <w:ins w:id="3790" w:author="Leon Sandler" w:date="2026-09-06T00:00:00Z">
        <w:r>
          <w:t>solar</w:t>
        </w:r>
      </w:ins>
      <w:ins w:id="3791" w:author="Leon Sandler" w:date="2026-09-06T00:00:00Z">
        <w:r>
          <w:t xml:space="preserve"> </w:t>
        </w:r>
      </w:ins>
      <w:ins w:id="3792" w:author="Leon Sandler" w:date="2026-09-06T00:00:00Z">
        <w:r>
          <w:t>collectors)</w:t>
        </w:r>
      </w:ins>
      <w:ins w:id="3793" w:author="Leon Sandler" w:date="2026-09-06T00:00:00Z">
        <w:r>
          <w:t xml:space="preserve"> </w:t>
        </w:r>
      </w:ins>
      <w:ins w:id="3794" w:author="Leon Sandler" w:date="2026-09-06T00:00:00Z">
        <w:r>
          <w:t>or</w:t>
        </w:r>
      </w:ins>
      <w:ins w:id="3795" w:author="Leon Sandler" w:date="2026-09-06T00:00:00Z">
        <w:r>
          <w:t xml:space="preserve"> </w:t>
        </w:r>
      </w:ins>
      <w:ins w:id="3796" w:author="Leon Sandler" w:date="2026-09-06T00:00:00Z">
        <w:r>
          <w:t>active</w:t>
        </w:r>
      </w:ins>
      <w:ins w:id="3797" w:author="Leon Sandler" w:date="2026-09-06T00:00:00Z">
        <w:r>
          <w:t xml:space="preserve"> </w:t>
        </w:r>
      </w:ins>
      <w:ins w:id="3798" w:author="Leon Sandler" w:date="2026-09-06T00:00:00Z">
        <w:r>
          <w:t>thermal</w:t>
        </w:r>
      </w:ins>
      <w:ins w:id="3799" w:author="Leon Sandler" w:date="2026-09-06T00:00:00Z">
        <w:r>
          <w:t xml:space="preserve"> </w:t>
        </w:r>
      </w:ins>
      <w:ins w:id="3800" w:author="Leon Sandler" w:date="2026-09-06T00:00:00Z">
        <w:r>
          <w:t>rejection</w:t>
        </w:r>
      </w:ins>
      <w:ins w:id="3801" w:author="Leon Sandler" w:date="2026-09-06T00:00:00Z">
        <w:r>
          <w:t xml:space="preserve"> </w:t>
        </w:r>
      </w:ins>
      <w:ins w:id="3802" w:author="Leon Sandler" w:date="2026-09-06T00:00:00Z">
        <w:r>
          <w:t>(radiators)</w:t>
        </w:r>
      </w:ins>
      <w:ins w:id="3803" w:author="Leon Sandler" w:date="2026-09-06T00:00:00Z">
        <w:r>
          <w:t xml:space="preserve"> </w:t>
        </w:r>
      </w:ins>
      <w:ins w:id="3804" w:author="Leon Sandler" w:date="2026-09-06T00:00:00Z">
        <w:r>
          <w:t>that</w:t>
        </w:r>
      </w:ins>
      <w:ins w:id="3805" w:author="Leon Sandler" w:date="2026-09-06T00:00:00Z">
        <w:r>
          <w:t xml:space="preserve"> </w:t>
        </w:r>
      </w:ins>
      <w:ins w:id="3806" w:author="Leon Sandler" w:date="2026-09-06T00:00:00Z">
        <w:r>
          <w:t>a</w:t>
        </w:r>
      </w:ins>
      <w:ins w:id="3807" w:author="Leon Sandler" w:date="2026-09-06T00:00:00Z">
        <w:r>
          <w:t xml:space="preserve"> </w:t>
        </w:r>
      </w:ins>
      <w:ins w:id="3808" w:author="Leon Sandler" w:date="2026-09-06T00:00:00Z">
        <w:r>
          <w:t>thick</w:t>
        </w:r>
      </w:ins>
      <w:ins w:id="3809" w:author="Leon Sandler" w:date="2026-09-06T00:00:00Z">
        <w:r>
          <w:t xml:space="preserve"> </w:t>
        </w:r>
      </w:ins>
      <w:ins w:id="3810" w:author="Leon Sandler" w:date="2026-09-06T00:00:00Z">
        <w:r>
          <w:t>regolith</w:t>
        </w:r>
      </w:ins>
      <w:ins w:id="3811" w:author="Leon Sandler" w:date="2026-09-06T00:00:00Z">
        <w:r>
          <w:t xml:space="preserve"> </w:t>
        </w:r>
      </w:ins>
      <w:ins w:id="3812" w:author="Leon Sandler" w:date="2026-09-06T00:00:00Z">
        <w:r>
          <w:t>overburden</w:t>
        </w:r>
      </w:ins>
      <w:ins w:id="3813" w:author="Leon Sandler" w:date="2026-09-06T00:00:00Z">
        <w:r>
          <w:t xml:space="preserve"> </w:t>
        </w:r>
      </w:ins>
      <w:ins w:id="3814" w:author="Leon Sandler" w:date="2026-09-06T00:00:00Z">
        <w:r>
          <w:t>would</w:t>
        </w:r>
      </w:ins>
      <w:ins w:id="3815" w:author="Leon Sandler" w:date="2026-09-06T00:00:00Z">
        <w:r>
          <w:t xml:space="preserve"> </w:t>
        </w:r>
      </w:ins>
      <w:ins w:id="3816" w:author="Leon Sandler" w:date="2026-09-06T00:00:00Z">
        <w:r>
          <w:t>compromise.</w:t>
        </w:r>
      </w:ins>
      <w:ins w:id="3817" w:author="Leon Sandler" w:date="2026-09-06T00:00:00Z">
        <w:r>
          <w:t xml:space="preserve"> </w:t>
        </w:r>
      </w:ins>
      <w:ins w:id="3818" w:author="Leon Sandler" w:date="2026-09-06T00:00:00Z">
        <w:r>
          <w:t>Thin</w:t>
        </w:r>
      </w:ins>
      <w:ins w:id="3819" w:author="Leon Sandler" w:date="2026-09-06T00:00:00Z">
        <w:r>
          <w:t xml:space="preserve"> </w:t>
        </w:r>
      </w:ins>
      <w:ins w:id="3820" w:author="Leon Sandler" w:date="2026-09-06T00:00:00Z">
        <w:r>
          <w:t>regolith</w:t>
        </w:r>
      </w:ins>
      <w:ins w:id="3821" w:author="Leon Sandler" w:date="2026-09-06T00:00:00Z">
        <w:r>
          <w:t xml:space="preserve"> </w:t>
        </w:r>
      </w:ins>
      <w:ins w:id="3822" w:author="Leon Sandler" w:date="2026-09-06T00:00:00Z">
        <w:r>
          <w:t>cladding,</w:t>
        </w:r>
      </w:ins>
      <w:ins w:id="3823" w:author="Leon Sandler" w:date="2026-09-06T00:00:00Z">
        <w:r>
          <w:t xml:space="preserve"> </w:t>
        </w:r>
      </w:ins>
      <w:ins w:id="3824" w:author="Leon Sandler" w:date="2026-09-06T00:00:00Z">
        <w:r>
          <w:t>rather</w:t>
        </w:r>
      </w:ins>
      <w:ins w:id="3825" w:author="Leon Sandler" w:date="2026-09-06T00:00:00Z">
        <w:r>
          <w:t xml:space="preserve"> </w:t>
        </w:r>
      </w:ins>
      <w:ins w:id="3826" w:author="Leon Sandler" w:date="2026-09-06T00:00:00Z">
        <w:r>
          <w:t>than</w:t>
        </w:r>
      </w:ins>
      <w:ins w:id="3827" w:author="Leon Sandler" w:date="2026-09-06T00:00:00Z">
        <w:r>
          <w:t xml:space="preserve"> </w:t>
        </w:r>
      </w:ins>
      <w:ins w:id="3828" w:author="Leon Sandler" w:date="2026-09-06T00:00:00Z">
        <w:r>
          <w:t>full</w:t>
        </w:r>
      </w:ins>
      <w:ins w:id="3829" w:author="Leon Sandler" w:date="2026-09-06T00:00:00Z">
        <w:r>
          <w:t xml:space="preserve"> </w:t>
        </w:r>
      </w:ins>
      <w:ins w:id="3830" w:author="Leon Sandler" w:date="2026-09-06T00:00:00Z">
        <w:r>
          <w:t>burial,</w:t>
        </w:r>
      </w:ins>
      <w:ins w:id="3831" w:author="Leon Sandler" w:date="2026-09-06T00:00:00Z">
        <w:r>
          <w:t xml:space="preserve"> </w:t>
        </w:r>
      </w:ins>
      <w:ins w:id="3832" w:author="Leon Sandler" w:date="2026-09-06T00:00:00Z">
        <w:r>
          <w:t>is</w:t>
        </w:r>
      </w:ins>
      <w:ins w:id="3833" w:author="Leon Sandler" w:date="2026-09-06T00:00:00Z">
        <w:r>
          <w:t xml:space="preserve"> </w:t>
        </w:r>
      </w:ins>
      <w:ins w:id="3834" w:author="Leon Sandler" w:date="2026-09-06T00:00:00Z">
        <w:r>
          <w:t>the</w:t>
        </w:r>
      </w:ins>
      <w:ins w:id="3835" w:author="Leon Sandler" w:date="2026-09-06T00:00:00Z">
        <w:r>
          <w:t xml:space="preserve"> </w:t>
        </w:r>
      </w:ins>
      <w:ins w:id="3836" w:author="Leon Sandler" w:date="2026-09-06T00:00:00Z">
        <w:r>
          <w:t>relevant</w:t>
        </w:r>
      </w:ins>
      <w:ins w:id="3837" w:author="Leon Sandler" w:date="2026-09-06T00:00:00Z">
        <w:r>
          <w:t xml:space="preserve"> </w:t>
        </w:r>
      </w:ins>
      <w:ins w:id="3838" w:author="Leon Sandler" w:date="2026-09-06T00:00:00Z">
        <w:r>
          <w:t>passive</w:t>
        </w:r>
      </w:ins>
      <w:ins w:id="3839" w:author="Leon Sandler" w:date="2026-09-06T00:00:00Z">
        <w:r>
          <w:t xml:space="preserve"> </w:t>
        </w:r>
      </w:ins>
      <w:ins w:id="3840" w:author="Leon Sandler" w:date="2026-09-06T00:00:00Z">
        <w:r>
          <w:t>option</w:t>
        </w:r>
      </w:ins>
      <w:ins w:id="3841" w:author="Leon Sandler" w:date="2026-09-06T00:00:00Z">
        <w:r>
          <w:t xml:space="preserve"> </w:t>
        </w:r>
      </w:ins>
      <w:ins w:id="3842" w:author="Leon Sandler" w:date="2026-09-06T00:00:00Z">
        <w:r>
          <w:t>for</w:t>
        </w:r>
      </w:ins>
      <w:ins w:id="3843" w:author="Leon Sandler" w:date="2026-09-06T00:00:00Z">
        <w:r>
          <w:t xml:space="preserve"> </w:t>
        </w:r>
      </w:ins>
      <w:ins w:id="3844" w:author="Leon Sandler" w:date="2026-09-06T00:00:00Z">
        <w:r>
          <w:t>this</w:t>
        </w:r>
      </w:ins>
      <w:ins w:id="3845" w:author="Leon Sandler" w:date="2026-09-06T00:00:00Z">
        <w:r>
          <w:t xml:space="preserve"> </w:t>
        </w:r>
      </w:ins>
      <w:ins w:id="3846" w:author="Leon Sandler" w:date="2026-09-06T00:00:00Z">
        <w:r>
          <w:t>class,</w:t>
        </w:r>
      </w:ins>
      <w:ins w:id="3847" w:author="Leon Sandler" w:date="2026-09-06T00:00:00Z">
        <w:r>
          <w:t xml:space="preserve"> </w:t>
        </w:r>
      </w:ins>
      <w:ins w:id="3848" w:author="Leon Sandler" w:date="2026-09-06T00:00:00Z">
        <w:r>
          <w:t>and</w:t>
        </w:r>
      </w:ins>
      <w:ins w:id="3849" w:author="Leon Sandler" w:date="2026-09-06T00:00:00Z">
        <w:r>
          <w:t xml:space="preserve"> </w:t>
        </w:r>
      </w:ins>
      <w:ins w:id="3850" w:author="Leon Sandler" w:date="2026-09-06T00:00:00Z">
        <w:r>
          <w:t>Section</w:t>
        </w:r>
      </w:ins>
      <w:ins w:id="3851" w:author="Leon Sandler" w:date="2026-09-06T00:00:00Z">
        <w:r>
          <w:t xml:space="preserve"> </w:t>
        </w:r>
      </w:ins>
      <w:ins w:id="3852" w:author="Leon Sandler" w:date="2026-09-06T00:00:00Z">
        <w:r>
          <w:t>10</w:t>
        </w:r>
      </w:ins>
      <w:ins w:id="3853" w:author="Leon Sandler" w:date="2026-09-06T00:00:00Z">
        <w:r>
          <w:t xml:space="preserve"> </w:t>
        </w:r>
      </w:ins>
      <w:ins w:id="3854" w:author="Leon Sandler" w:date="2026-09-06T00:00:00Z">
        <w:r>
          <w:t>shows</w:t>
        </w:r>
      </w:ins>
      <w:ins w:id="3855" w:author="Leon Sandler" w:date="2026-09-06T00:00:00Z">
        <w:r>
          <w:t xml:space="preserve"> </w:t>
        </w:r>
      </w:ins>
      <w:ins w:id="3856" w:author="Leon Sandler" w:date="2026-09-06T00:00:00Z">
        <w:r>
          <w:t>that</w:t>
        </w:r>
      </w:ins>
      <w:ins w:id="3857" w:author="Leon Sandler" w:date="2026-09-06T00:00:00Z">
        <w:r>
          <w:t xml:space="preserve"> </w:t>
        </w:r>
      </w:ins>
      <w:ins w:id="3858" w:author="Leon Sandler" w:date="2026-09-06T00:00:00Z">
        <w:r>
          <w:t>even</w:t>
        </w:r>
      </w:ins>
      <w:ins w:id="3859" w:author="Leon Sandler" w:date="2026-09-06T00:00:00Z">
        <w:r>
          <w:t xml:space="preserve"> </w:t>
        </w:r>
      </w:ins>
      <w:ins w:id="3860" w:author="Leon Sandler" w:date="2026-09-06T00:00:00Z">
        <w:r>
          <w:t>a</w:t>
        </w:r>
      </w:ins>
      <w:ins w:id="3861" w:author="Leon Sandler" w:date="2026-09-06T00:00:00Z">
        <w:r>
          <w:t xml:space="preserve"> </w:t>
        </w:r>
      </w:ins>
      <w:ins w:id="3862" w:author="Leon Sandler" w:date="2026-09-06T00:00:00Z">
        <w:r>
          <w:t>few</w:t>
        </w:r>
      </w:ins>
      <w:ins w:id="3863" w:author="Leon Sandler" w:date="2026-09-06T00:00:00Z">
        <w:r>
          <w:t xml:space="preserve"> </w:t>
        </w:r>
      </w:ins>
      <w:ins w:id="3864" w:author="Leon Sandler" w:date="2026-09-06T00:00:00Z">
        <w:r>
          <w:t>centimeters</w:t>
        </w:r>
      </w:ins>
      <w:ins w:id="3865" w:author="Leon Sandler" w:date="2026-09-06T00:00:00Z">
        <w:r>
          <w:t xml:space="preserve"> </w:t>
        </w:r>
      </w:ins>
      <w:ins w:id="3866" w:author="Leon Sandler" w:date="2026-09-06T00:00:00Z">
        <w:r>
          <w:t>is</w:t>
        </w:r>
      </w:ins>
      <w:ins w:id="3867" w:author="Leon Sandler" w:date="2026-09-06T00:00:00Z">
        <w:r>
          <w:t xml:space="preserve"> </w:t>
        </w:r>
      </w:ins>
      <w:ins w:id="3868" w:author="Leon Sandler" w:date="2026-09-06T00:00:00Z">
        <w:r>
          <w:t>highly</w:t>
        </w:r>
      </w:ins>
      <w:ins w:id="3869" w:author="Leon Sandler" w:date="2026-09-06T00:00:00Z">
        <w:r>
          <w:t xml:space="preserve"> </w:t>
        </w:r>
      </w:ins>
      <w:ins w:id="3870" w:author="Leon Sandler" w:date="2026-09-06T00:00:00Z">
        <w:r>
          <w:t>effective</w:t>
        </w:r>
      </w:ins>
      <w:ins w:id="3871" w:author="Leon Sandler" w:date="2026-09-06T00:00:00Z">
        <w:r>
          <w:t xml:space="preserve"> </w:t>
        </w:r>
      </w:ins>
      <w:ins w:id="3872" w:author="Leon Sandler" w:date="2026-09-06T00:00:00Z">
        <w:r>
          <w:t>against</w:t>
        </w:r>
      </w:ins>
      <w:ins w:id="3873" w:author="Leon Sandler" w:date="2026-09-06T00:00:00Z">
        <w:r>
          <w:t xml:space="preserve"> </w:t>
        </w:r>
      </w:ins>
      <w:ins w:id="3874" w:author="Leon Sandler" w:date="2026-09-06T00:00:00Z">
        <w:r>
          <w:t>the</w:t>
        </w:r>
      </w:ins>
      <w:ins w:id="3875" w:author="Leon Sandler" w:date="2026-09-06T00:00:00Z">
        <w:r>
          <w:t xml:space="preserve"> </w:t>
        </w:r>
      </w:ins>
      <w:ins w:id="3876" w:author="Leon Sandler" w:date="2026-09-06T00:00:00Z">
        <w:r>
          <w:t>SEP</w:t>
        </w:r>
      </w:ins>
      <w:ins w:id="3877" w:author="Leon Sandler" w:date="2026-09-06T00:00:00Z">
        <w:r>
          <w:t xml:space="preserve"> </w:t>
        </w:r>
      </w:ins>
      <w:ins w:id="3878" w:author="Leon Sandler" w:date="2026-09-06T00:00:00Z">
        <w:r>
          <w:t>proton</w:t>
        </w:r>
      </w:ins>
      <w:ins w:id="3879" w:author="Leon Sandler" w:date="2026-09-06T00:00:00Z">
        <w:r>
          <w:t xml:space="preserve"> </w:t>
        </w:r>
      </w:ins>
      <w:ins w:id="3880" w:author="Leon Sandler" w:date="2026-09-06T00:00:00Z">
        <w:r>
          <w:t>spectrum</w:t>
        </w:r>
      </w:ins>
      <w:ins w:id="3881" w:author="Leon Sandler" w:date="2026-09-06T00:00:00Z">
        <w:r>
          <w:t xml:space="preserve"> </w:t>
        </w:r>
      </w:ins>
      <w:ins w:id="3882" w:author="Leon Sandler" w:date="2026-09-06T00:00:00Z">
        <w:r>
          <w:t>specifically,</w:t>
        </w:r>
      </w:ins>
      <w:ins w:id="3883" w:author="Leon Sandler" w:date="2026-09-06T00:00:00Z">
        <w:r>
          <w:t xml:space="preserve"> </w:t>
        </w:r>
      </w:ins>
      <w:ins w:id="3884" w:author="Leon Sandler" w:date="2026-09-06T00:00:00Z">
        <w:r>
          <w:t>though</w:t>
        </w:r>
      </w:ins>
      <w:ins w:id="3885" w:author="Leon Sandler" w:date="2026-09-06T00:00:00Z">
        <w:r>
          <w:t xml:space="preserve"> </w:t>
        </w:r>
      </w:ins>
      <w:ins w:id="3886" w:author="Leon Sandler" w:date="2026-09-06T00:00:00Z">
        <w:r>
          <w:t>not</w:t>
        </w:r>
      </w:ins>
      <w:ins w:id="3887" w:author="Leon Sandler" w:date="2026-09-06T00:00:00Z">
        <w:r>
          <w:t xml:space="preserve"> </w:t>
        </w:r>
      </w:ins>
      <w:ins w:id="3888" w:author="Leon Sandler" w:date="2026-09-06T00:00:00Z">
        <w:r>
          <w:t>against</w:t>
        </w:r>
      </w:ins>
      <w:ins w:id="3889" w:author="Leon Sandler" w:date="2026-09-06T00:00:00Z">
        <w:r>
          <w:t xml:space="preserve"> </w:t>
        </w:r>
      </w:ins>
      <w:ins w:id="3890" w:author="Leon Sandler" w:date="2026-09-06T00:00:00Z">
        <w:r>
          <w:t>galactic</w:t>
        </w:r>
      </w:ins>
      <w:ins w:id="3891" w:author="Leon Sandler" w:date="2026-09-06T00:00:00Z">
        <w:r>
          <w:t xml:space="preserve"> </w:t>
        </w:r>
      </w:ins>
      <w:ins w:id="3892" w:author="Leon Sandler" w:date="2026-09-06T00:00:00Z">
        <w:r>
          <w:t>cosmic</w:t>
        </w:r>
      </w:ins>
      <w:ins w:id="3893" w:author="Leon Sandler" w:date="2026-09-06T00:00:00Z">
        <w:r>
          <w:t xml:space="preserve"> </w:t>
        </w:r>
      </w:ins>
      <w:ins w:id="3894" w:author="Leon Sandler" w:date="2026-09-06T00:00:00Z">
        <w:r>
          <w:t>rays,</w:t>
        </w:r>
      </w:ins>
      <w:ins w:id="3895" w:author="Leon Sandler" w:date="2026-09-06T00:00:00Z">
        <w:r>
          <w:t xml:space="preserve"> </w:t>
        </w:r>
      </w:ins>
      <w:ins w:id="3896" w:author="Leon Sandler" w:date="2026-09-06T00:00:00Z">
        <w:r>
          <w:t>which</w:t>
        </w:r>
      </w:ins>
      <w:ins w:id="3897" w:author="Leon Sandler" w:date="2026-09-06T00:00:00Z">
        <w:r>
          <w:t xml:space="preserve"> </w:t>
        </w:r>
      </w:ins>
      <w:ins w:id="3898" w:author="Leon Sandler" w:date="2026-09-06T00:00:00Z">
        <w:r>
          <w:t>require</w:t>
        </w:r>
      </w:ins>
      <w:ins w:id="3899" w:author="Leon Sandler" w:date="2026-09-06T00:00:00Z">
        <w:r>
          <w:t xml:space="preserve"> </w:t>
        </w:r>
      </w:ins>
      <w:ins w:id="3900" w:author="Leon Sandler" w:date="2026-09-06T00:00:00Z">
        <w:r>
          <w:t>much</w:t>
        </w:r>
      </w:ins>
      <w:ins w:id="3901" w:author="Leon Sandler" w:date="2026-09-06T00:00:00Z">
        <w:r>
          <w:t xml:space="preserve"> </w:t>
        </w:r>
      </w:ins>
      <w:ins w:id="3902" w:author="Leon Sandler" w:date="2026-09-06T00:00:00Z">
        <w:r>
          <w:t>greater</w:t>
        </w:r>
      </w:ins>
      <w:ins w:id="3903" w:author="Leon Sandler" w:date="2026-09-06T00:00:00Z">
        <w:r>
          <w:t xml:space="preserve"> </w:t>
        </w:r>
      </w:ins>
      <w:ins w:id="3904" w:author="Leon Sandler" w:date="2026-09-06T00:00:00Z">
        <w:r>
          <w:t>areal</w:t>
        </w:r>
      </w:ins>
      <w:ins w:id="3905" w:author="Leon Sandler" w:date="2026-09-06T00:00:00Z">
        <w:r>
          <w:t xml:space="preserve"> </w:t>
        </w:r>
      </w:ins>
      <w:ins w:id="3906" w:author="Leon Sandler" w:date="2026-09-06T00:00:00Z">
        <w:r>
          <w:t>density.</w:t>
        </w:r>
      </w:ins>
    </w:p>
    <w:p>
      <w:ins w:id="3907" w:author="Leon Sandler" w:date="2026-09-06T00:00:00Z">
        <w:r>
          <w:t>Mobile</w:t>
        </w:r>
      </w:ins>
      <w:ins w:id="3908" w:author="Leon Sandler" w:date="2026-09-06T00:00:00Z">
        <w:r>
          <w:t xml:space="preserve"> </w:t>
        </w:r>
      </w:ins>
      <w:ins w:id="3909" w:author="Leon Sandler" w:date="2026-09-06T00:00:00Z">
        <w:r>
          <w:t>surface</w:t>
        </w:r>
      </w:ins>
      <w:ins w:id="3910" w:author="Leon Sandler" w:date="2026-09-06T00:00:00Z">
        <w:r>
          <w:t xml:space="preserve"> </w:t>
        </w:r>
      </w:ins>
      <w:ins w:id="3911" w:author="Leon Sandler" w:date="2026-09-06T00:00:00Z">
        <w:r>
          <w:t>assets</w:t>
        </w:r>
      </w:ins>
      <w:ins w:id="3912" w:author="Leon Sandler" w:date="2026-09-06T00:00:00Z">
        <w:r>
          <w:t xml:space="preserve"> </w:t>
        </w:r>
      </w:ins>
      <w:ins w:id="3913" w:author="Leon Sandler" w:date="2026-09-06T00:00:00Z">
        <w:r>
          <w:t>(rovers)</w:t>
        </w:r>
      </w:ins>
    </w:p>
    <w:p>
      <w:ins w:id="3914" w:author="Leon Sandler" w:date="2026-09-06T00:00:00Z">
        <w:r>
          <w:t>A</w:t>
        </w:r>
      </w:ins>
      <w:ins w:id="3915" w:author="Leon Sandler" w:date="2026-09-06T00:00:00Z">
        <w:r>
          <w:t xml:space="preserve"> </w:t>
        </w:r>
      </w:ins>
      <w:ins w:id="3916" w:author="Leon Sandler" w:date="2026-09-06T00:00:00Z">
        <w:r>
          <w:t>rover</w:t>
        </w:r>
      </w:ins>
      <w:ins w:id="3917" w:author="Leon Sandler" w:date="2026-09-06T00:00:00Z">
        <w:r>
          <w:t xml:space="preserve"> </w:t>
        </w:r>
      </w:ins>
      <w:ins w:id="3918" w:author="Leon Sandler" w:date="2026-09-06T00:00:00Z">
        <w:r>
          <w:t>must</w:t>
        </w:r>
      </w:ins>
      <w:ins w:id="3919" w:author="Leon Sandler" w:date="2026-09-06T00:00:00Z">
        <w:r>
          <w:t xml:space="preserve"> </w:t>
        </w:r>
      </w:ins>
      <w:ins w:id="3920" w:author="Leon Sandler" w:date="2026-09-06T00:00:00Z">
        <w:r>
          <w:t>retain</w:t>
        </w:r>
      </w:ins>
      <w:ins w:id="3921" w:author="Leon Sandler" w:date="2026-09-06T00:00:00Z">
        <w:r>
          <w:t xml:space="preserve"> </w:t>
        </w:r>
      </w:ins>
      <w:ins w:id="3922" w:author="Leon Sandler" w:date="2026-09-06T00:00:00Z">
        <w:r>
          <w:t>mobility,</w:t>
        </w:r>
      </w:ins>
      <w:ins w:id="3923" w:author="Leon Sandler" w:date="2026-09-06T00:00:00Z">
        <w:r>
          <w:t xml:space="preserve"> </w:t>
        </w:r>
      </w:ins>
      <w:ins w:id="3924" w:author="Leon Sandler" w:date="2026-09-06T00:00:00Z">
        <w:r>
          <w:t>payload</w:t>
        </w:r>
      </w:ins>
      <w:ins w:id="3925" w:author="Leon Sandler" w:date="2026-09-06T00:00:00Z">
        <w:r>
          <w:t xml:space="preserve"> </w:t>
        </w:r>
      </w:ins>
      <w:ins w:id="3926" w:author="Leon Sandler" w:date="2026-09-06T00:00:00Z">
        <w:r>
          <w:t>margin,</w:t>
        </w:r>
      </w:ins>
      <w:ins w:id="3927" w:author="Leon Sandler" w:date="2026-09-06T00:00:00Z">
        <w:r>
          <w:t xml:space="preserve"> </w:t>
        </w:r>
      </w:ins>
      <w:ins w:id="3928" w:author="Leon Sandler" w:date="2026-09-06T00:00:00Z">
        <w:r>
          <w:t>and</w:t>
        </w:r>
      </w:ins>
      <w:ins w:id="3929" w:author="Leon Sandler" w:date="2026-09-06T00:00:00Z">
        <w:r>
          <w:t xml:space="preserve"> </w:t>
        </w:r>
      </w:ins>
      <w:ins w:id="3930" w:author="Leon Sandler" w:date="2026-09-06T00:00:00Z">
        <w:r>
          <w:t>unobstructed</w:t>
        </w:r>
      </w:ins>
      <w:ins w:id="3931" w:author="Leon Sandler" w:date="2026-09-06T00:00:00Z">
        <w:r>
          <w:t xml:space="preserve"> </w:t>
        </w:r>
      </w:ins>
      <w:ins w:id="3932" w:author="Leon Sandler" w:date="2026-09-06T00:00:00Z">
        <w:r>
          <w:t>sensor</w:t>
        </w:r>
      </w:ins>
      <w:ins w:id="3933" w:author="Leon Sandler" w:date="2026-09-06T00:00:00Z">
        <w:r>
          <w:t xml:space="preserve"> </w:t>
        </w:r>
      </w:ins>
      <w:ins w:id="3934" w:author="Leon Sandler" w:date="2026-09-06T00:00:00Z">
        <w:r>
          <w:t>and</w:t>
        </w:r>
      </w:ins>
      <w:ins w:id="3935" w:author="Leon Sandler" w:date="2026-09-06T00:00:00Z">
        <w:r>
          <w:t xml:space="preserve"> </w:t>
        </w:r>
      </w:ins>
      <w:ins w:id="3936" w:author="Leon Sandler" w:date="2026-09-06T00:00:00Z">
        <w:r>
          <w:t>communication</w:t>
        </w:r>
      </w:ins>
      <w:ins w:id="3937" w:author="Leon Sandler" w:date="2026-09-06T00:00:00Z">
        <w:r>
          <w:t xml:space="preserve"> </w:t>
        </w:r>
      </w:ins>
      <w:ins w:id="3938" w:author="Leon Sandler" w:date="2026-09-06T00:00:00Z">
        <w:r>
          <w:t>apertures,</w:t>
        </w:r>
      </w:ins>
      <w:ins w:id="3939" w:author="Leon Sandler" w:date="2026-09-06T00:00:00Z">
        <w:r>
          <w:t xml:space="preserve"> </w:t>
        </w:r>
      </w:ins>
      <w:ins w:id="3940" w:author="Leon Sandler" w:date="2026-09-06T00:00:00Z">
        <w:r>
          <w:t>all</w:t>
        </w:r>
      </w:ins>
      <w:ins w:id="3941" w:author="Leon Sandler" w:date="2026-09-06T00:00:00Z">
        <w:r>
          <w:t xml:space="preserve"> </w:t>
        </w:r>
      </w:ins>
      <w:ins w:id="3942" w:author="Leon Sandler" w:date="2026-09-06T00:00:00Z">
        <w:r>
          <w:t>of</w:t>
        </w:r>
      </w:ins>
      <w:ins w:id="3943" w:author="Leon Sandler" w:date="2026-09-06T00:00:00Z">
        <w:r>
          <w:t xml:space="preserve"> </w:t>
        </w:r>
      </w:ins>
      <w:ins w:id="3944" w:author="Leon Sandler" w:date="2026-09-06T00:00:00Z">
        <w:r>
          <w:t>which</w:t>
        </w:r>
      </w:ins>
      <w:ins w:id="3945" w:author="Leon Sandler" w:date="2026-09-06T00:00:00Z">
        <w:r>
          <w:t xml:space="preserve"> </w:t>
        </w:r>
      </w:ins>
      <w:ins w:id="3946" w:author="Leon Sandler" w:date="2026-09-06T00:00:00Z">
        <w:r>
          <w:t>are</w:t>
        </w:r>
      </w:ins>
      <w:ins w:id="3947" w:author="Leon Sandler" w:date="2026-09-06T00:00:00Z">
        <w:r>
          <w:t xml:space="preserve"> </w:t>
        </w:r>
      </w:ins>
      <w:ins w:id="3948" w:author="Leon Sandler" w:date="2026-09-06T00:00:00Z">
        <w:r>
          <w:t>compromised</w:t>
        </w:r>
      </w:ins>
      <w:ins w:id="3949" w:author="Leon Sandler" w:date="2026-09-06T00:00:00Z">
        <w:r>
          <w:t xml:space="preserve"> </w:t>
        </w:r>
      </w:ins>
      <w:ins w:id="3950" w:author="Leon Sandler" w:date="2026-09-06T00:00:00Z">
        <w:r>
          <w:t>by</w:t>
        </w:r>
      </w:ins>
      <w:ins w:id="3951" w:author="Leon Sandler" w:date="2026-09-06T00:00:00Z">
        <w:r>
          <w:t xml:space="preserve"> </w:t>
        </w:r>
      </w:ins>
      <w:ins w:id="3952" w:author="Leon Sandler" w:date="2026-09-06T00:00:00Z">
        <w:r>
          <w:t>adding</w:t>
        </w:r>
      </w:ins>
      <w:ins w:id="3953" w:author="Leon Sandler" w:date="2026-09-06T00:00:00Z">
        <w:r>
          <w:t xml:space="preserve"> </w:t>
        </w:r>
      </w:ins>
      <w:ins w:id="3954" w:author="Leon Sandler" w:date="2026-09-06T00:00:00Z">
        <w:r>
          <w:t>centimeters</w:t>
        </w:r>
      </w:ins>
      <w:ins w:id="3955" w:author="Leon Sandler" w:date="2026-09-06T00:00:00Z">
        <w:r>
          <w:t xml:space="preserve"> </w:t>
        </w:r>
      </w:ins>
      <w:ins w:id="3956" w:author="Leon Sandler" w:date="2026-09-06T00:00:00Z">
        <w:r>
          <w:t>of</w:t>
        </w:r>
      </w:ins>
      <w:ins w:id="3957" w:author="Leon Sandler" w:date="2026-09-06T00:00:00Z">
        <w:r>
          <w:t xml:space="preserve"> </w:t>
        </w:r>
      </w:ins>
      <w:ins w:id="3958" w:author="Leon Sandler" w:date="2026-09-06T00:00:00Z">
        <w:r>
          <w:t>areal</w:t>
        </w:r>
      </w:ins>
      <w:ins w:id="3959" w:author="Leon Sandler" w:date="2026-09-06T00:00:00Z">
        <w:r>
          <w:t xml:space="preserve"> </w:t>
        </w:r>
      </w:ins>
      <w:ins w:id="3960" w:author="Leon Sandler" w:date="2026-09-06T00:00:00Z">
        <w:r>
          <w:t>shielding</w:t>
        </w:r>
      </w:ins>
      <w:ins w:id="3961" w:author="Leon Sandler" w:date="2026-09-06T00:00:00Z">
        <w:r>
          <w:t xml:space="preserve"> </w:t>
        </w:r>
      </w:ins>
      <w:ins w:id="3962" w:author="Leon Sandler" w:date="2026-09-06T00:00:00Z">
        <w:r>
          <w:t>mass.</w:t>
        </w:r>
      </w:ins>
      <w:ins w:id="3963" w:author="Leon Sandler" w:date="2026-09-06T00:00:00Z">
        <w:r>
          <w:t xml:space="preserve"> </w:t>
        </w:r>
      </w:ins>
      <w:ins w:id="3964" w:author="Leon Sandler" w:date="2026-09-06T00:00:00Z">
        <w:r>
          <w:t>A</w:t>
        </w:r>
      </w:ins>
      <w:ins w:id="3965" w:author="Leon Sandler" w:date="2026-09-06T00:00:00Z">
        <w:r>
          <w:t xml:space="preserve"> </w:t>
        </w:r>
      </w:ins>
      <w:ins w:id="3966" w:author="Leon Sandler" w:date="2026-09-06T00:00:00Z">
        <w:r>
          <w:t>rover's</w:t>
        </w:r>
      </w:ins>
      <w:ins w:id="3967" w:author="Leon Sandler" w:date="2026-09-06T00:00:00Z">
        <w:r>
          <w:t xml:space="preserve"> </w:t>
        </w:r>
      </w:ins>
      <w:ins w:id="3968" w:author="Leon Sandler" w:date="2026-09-06T00:00:00Z">
        <w:r>
          <w:t>cabin</w:t>
        </w:r>
      </w:ins>
      <w:ins w:id="3969" w:author="Leon Sandler" w:date="2026-09-06T00:00:00Z">
        <w:r>
          <w:t xml:space="preserve"> </w:t>
        </w:r>
      </w:ins>
      <w:ins w:id="3970" w:author="Leon Sandler" w:date="2026-09-06T00:00:00Z">
        <w:r>
          <w:t>can</w:t>
        </w:r>
      </w:ins>
      <w:ins w:id="3971" w:author="Leon Sandler" w:date="2026-09-06T00:00:00Z">
        <w:r>
          <w:t xml:space="preserve"> </w:t>
        </w:r>
      </w:ins>
      <w:ins w:id="3972" w:author="Leon Sandler" w:date="2026-09-06T00:00:00Z">
        <w:r>
          <w:t>incorporate</w:t>
        </w:r>
      </w:ins>
      <w:ins w:id="3973" w:author="Leon Sandler" w:date="2026-09-06T00:00:00Z">
        <w:r>
          <w:t xml:space="preserve"> </w:t>
        </w:r>
      </w:ins>
      <w:ins w:id="3974" w:author="Leon Sandler" w:date="2026-09-06T00:00:00Z">
        <w:r>
          <w:t>modest</w:t>
        </w:r>
      </w:ins>
      <w:ins w:id="3975" w:author="Leon Sandler" w:date="2026-09-06T00:00:00Z">
        <w:r>
          <w:t xml:space="preserve"> </w:t>
        </w:r>
      </w:ins>
      <w:ins w:id="3976" w:author="Leon Sandler" w:date="2026-09-06T00:00:00Z">
        <w:r>
          <w:t>local</w:t>
        </w:r>
      </w:ins>
      <w:ins w:id="3977" w:author="Leon Sandler" w:date="2026-09-06T00:00:00Z">
        <w:r>
          <w:t xml:space="preserve"> </w:t>
        </w:r>
      </w:ins>
      <w:ins w:id="3978" w:author="Leon Sandler" w:date="2026-09-06T00:00:00Z">
        <w:r>
          <w:t>shielding</w:t>
        </w:r>
      </w:ins>
      <w:ins w:id="3979" w:author="Leon Sandler" w:date="2026-09-06T00:00:00Z">
        <w:r>
          <w:t xml:space="preserve"> </w:t>
        </w:r>
      </w:ins>
      <w:ins w:id="3980" w:author="Leon Sandler" w:date="2026-09-06T00:00:00Z">
        <w:r>
          <w:t>(e.g.,</w:t>
        </w:r>
      </w:ins>
      <w:ins w:id="3981" w:author="Leon Sandler" w:date="2026-09-06T00:00:00Z">
        <w:r>
          <w:t xml:space="preserve"> </w:t>
        </w:r>
      </w:ins>
      <w:ins w:id="3982" w:author="Leon Sandler" w:date="2026-09-06T00:00:00Z">
        <w:r>
          <w:t>a</w:t>
        </w:r>
      </w:ins>
      <w:ins w:id="3983" w:author="Leon Sandler" w:date="2026-09-06T00:00:00Z">
        <w:r>
          <w:t xml:space="preserve"> </w:t>
        </w:r>
      </w:ins>
      <w:ins w:id="3984" w:author="Leon Sandler" w:date="2026-09-06T00:00:00Z">
        <w:r>
          <w:t>shielded</w:t>
        </w:r>
      </w:ins>
      <w:ins w:id="3985" w:author="Leon Sandler" w:date="2026-09-06T00:00:00Z">
        <w:r>
          <w:t xml:space="preserve"> </w:t>
        </w:r>
      </w:ins>
      <w:ins w:id="3986" w:author="Leon Sandler" w:date="2026-09-06T00:00:00Z">
        <w:r>
          <w:t>core</w:t>
        </w:r>
      </w:ins>
      <w:ins w:id="3987" w:author="Leon Sandler" w:date="2026-09-06T00:00:00Z">
        <w:r>
          <w:t xml:space="preserve"> </w:t>
        </w:r>
      </w:ins>
      <w:ins w:id="3988" w:author="Leon Sandler" w:date="2026-09-06T00:00:00Z">
        <w:r>
          <w:t>sufficient</w:t>
        </w:r>
      </w:ins>
      <w:ins w:id="3989" w:author="Leon Sandler" w:date="2026-09-06T00:00:00Z">
        <w:r>
          <w:t xml:space="preserve"> </w:t>
        </w:r>
      </w:ins>
      <w:ins w:id="3990" w:author="Leon Sandler" w:date="2026-09-06T00:00:00Z">
        <w:r>
          <w:t>for</w:t>
        </w:r>
      </w:ins>
      <w:ins w:id="3991" w:author="Leon Sandler" w:date="2026-09-06T00:00:00Z">
        <w:r>
          <w:t xml:space="preserve"> </w:t>
        </w:r>
      </w:ins>
      <w:ins w:id="3992" w:author="Leon Sandler" w:date="2026-09-06T00:00:00Z">
        <w:r>
          <w:t>storm-shelter</w:t>
        </w:r>
      </w:ins>
      <w:ins w:id="3993" w:author="Leon Sandler" w:date="2026-09-06T00:00:00Z">
        <w:r>
          <w:t xml:space="preserve"> </w:t>
        </w:r>
      </w:ins>
      <w:ins w:id="3994" w:author="Leon Sandler" w:date="2026-09-06T00:00:00Z">
        <w:r>
          <w:t>use</w:t>
        </w:r>
      </w:ins>
      <w:ins w:id="3995" w:author="Leon Sandler" w:date="2026-09-06T00:00:00Z">
        <w:r>
          <w:t xml:space="preserve"> </w:t>
        </w:r>
      </w:ins>
      <w:ins w:id="3996" w:author="Leon Sandler" w:date="2026-09-06T00:00:00Z">
        <w:r>
          <w:t>during</w:t>
        </w:r>
      </w:ins>
      <w:ins w:id="3997" w:author="Leon Sandler" w:date="2026-09-06T00:00:00Z">
        <w:r>
          <w:t xml:space="preserve"> </w:t>
        </w:r>
      </w:ins>
      <w:ins w:id="3998" w:author="Leon Sandler" w:date="2026-09-06T00:00:00Z">
        <w:r>
          <w:t>transit),</w:t>
        </w:r>
      </w:ins>
      <w:ins w:id="3999" w:author="Leon Sandler" w:date="2026-09-06T00:00:00Z">
        <w:r>
          <w:t xml:space="preserve"> </w:t>
        </w:r>
      </w:ins>
      <w:ins w:id="4000" w:author="Leon Sandler" w:date="2026-09-06T00:00:00Z">
        <w:r>
          <w:t>but</w:t>
        </w:r>
      </w:ins>
      <w:ins w:id="4001" w:author="Leon Sandler" w:date="2026-09-06T00:00:00Z">
        <w:r>
          <w:t xml:space="preserve"> </w:t>
        </w:r>
      </w:ins>
      <w:ins w:id="4002" w:author="Leon Sandler" w:date="2026-09-06T00:00:00Z">
        <w:r>
          <w:t>comprehensive</w:t>
        </w:r>
      </w:ins>
      <w:ins w:id="4003" w:author="Leon Sandler" w:date="2026-09-06T00:00:00Z">
        <w:r>
          <w:t xml:space="preserve"> </w:t>
        </w:r>
      </w:ins>
      <w:ins w:id="4004" w:author="Leon Sandler" w:date="2026-09-06T00:00:00Z">
        <w:r>
          <w:t>passive</w:t>
        </w:r>
      </w:ins>
      <w:ins w:id="4005" w:author="Leon Sandler" w:date="2026-09-06T00:00:00Z">
        <w:r>
          <w:t xml:space="preserve"> </w:t>
        </w:r>
      </w:ins>
      <w:ins w:id="4006" w:author="Leon Sandler" w:date="2026-09-06T00:00:00Z">
        <w:r>
          <w:t>shielding</w:t>
        </w:r>
      </w:ins>
      <w:ins w:id="4007" w:author="Leon Sandler" w:date="2026-09-06T00:00:00Z">
        <w:r>
          <w:t xml:space="preserve"> </w:t>
        </w:r>
      </w:ins>
      <w:ins w:id="4008" w:author="Leon Sandler" w:date="2026-09-06T00:00:00Z">
        <w:r>
          <w:t>of</w:t>
        </w:r>
      </w:ins>
      <w:ins w:id="4009" w:author="Leon Sandler" w:date="2026-09-06T00:00:00Z">
        <w:r>
          <w:t xml:space="preserve"> </w:t>
        </w:r>
      </w:ins>
      <w:ins w:id="4010" w:author="Leon Sandler" w:date="2026-09-06T00:00:00Z">
        <w:r>
          <w:t>the</w:t>
        </w:r>
      </w:ins>
      <w:ins w:id="4011" w:author="Leon Sandler" w:date="2026-09-06T00:00:00Z">
        <w:r>
          <w:t xml:space="preserve"> </w:t>
        </w:r>
      </w:ins>
      <w:ins w:id="4012" w:author="Leon Sandler" w:date="2026-09-06T00:00:00Z">
        <w:r>
          <w:t>entire</w:t>
        </w:r>
      </w:ins>
      <w:ins w:id="4013" w:author="Leon Sandler" w:date="2026-09-06T00:00:00Z">
        <w:r>
          <w:t xml:space="preserve"> </w:t>
        </w:r>
      </w:ins>
      <w:ins w:id="4014" w:author="Leon Sandler" w:date="2026-09-06T00:00:00Z">
        <w:r>
          <w:t>vehicle</w:t>
        </w:r>
      </w:ins>
      <w:ins w:id="4015" w:author="Leon Sandler" w:date="2026-09-06T00:00:00Z">
        <w:r>
          <w:t xml:space="preserve"> </w:t>
        </w:r>
      </w:ins>
      <w:ins w:id="4016" w:author="Leon Sandler" w:date="2026-09-06T00:00:00Z">
        <w:r>
          <w:t>is</w:t>
        </w:r>
      </w:ins>
      <w:ins w:id="4017" w:author="Leon Sandler" w:date="2026-09-06T00:00:00Z">
        <w:r>
          <w:t xml:space="preserve"> </w:t>
        </w:r>
      </w:ins>
      <w:ins w:id="4018" w:author="Leon Sandler" w:date="2026-09-06T00:00:00Z">
        <w:r>
          <w:t>generally</w:t>
        </w:r>
      </w:ins>
      <w:ins w:id="4019" w:author="Leon Sandler" w:date="2026-09-06T00:00:00Z">
        <w:r>
          <w:t xml:space="preserve"> </w:t>
        </w:r>
      </w:ins>
      <w:ins w:id="4020" w:author="Leon Sandler" w:date="2026-09-06T00:00:00Z">
        <w:r>
          <w:t>impractical.</w:t>
        </w:r>
      </w:ins>
      <w:ins w:id="4021" w:author="Leon Sandler" w:date="2026-09-06T00:00:00Z">
        <w:r>
          <w:t xml:space="preserve"> </w:t>
        </w:r>
      </w:ins>
      <w:ins w:id="4022" w:author="Leon Sandler" w:date="2026-09-06T00:00:00Z">
        <w:r>
          <w:t>This</w:t>
        </w:r>
      </w:ins>
      <w:ins w:id="4023" w:author="Leon Sandler" w:date="2026-09-06T00:00:00Z">
        <w:r>
          <w:t xml:space="preserve"> </w:t>
        </w:r>
      </w:ins>
      <w:ins w:id="4024" w:author="Leon Sandler" w:date="2026-09-06T00:00:00Z">
        <w:r>
          <w:t>is</w:t>
        </w:r>
      </w:ins>
      <w:ins w:id="4025" w:author="Leon Sandler" w:date="2026-09-06T00:00:00Z">
        <w:r>
          <w:t xml:space="preserve"> </w:t>
        </w:r>
      </w:ins>
      <w:ins w:id="4026" w:author="Leon Sandler" w:date="2026-09-06T00:00:00Z">
        <w:r>
          <w:t>the</w:t>
        </w:r>
      </w:ins>
      <w:ins w:id="4027" w:author="Leon Sandler" w:date="2026-09-06T00:00:00Z">
        <w:r>
          <w:t xml:space="preserve"> </w:t>
        </w:r>
      </w:ins>
      <w:ins w:id="4028" w:author="Leon Sandler" w:date="2026-09-06T00:00:00Z">
        <w:r>
          <w:t>first</w:t>
        </w:r>
      </w:ins>
      <w:ins w:id="4029" w:author="Leon Sandler" w:date="2026-09-06T00:00:00Z">
        <w:r>
          <w:t xml:space="preserve"> </w:t>
        </w:r>
      </w:ins>
      <w:ins w:id="4030" w:author="Leon Sandler" w:date="2026-09-06T00:00:00Z">
        <w:r>
          <w:t>asset</w:t>
        </w:r>
      </w:ins>
      <w:ins w:id="4031" w:author="Leon Sandler" w:date="2026-09-06T00:00:00Z">
        <w:r>
          <w:t xml:space="preserve"> </w:t>
        </w:r>
      </w:ins>
      <w:ins w:id="4032" w:author="Leon Sandler" w:date="2026-09-06T00:00:00Z">
        <w:r>
          <w:t>class</w:t>
        </w:r>
      </w:ins>
      <w:ins w:id="4033" w:author="Leon Sandler" w:date="2026-09-06T00:00:00Z">
        <w:r>
          <w:t xml:space="preserve"> </w:t>
        </w:r>
      </w:ins>
      <w:ins w:id="4034" w:author="Leon Sandler" w:date="2026-09-06T00:00:00Z">
        <w:r>
          <w:t>for</w:t>
        </w:r>
      </w:ins>
      <w:ins w:id="4035" w:author="Leon Sandler" w:date="2026-09-06T00:00:00Z">
        <w:r>
          <w:t xml:space="preserve"> </w:t>
        </w:r>
      </w:ins>
      <w:ins w:id="4036" w:author="Leon Sandler" w:date="2026-09-06T00:00:00Z">
        <w:r>
          <w:t>which</w:t>
        </w:r>
      </w:ins>
      <w:ins w:id="4037" w:author="Leon Sandler" w:date="2026-09-06T00:00:00Z">
        <w:r>
          <w:t xml:space="preserve"> </w:t>
        </w:r>
      </w:ins>
      <w:ins w:id="4038" w:author="Leon Sandler" w:date="2026-09-06T00:00:00Z">
        <w:r>
          <w:t>an</w:t>
        </w:r>
      </w:ins>
      <w:ins w:id="4039" w:author="Leon Sandler" w:date="2026-09-06T00:00:00Z">
        <w:r>
          <w:t xml:space="preserve"> </w:t>
        </w:r>
      </w:ins>
      <w:ins w:id="4040" w:author="Leon Sandler" w:date="2026-09-06T00:00:00Z">
        <w:r>
          <w:t>area-covering</w:t>
        </w:r>
      </w:ins>
      <w:ins w:id="4041" w:author="Leon Sandler" w:date="2026-09-06T00:00:00Z">
        <w:r>
          <w:t xml:space="preserve"> </w:t>
        </w:r>
      </w:ins>
      <w:ins w:id="4042" w:author="Leon Sandler" w:date="2026-09-06T00:00:00Z">
        <w:r>
          <w:t>active</w:t>
        </w:r>
      </w:ins>
      <w:ins w:id="4043" w:author="Leon Sandler" w:date="2026-09-06T00:00:00Z">
        <w:r>
          <w:t xml:space="preserve"> </w:t>
        </w:r>
      </w:ins>
      <w:ins w:id="4044" w:author="Leon Sandler" w:date="2026-09-06T00:00:00Z">
        <w:r>
          <w:t>shield,</w:t>
        </w:r>
      </w:ins>
      <w:ins w:id="4045" w:author="Leon Sandler" w:date="2026-09-06T00:00:00Z">
        <w:r>
          <w:t xml:space="preserve"> </w:t>
        </w:r>
      </w:ins>
      <w:ins w:id="4046" w:author="Leon Sandler" w:date="2026-09-06T00:00:00Z">
        <w:r>
          <w:t>rather</w:t>
        </w:r>
      </w:ins>
      <w:ins w:id="4047" w:author="Leon Sandler" w:date="2026-09-06T00:00:00Z">
        <w:r>
          <w:t xml:space="preserve"> </w:t>
        </w:r>
      </w:ins>
      <w:ins w:id="4048" w:author="Leon Sandler" w:date="2026-09-06T00:00:00Z">
        <w:r>
          <w:t>than</w:t>
        </w:r>
      </w:ins>
      <w:ins w:id="4049" w:author="Leon Sandler" w:date="2026-09-06T00:00:00Z">
        <w:r>
          <w:t xml:space="preserve"> </w:t>
        </w:r>
      </w:ins>
      <w:ins w:id="4050" w:author="Leon Sandler" w:date="2026-09-06T00:00:00Z">
        <w:r>
          <w:t>a</w:t>
        </w:r>
      </w:ins>
      <w:ins w:id="4051" w:author="Leon Sandler" w:date="2026-09-06T00:00:00Z">
        <w:r>
          <w:t xml:space="preserve"> </w:t>
        </w:r>
      </w:ins>
      <w:ins w:id="4052" w:author="Leon Sandler" w:date="2026-09-06T00:00:00Z">
        <w:r>
          <w:t>locally</w:t>
        </w:r>
      </w:ins>
      <w:ins w:id="4053" w:author="Leon Sandler" w:date="2026-09-06T00:00:00Z">
        <w:r>
          <w:t xml:space="preserve"> </w:t>
        </w:r>
      </w:ins>
      <w:ins w:id="4054" w:author="Leon Sandler" w:date="2026-09-06T00:00:00Z">
        <w:r>
          <w:t>carried</w:t>
        </w:r>
      </w:ins>
      <w:ins w:id="4055" w:author="Leon Sandler" w:date="2026-09-06T00:00:00Z">
        <w:r>
          <w:t xml:space="preserve"> </w:t>
        </w:r>
      </w:ins>
      <w:ins w:id="4056" w:author="Leon Sandler" w:date="2026-09-06T00:00:00Z">
        <w:r>
          <w:t>mass,</w:t>
        </w:r>
      </w:ins>
      <w:ins w:id="4057" w:author="Leon Sandler" w:date="2026-09-06T00:00:00Z">
        <w:r>
          <w:t xml:space="preserve"> </w:t>
        </w:r>
      </w:ins>
      <w:ins w:id="4058" w:author="Leon Sandler" w:date="2026-09-06T00:00:00Z">
        <w:r>
          <w:t>becomes</w:t>
        </w:r>
      </w:ins>
      <w:ins w:id="4059" w:author="Leon Sandler" w:date="2026-09-06T00:00:00Z">
        <w:r>
          <w:t xml:space="preserve"> </w:t>
        </w:r>
      </w:ins>
      <w:ins w:id="4060" w:author="Leon Sandler" w:date="2026-09-06T00:00:00Z">
        <w:r>
          <w:t>attractive</w:t>
        </w:r>
      </w:ins>
      <w:ins w:id="4061" w:author="Leon Sandler" w:date="2026-09-06T00:00:00Z">
        <w:r>
          <w:t xml:space="preserve"> </w:t>
        </w:r>
      </w:ins>
      <w:ins w:id="4062" w:author="Leon Sandler" w:date="2026-09-06T00:00:00Z">
        <w:r>
          <w:t>in</w:t>
        </w:r>
      </w:ins>
      <w:ins w:id="4063" w:author="Leon Sandler" w:date="2026-09-06T00:00:00Z">
        <w:r>
          <w:t xml:space="preserve"> </w:t>
        </w:r>
      </w:ins>
      <w:ins w:id="4064" w:author="Leon Sandler" w:date="2026-09-06T00:00:00Z">
        <w:r>
          <w:t>principle.</w:t>
        </w:r>
      </w:ins>
    </w:p>
    <w:p>
      <w:ins w:id="4065" w:author="Leon Sandler" w:date="2026-09-06T00:00:00Z">
        <w:r>
          <w:t>Extravehicular</w:t>
        </w:r>
      </w:ins>
      <w:ins w:id="4066" w:author="Leon Sandler" w:date="2026-09-06T00:00:00Z">
        <w:r>
          <w:t xml:space="preserve"> </w:t>
        </w:r>
      </w:ins>
      <w:ins w:id="4067" w:author="Leon Sandler" w:date="2026-09-06T00:00:00Z">
        <w:r>
          <w:t>(EVA)</w:t>
        </w:r>
      </w:ins>
      <w:ins w:id="4068" w:author="Leon Sandler" w:date="2026-09-06T00:00:00Z">
        <w:r>
          <w:t xml:space="preserve"> </w:t>
        </w:r>
      </w:ins>
      <w:ins w:id="4069" w:author="Leon Sandler" w:date="2026-09-06T00:00:00Z">
        <w:r>
          <w:t>crew</w:t>
        </w:r>
      </w:ins>
    </w:p>
    <w:p>
      <w:ins w:id="4070" w:author="Leon Sandler" w:date="2026-09-06T00:00:00Z">
        <w:r>
          <w:t>An</w:t>
        </w:r>
      </w:ins>
      <w:ins w:id="4071" w:author="Leon Sandler" w:date="2026-09-06T00:00:00Z">
        <w:r>
          <w:t xml:space="preserve"> </w:t>
        </w:r>
      </w:ins>
      <w:ins w:id="4072" w:author="Leon Sandler" w:date="2026-09-06T00:00:00Z">
        <w:r>
          <w:t>astronaut</w:t>
        </w:r>
      </w:ins>
      <w:ins w:id="4073" w:author="Leon Sandler" w:date="2026-09-06T00:00:00Z">
        <w:r>
          <w:t xml:space="preserve"> </w:t>
        </w:r>
      </w:ins>
      <w:ins w:id="4074" w:author="Leon Sandler" w:date="2026-09-06T00:00:00Z">
        <w:r>
          <w:t>on</w:t>
        </w:r>
      </w:ins>
      <w:ins w:id="4075" w:author="Leon Sandler" w:date="2026-09-06T00:00:00Z">
        <w:r>
          <w:t xml:space="preserve"> </w:t>
        </w:r>
      </w:ins>
      <w:ins w:id="4076" w:author="Leon Sandler" w:date="2026-09-06T00:00:00Z">
        <w:r>
          <w:t>EVA</w:t>
        </w:r>
      </w:ins>
      <w:ins w:id="4077" w:author="Leon Sandler" w:date="2026-09-06T00:00:00Z">
        <w:r>
          <w:t xml:space="preserve"> </w:t>
        </w:r>
      </w:ins>
      <w:ins w:id="4078" w:author="Leon Sandler" w:date="2026-09-06T00:00:00Z">
        <w:r>
          <w:t>is</w:t>
        </w:r>
      </w:ins>
      <w:ins w:id="4079" w:author="Leon Sandler" w:date="2026-09-06T00:00:00Z">
        <w:r>
          <w:t xml:space="preserve"> </w:t>
        </w:r>
      </w:ins>
      <w:ins w:id="4080" w:author="Leon Sandler" w:date="2026-09-06T00:00:00Z">
        <w:r>
          <w:t>the</w:t>
        </w:r>
      </w:ins>
      <w:ins w:id="4081" w:author="Leon Sandler" w:date="2026-09-06T00:00:00Z">
        <w:r>
          <w:t xml:space="preserve"> </w:t>
        </w:r>
      </w:ins>
      <w:ins w:id="4082" w:author="Leon Sandler" w:date="2026-09-06T00:00:00Z">
        <w:r>
          <w:t>most</w:t>
        </w:r>
      </w:ins>
      <w:ins w:id="4083" w:author="Leon Sandler" w:date="2026-09-06T00:00:00Z">
        <w:r>
          <w:t xml:space="preserve"> </w:t>
        </w:r>
      </w:ins>
      <w:ins w:id="4084" w:author="Leon Sandler" w:date="2026-09-06T00:00:00Z">
        <w:r>
          <w:t>constrained</w:t>
        </w:r>
      </w:ins>
      <w:ins w:id="4085" w:author="Leon Sandler" w:date="2026-09-06T00:00:00Z">
        <w:r>
          <w:t xml:space="preserve"> </w:t>
        </w:r>
      </w:ins>
      <w:ins w:id="4086" w:author="Leon Sandler" w:date="2026-09-06T00:00:00Z">
        <w:r>
          <w:t>asset</w:t>
        </w:r>
      </w:ins>
      <w:ins w:id="4087" w:author="Leon Sandler" w:date="2026-09-06T00:00:00Z">
        <w:r>
          <w:t xml:space="preserve"> </w:t>
        </w:r>
      </w:ins>
      <w:ins w:id="4088" w:author="Leon Sandler" w:date="2026-09-06T00:00:00Z">
        <w:r>
          <w:t>class:</w:t>
        </w:r>
      </w:ins>
      <w:ins w:id="4089" w:author="Leon Sandler" w:date="2026-09-06T00:00:00Z">
        <w:r>
          <w:t xml:space="preserve"> </w:t>
        </w:r>
      </w:ins>
      <w:ins w:id="4090" w:author="Leon Sandler" w:date="2026-09-06T00:00:00Z">
        <w:r>
          <w:t>suit</w:t>
        </w:r>
      </w:ins>
      <w:ins w:id="4091" w:author="Leon Sandler" w:date="2026-09-06T00:00:00Z">
        <w:r>
          <w:t xml:space="preserve"> </w:t>
        </w:r>
      </w:ins>
      <w:ins w:id="4092" w:author="Leon Sandler" w:date="2026-09-06T00:00:00Z">
        <w:r>
          <w:t>mass</w:t>
        </w:r>
      </w:ins>
      <w:ins w:id="4093" w:author="Leon Sandler" w:date="2026-09-06T00:00:00Z">
        <w:r>
          <w:t xml:space="preserve"> </w:t>
        </w:r>
      </w:ins>
      <w:ins w:id="4094" w:author="Leon Sandler" w:date="2026-09-06T00:00:00Z">
        <w:r>
          <w:t>budgets</w:t>
        </w:r>
      </w:ins>
      <w:ins w:id="4095" w:author="Leon Sandler" w:date="2026-09-06T00:00:00Z">
        <w:r>
          <w:t xml:space="preserve"> </w:t>
        </w:r>
      </w:ins>
      <w:ins w:id="4096" w:author="Leon Sandler" w:date="2026-09-06T00:00:00Z">
        <w:r>
          <w:t>are</w:t>
        </w:r>
      </w:ins>
      <w:ins w:id="4097" w:author="Leon Sandler" w:date="2026-09-06T00:00:00Z">
        <w:r>
          <w:t xml:space="preserve"> </w:t>
        </w:r>
      </w:ins>
      <w:ins w:id="4098" w:author="Leon Sandler" w:date="2026-09-06T00:00:00Z">
        <w:r>
          <w:t>dominated</w:t>
        </w:r>
      </w:ins>
      <w:ins w:id="4099" w:author="Leon Sandler" w:date="2026-09-06T00:00:00Z">
        <w:r>
          <w:t xml:space="preserve"> </w:t>
        </w:r>
      </w:ins>
      <w:ins w:id="4100" w:author="Leon Sandler" w:date="2026-09-06T00:00:00Z">
        <w:r>
          <w:t>by</w:t>
        </w:r>
      </w:ins>
      <w:ins w:id="4101" w:author="Leon Sandler" w:date="2026-09-06T00:00:00Z">
        <w:r>
          <w:t xml:space="preserve"> </w:t>
        </w:r>
      </w:ins>
      <w:ins w:id="4102" w:author="Leon Sandler" w:date="2026-09-06T00:00:00Z">
        <w:r>
          <w:t>life</w:t>
        </w:r>
      </w:ins>
      <w:ins w:id="4103" w:author="Leon Sandler" w:date="2026-09-06T00:00:00Z">
        <w:r>
          <w:t xml:space="preserve"> </w:t>
        </w:r>
      </w:ins>
      <w:ins w:id="4104" w:author="Leon Sandler" w:date="2026-09-06T00:00:00Z">
        <w:r>
          <w:t>support,</w:t>
        </w:r>
      </w:ins>
      <w:ins w:id="4105" w:author="Leon Sandler" w:date="2026-09-06T00:00:00Z">
        <w:r>
          <w:t xml:space="preserve"> </w:t>
        </w:r>
      </w:ins>
      <w:ins w:id="4106" w:author="Leon Sandler" w:date="2026-09-06T00:00:00Z">
        <w:r>
          <w:t>mobility,</w:t>
        </w:r>
      </w:ins>
      <w:ins w:id="4107" w:author="Leon Sandler" w:date="2026-09-06T00:00:00Z">
        <w:r>
          <w:t xml:space="preserve"> </w:t>
        </w:r>
      </w:ins>
      <w:ins w:id="4108" w:author="Leon Sandler" w:date="2026-09-06T00:00:00Z">
        <w:r>
          <w:t>and</w:t>
        </w:r>
      </w:ins>
      <w:ins w:id="4109" w:author="Leon Sandler" w:date="2026-09-06T00:00:00Z">
        <w:r>
          <w:t xml:space="preserve"> </w:t>
        </w:r>
      </w:ins>
      <w:ins w:id="4110" w:author="Leon Sandler" w:date="2026-09-06T00:00:00Z">
        <w:r>
          <w:t>thermal</w:t>
        </w:r>
      </w:ins>
      <w:ins w:id="4111" w:author="Leon Sandler" w:date="2026-09-06T00:00:00Z">
        <w:r>
          <w:t xml:space="preserve"> </w:t>
        </w:r>
      </w:ins>
      <w:ins w:id="4112" w:author="Leon Sandler" w:date="2026-09-06T00:00:00Z">
        <w:r>
          <w:t>control,</w:t>
        </w:r>
      </w:ins>
      <w:ins w:id="4113" w:author="Leon Sandler" w:date="2026-09-06T00:00:00Z">
        <w:r>
          <w:t xml:space="preserve"> </w:t>
        </w:r>
      </w:ins>
      <w:ins w:id="4114" w:author="Leon Sandler" w:date="2026-09-06T00:00:00Z">
        <w:r>
          <w:t>leaving</w:t>
        </w:r>
      </w:ins>
      <w:ins w:id="4115" w:author="Leon Sandler" w:date="2026-09-06T00:00:00Z">
        <w:r>
          <w:t xml:space="preserve"> </w:t>
        </w:r>
      </w:ins>
      <w:ins w:id="4116" w:author="Leon Sandler" w:date="2026-09-06T00:00:00Z">
        <w:r>
          <w:t>little</w:t>
        </w:r>
      </w:ins>
      <w:ins w:id="4117" w:author="Leon Sandler" w:date="2026-09-06T00:00:00Z">
        <w:r>
          <w:t xml:space="preserve"> </w:t>
        </w:r>
      </w:ins>
      <w:ins w:id="4118" w:author="Leon Sandler" w:date="2026-09-06T00:00:00Z">
        <w:r>
          <w:t>margin</w:t>
        </w:r>
      </w:ins>
      <w:ins w:id="4119" w:author="Leon Sandler" w:date="2026-09-06T00:00:00Z">
        <w:r>
          <w:t xml:space="preserve"> </w:t>
        </w:r>
      </w:ins>
      <w:ins w:id="4120" w:author="Leon Sandler" w:date="2026-09-06T00:00:00Z">
        <w:r>
          <w:t>for</w:t>
        </w:r>
      </w:ins>
      <w:ins w:id="4121" w:author="Leon Sandler" w:date="2026-09-06T00:00:00Z">
        <w:r>
          <w:t xml:space="preserve"> </w:t>
        </w:r>
      </w:ins>
      <w:ins w:id="4122" w:author="Leon Sandler" w:date="2026-09-06T00:00:00Z">
        <w:r>
          <w:t>radiation</w:t>
        </w:r>
      </w:ins>
      <w:ins w:id="4123" w:author="Leon Sandler" w:date="2026-09-06T00:00:00Z">
        <w:r>
          <w:t xml:space="preserve"> </w:t>
        </w:r>
      </w:ins>
      <w:ins w:id="4124" w:author="Leon Sandler" w:date="2026-09-06T00:00:00Z">
        <w:r>
          <w:t>shielding</w:t>
        </w:r>
      </w:ins>
      <w:ins w:id="4125" w:author="Leon Sandler" w:date="2026-09-06T00:00:00Z">
        <w:r>
          <w:t xml:space="preserve"> </w:t>
        </w:r>
      </w:ins>
      <w:ins w:id="4126" w:author="Leon Sandler" w:date="2026-09-06T00:00:00Z">
        <w:r>
          <w:t>mass.</w:t>
        </w:r>
      </w:ins>
      <w:ins w:id="4127" w:author="Leon Sandler" w:date="2026-09-06T00:00:00Z">
        <w:r>
          <w:t xml:space="preserve"> </w:t>
        </w:r>
      </w:ins>
      <w:ins w:id="4128" w:author="Leon Sandler" w:date="2026-09-06T00:00:00Z">
        <w:r>
          <w:t>Wearable</w:t>
        </w:r>
      </w:ins>
      <w:ins w:id="4129" w:author="Leon Sandler" w:date="2026-09-06T00:00:00Z">
        <w:r>
          <w:t xml:space="preserve"> </w:t>
        </w:r>
      </w:ins>
      <w:ins w:id="4130" w:author="Leon Sandler" w:date="2026-09-06T00:00:00Z">
        <w:r>
          <w:t>shielding</w:t>
        </w:r>
      </w:ins>
      <w:ins w:id="4131" w:author="Leon Sandler" w:date="2026-09-06T00:00:00Z">
        <w:r>
          <w:t xml:space="preserve"> </w:t>
        </w:r>
      </w:ins>
      <w:ins w:id="4132" w:author="Leon Sandler" w:date="2026-09-06T00:00:00Z">
        <w:r>
          <w:t>concepts</w:t>
        </w:r>
      </w:ins>
      <w:ins w:id="4133" w:author="Leon Sandler" w:date="2026-09-06T00:00:00Z">
        <w:r>
          <w:t xml:space="preserve"> </w:t>
        </w:r>
      </w:ins>
      <w:ins w:id="4134" w:author="Leon Sandler" w:date="2026-09-06T00:00:00Z">
        <w:r>
          <w:t>such</w:t>
        </w:r>
      </w:ins>
      <w:ins w:id="4135" w:author="Leon Sandler" w:date="2026-09-06T00:00:00Z">
        <w:r>
          <w:t xml:space="preserve"> </w:t>
        </w:r>
      </w:ins>
      <w:ins w:id="4136" w:author="Leon Sandler" w:date="2026-09-06T00:00:00Z">
        <w:r>
          <w:t>as</w:t>
        </w:r>
      </w:ins>
      <w:ins w:id="4137" w:author="Leon Sandler" w:date="2026-09-06T00:00:00Z">
        <w:r>
          <w:t xml:space="preserve"> </w:t>
        </w:r>
      </w:ins>
      <w:ins w:id="4138" w:author="Leon Sandler" w:date="2026-09-06T00:00:00Z">
        <w:r>
          <w:t>the</w:t>
        </w:r>
      </w:ins>
      <w:ins w:id="4139" w:author="Leon Sandler" w:date="2026-09-06T00:00:00Z">
        <w:r>
          <w:t xml:space="preserve"> </w:t>
        </w:r>
      </w:ins>
      <w:ins w:id="4140" w:author="Leon Sandler" w:date="2026-09-06T00:00:00Z">
        <w:r>
          <w:t>AstroRad</w:t>
        </w:r>
      </w:ins>
      <w:ins w:id="4141" w:author="Leon Sandler" w:date="2026-09-06T00:00:00Z">
        <w:r>
          <w:t xml:space="preserve"> </w:t>
        </w:r>
      </w:ins>
      <w:ins w:id="4142" w:author="Leon Sandler" w:date="2026-09-06T00:00:00Z">
        <w:r>
          <w:t>vest</w:t>
        </w:r>
      </w:ins>
      <w:ins w:id="4143" w:author="Leon Sandler" w:date="2026-09-06T00:00:00Z">
        <w:r>
          <w:t xml:space="preserve"> </w:t>
        </w:r>
      </w:ins>
      <w:ins w:id="4144" w:author="Leon Sandler" w:date="2026-09-06T00:00:00Z">
        <w:r>
          <w:t>partially</w:t>
        </w:r>
      </w:ins>
      <w:ins w:id="4145" w:author="Leon Sandler" w:date="2026-09-06T00:00:00Z">
        <w:r>
          <w:t xml:space="preserve"> </w:t>
        </w:r>
      </w:ins>
      <w:ins w:id="4146" w:author="Leon Sandler" w:date="2026-09-06T00:00:00Z">
        <w:r>
          <w:t>address</w:t>
        </w:r>
      </w:ins>
      <w:ins w:id="4147" w:author="Leon Sandler" w:date="2026-09-06T00:00:00Z">
        <w:r>
          <w:t xml:space="preserve"> </w:t>
        </w:r>
      </w:ins>
      <w:ins w:id="4148" w:author="Leon Sandler" w:date="2026-09-06T00:00:00Z">
        <w:r>
          <w:t>this</w:t>
        </w:r>
      </w:ins>
      <w:ins w:id="4149" w:author="Leon Sandler" w:date="2026-09-06T00:00:00Z">
        <w:r>
          <w:t xml:space="preserve"> </w:t>
        </w:r>
      </w:ins>
      <w:ins w:id="4150" w:author="Leon Sandler" w:date="2026-09-06T00:00:00Z">
        <w:r>
          <w:t>by</w:t>
        </w:r>
      </w:ins>
      <w:ins w:id="4151" w:author="Leon Sandler" w:date="2026-09-06T00:00:00Z">
        <w:r>
          <w:t xml:space="preserve"> </w:t>
        </w:r>
      </w:ins>
      <w:ins w:id="4152" w:author="Leon Sandler" w:date="2026-09-06T00:00:00Z">
        <w:r>
          <w:t>concentrating</w:t>
        </w:r>
      </w:ins>
      <w:ins w:id="4153" w:author="Leon Sandler" w:date="2026-09-06T00:00:00Z">
        <w:r>
          <w:t xml:space="preserve"> </w:t>
        </w:r>
      </w:ins>
      <w:ins w:id="4154" w:author="Leon Sandler" w:date="2026-09-06T00:00:00Z">
        <w:r>
          <w:t>available</w:t>
        </w:r>
      </w:ins>
      <w:ins w:id="4155" w:author="Leon Sandler" w:date="2026-09-06T00:00:00Z">
        <w:r>
          <w:t xml:space="preserve"> </w:t>
        </w:r>
      </w:ins>
      <w:ins w:id="4156" w:author="Leon Sandler" w:date="2026-09-06T00:00:00Z">
        <w:r>
          <w:t>shielding</w:t>
        </w:r>
      </w:ins>
      <w:ins w:id="4157" w:author="Leon Sandler" w:date="2026-09-06T00:00:00Z">
        <w:r>
          <w:t xml:space="preserve"> </w:t>
        </w:r>
      </w:ins>
      <w:ins w:id="4158" w:author="Leon Sandler" w:date="2026-09-06T00:00:00Z">
        <w:r>
          <w:t>mass</w:t>
        </w:r>
      </w:ins>
      <w:ins w:id="4159" w:author="Leon Sandler" w:date="2026-09-06T00:00:00Z">
        <w:r>
          <w:t xml:space="preserve"> </w:t>
        </w:r>
      </w:ins>
      <w:ins w:id="4160" w:author="Leon Sandler" w:date="2026-09-06T00:00:00Z">
        <w:r>
          <w:t>around</w:t>
        </w:r>
      </w:ins>
      <w:ins w:id="4161" w:author="Leon Sandler" w:date="2026-09-06T00:00:00Z">
        <w:r>
          <w:t xml:space="preserve"> </w:t>
        </w:r>
      </w:ins>
      <w:ins w:id="4162" w:author="Leon Sandler" w:date="2026-09-06T00:00:00Z">
        <w:r>
          <w:t>the</w:t>
        </w:r>
      </w:ins>
      <w:ins w:id="4163" w:author="Leon Sandler" w:date="2026-09-06T00:00:00Z">
        <w:r>
          <w:t xml:space="preserve"> </w:t>
        </w:r>
      </w:ins>
      <w:ins w:id="4164" w:author="Leon Sandler" w:date="2026-09-06T00:00:00Z">
        <w:r>
          <w:t>most</w:t>
        </w:r>
      </w:ins>
      <w:ins w:id="4165" w:author="Leon Sandler" w:date="2026-09-06T00:00:00Z">
        <w:r>
          <w:t xml:space="preserve"> </w:t>
        </w:r>
      </w:ins>
      <w:ins w:id="4166" w:author="Leon Sandler" w:date="2026-09-06T00:00:00Z">
        <w:r>
          <w:t>radiosensitive</w:t>
        </w:r>
      </w:ins>
      <w:ins w:id="4167" w:author="Leon Sandler" w:date="2026-09-06T00:00:00Z">
        <w:r>
          <w:t xml:space="preserve"> </w:t>
        </w:r>
      </w:ins>
      <w:ins w:id="4168" w:author="Leon Sandler" w:date="2026-09-06T00:00:00Z">
        <w:r>
          <w:t>organs</w:t>
        </w:r>
      </w:ins>
      <w:ins w:id="4169" w:author="Leon Sandler" w:date="2026-09-06T00:00:00Z">
        <w:r>
          <w:t xml:space="preserve"> </w:t>
        </w:r>
      </w:ins>
      <w:ins w:id="4170" w:author="Leon Sandler" w:date="2026-09-06T00:00:00Z">
        <w:r>
          <w:t>rather</w:t>
        </w:r>
      </w:ins>
      <w:ins w:id="4171" w:author="Leon Sandler" w:date="2026-09-06T00:00:00Z">
        <w:r>
          <w:t xml:space="preserve"> </w:t>
        </w:r>
      </w:ins>
      <w:ins w:id="4172" w:author="Leon Sandler" w:date="2026-09-06T00:00:00Z">
        <w:r>
          <w:t>than</w:t>
        </w:r>
      </w:ins>
      <w:ins w:id="4173" w:author="Leon Sandler" w:date="2026-09-06T00:00:00Z">
        <w:r>
          <w:t xml:space="preserve"> </w:t>
        </w:r>
      </w:ins>
      <w:ins w:id="4174" w:author="Leon Sandler" w:date="2026-09-06T00:00:00Z">
        <w:r>
          <w:t>distributing</w:t>
        </w:r>
      </w:ins>
      <w:ins w:id="4175" w:author="Leon Sandler" w:date="2026-09-06T00:00:00Z">
        <w:r>
          <w:t xml:space="preserve"> </w:t>
        </w:r>
      </w:ins>
      <w:ins w:id="4176" w:author="Leon Sandler" w:date="2026-09-06T00:00:00Z">
        <w:r>
          <w:t>it</w:t>
        </w:r>
      </w:ins>
      <w:ins w:id="4177" w:author="Leon Sandler" w:date="2026-09-06T00:00:00Z">
        <w:r>
          <w:t xml:space="preserve"> </w:t>
        </w:r>
      </w:ins>
      <w:ins w:id="4178" w:author="Leon Sandler" w:date="2026-09-06T00:00:00Z">
        <w:r>
          <w:t>uniformly</w:t>
        </w:r>
      </w:ins>
      <w:ins w:id="4179" w:author="Leon Sandler" w:date="2026-09-06T00:00:00Z">
        <w:r>
          <w:t xml:space="preserve"> </w:t>
        </w:r>
      </w:ins>
      <w:ins w:id="4180" w:author="Leon Sandler" w:date="2026-09-06T00:00:00Z">
        <w:r>
          <w:t>(see</w:t>
        </w:r>
      </w:ins>
      <w:ins w:id="4181" w:author="Leon Sandler" w:date="2026-09-06T00:00:00Z">
        <w:r>
          <w:t xml:space="preserve"> </w:t>
        </w:r>
      </w:ins>
      <w:ins w:id="4182" w:author="Leon Sandler" w:date="2026-09-06T00:00:00Z">
        <w:r>
          <w:t>Section</w:t>
        </w:r>
      </w:ins>
      <w:ins w:id="4183" w:author="Leon Sandler" w:date="2026-09-06T00:00:00Z">
        <w:r>
          <w:t xml:space="preserve"> </w:t>
        </w:r>
      </w:ins>
      <w:ins w:id="4184" w:author="Leon Sandler" w:date="2026-09-06T00:00:00Z">
        <w:r>
          <w:t>10.3),</w:t>
        </w:r>
      </w:ins>
      <w:ins w:id="4185" w:author="Leon Sandler" w:date="2026-09-06T00:00:00Z">
        <w:r>
          <w:t xml:space="preserve"> </w:t>
        </w:r>
      </w:ins>
      <w:ins w:id="4186" w:author="Leon Sandler" w:date="2026-09-06T00:00:00Z">
        <w:r>
          <w:t>but</w:t>
        </w:r>
      </w:ins>
      <w:ins w:id="4187" w:author="Leon Sandler" w:date="2026-09-06T00:00:00Z">
        <w:r>
          <w:t xml:space="preserve"> </w:t>
        </w:r>
      </w:ins>
      <w:ins w:id="4188" w:author="Leon Sandler" w:date="2026-09-06T00:00:00Z">
        <w:r>
          <w:t>a</w:t>
        </w:r>
      </w:ins>
      <w:ins w:id="4189" w:author="Leon Sandler" w:date="2026-09-06T00:00:00Z">
        <w:r>
          <w:t xml:space="preserve"> </w:t>
        </w:r>
      </w:ins>
      <w:ins w:id="4190" w:author="Leon Sandler" w:date="2026-09-06T00:00:00Z">
        <w:r>
          <w:t>vest's</w:t>
        </w:r>
      </w:ins>
      <w:ins w:id="4191" w:author="Leon Sandler" w:date="2026-09-06T00:00:00Z">
        <w:r>
          <w:t xml:space="preserve"> </w:t>
        </w:r>
      </w:ins>
      <w:ins w:id="4192" w:author="Leon Sandler" w:date="2026-09-06T00:00:00Z">
        <w:r>
          <w:t>areal</w:t>
        </w:r>
      </w:ins>
      <w:ins w:id="4193" w:author="Leon Sandler" w:date="2026-09-06T00:00:00Z">
        <w:r>
          <w:t xml:space="preserve"> </w:t>
        </w:r>
      </w:ins>
      <w:ins w:id="4194" w:author="Leon Sandler" w:date="2026-09-06T00:00:00Z">
        <w:r>
          <w:t>coverage</w:t>
        </w:r>
      </w:ins>
      <w:ins w:id="4195" w:author="Leon Sandler" w:date="2026-09-06T00:00:00Z">
        <w:r>
          <w:t xml:space="preserve"> </w:t>
        </w:r>
      </w:ins>
      <w:ins w:id="4196" w:author="Leon Sandler" w:date="2026-09-06T00:00:00Z">
        <w:r>
          <w:t>and</w:t>
        </w:r>
      </w:ins>
      <w:ins w:id="4197" w:author="Leon Sandler" w:date="2026-09-06T00:00:00Z">
        <w:r>
          <w:t xml:space="preserve"> </w:t>
        </w:r>
      </w:ins>
      <w:ins w:id="4198" w:author="Leon Sandler" w:date="2026-09-06T00:00:00Z">
        <w:r>
          <w:t>thickness</w:t>
        </w:r>
      </w:ins>
      <w:ins w:id="4199" w:author="Leon Sandler" w:date="2026-09-06T00:00:00Z">
        <w:r>
          <w:t xml:space="preserve"> </w:t>
        </w:r>
      </w:ins>
      <w:ins w:id="4200" w:author="Leon Sandler" w:date="2026-09-06T00:00:00Z">
        <w:r>
          <w:t>are</w:t>
        </w:r>
      </w:ins>
      <w:ins w:id="4201" w:author="Leon Sandler" w:date="2026-09-06T00:00:00Z">
        <w:r>
          <w:t xml:space="preserve"> </w:t>
        </w:r>
      </w:ins>
      <w:ins w:id="4202" w:author="Leon Sandler" w:date="2026-09-06T00:00:00Z">
        <w:r>
          <w:t>fundamentally</w:t>
        </w:r>
      </w:ins>
      <w:ins w:id="4203" w:author="Leon Sandler" w:date="2026-09-06T00:00:00Z">
        <w:r>
          <w:t xml:space="preserve"> </w:t>
        </w:r>
      </w:ins>
      <w:ins w:id="4204" w:author="Leon Sandler" w:date="2026-09-06T00:00:00Z">
        <w:r>
          <w:t>bounded</w:t>
        </w:r>
      </w:ins>
      <w:ins w:id="4205" w:author="Leon Sandler" w:date="2026-09-06T00:00:00Z">
        <w:r>
          <w:t xml:space="preserve"> </w:t>
        </w:r>
      </w:ins>
      <w:ins w:id="4206" w:author="Leon Sandler" w:date="2026-09-06T00:00:00Z">
        <w:r>
          <w:t>by</w:t>
        </w:r>
      </w:ins>
      <w:ins w:id="4207" w:author="Leon Sandler" w:date="2026-09-06T00:00:00Z">
        <w:r>
          <w:t xml:space="preserve"> </w:t>
        </w:r>
      </w:ins>
      <w:ins w:id="4208" w:author="Leon Sandler" w:date="2026-09-06T00:00:00Z">
        <w:r>
          <w:t>what</w:t>
        </w:r>
      </w:ins>
      <w:ins w:id="4209" w:author="Leon Sandler" w:date="2026-09-06T00:00:00Z">
        <w:r>
          <w:t xml:space="preserve"> </w:t>
        </w:r>
      </w:ins>
      <w:ins w:id="4210" w:author="Leon Sandler" w:date="2026-09-06T00:00:00Z">
        <w:r>
          <w:t>a</w:t>
        </w:r>
      </w:ins>
      <w:ins w:id="4211" w:author="Leon Sandler" w:date="2026-09-06T00:00:00Z">
        <w:r>
          <w:t xml:space="preserve"> </w:t>
        </w:r>
      </w:ins>
      <w:ins w:id="4212" w:author="Leon Sandler" w:date="2026-09-06T00:00:00Z">
        <w:r>
          <w:t>suited</w:t>
        </w:r>
      </w:ins>
      <w:ins w:id="4213" w:author="Leon Sandler" w:date="2026-09-06T00:00:00Z">
        <w:r>
          <w:t xml:space="preserve"> </w:t>
        </w:r>
      </w:ins>
      <w:ins w:id="4214" w:author="Leon Sandler" w:date="2026-09-06T00:00:00Z">
        <w:r>
          <w:t>crew</w:t>
        </w:r>
      </w:ins>
      <w:ins w:id="4215" w:author="Leon Sandler" w:date="2026-09-06T00:00:00Z">
        <w:r>
          <w:t xml:space="preserve"> </w:t>
        </w:r>
      </w:ins>
      <w:ins w:id="4216" w:author="Leon Sandler" w:date="2026-09-06T00:00:00Z">
        <w:r>
          <w:t>member</w:t>
        </w:r>
      </w:ins>
      <w:ins w:id="4217" w:author="Leon Sandler" w:date="2026-09-06T00:00:00Z">
        <w:r>
          <w:t xml:space="preserve"> </w:t>
        </w:r>
      </w:ins>
      <w:ins w:id="4218" w:author="Leon Sandler" w:date="2026-09-06T00:00:00Z">
        <w:r>
          <w:t>can</w:t>
        </w:r>
      </w:ins>
      <w:ins w:id="4219" w:author="Leon Sandler" w:date="2026-09-06T00:00:00Z">
        <w:r>
          <w:t xml:space="preserve"> </w:t>
        </w:r>
      </w:ins>
      <w:ins w:id="4220" w:author="Leon Sandler" w:date="2026-09-06T00:00:00Z">
        <w:r>
          <w:t>wear</w:t>
        </w:r>
      </w:ins>
      <w:ins w:id="4221" w:author="Leon Sandler" w:date="2026-09-06T00:00:00Z">
        <w:r>
          <w:t xml:space="preserve"> </w:t>
        </w:r>
      </w:ins>
      <w:ins w:id="4222" w:author="Leon Sandler" w:date="2026-09-06T00:00:00Z">
        <w:r>
          <w:t>and</w:t>
        </w:r>
      </w:ins>
      <w:ins w:id="4223" w:author="Leon Sandler" w:date="2026-09-06T00:00:00Z">
        <w:r>
          <w:t xml:space="preserve"> </w:t>
        </w:r>
      </w:ins>
      <w:ins w:id="4224" w:author="Leon Sandler" w:date="2026-09-06T00:00:00Z">
        <w:r>
          <w:t>still</w:t>
        </w:r>
      </w:ins>
      <w:ins w:id="4225" w:author="Leon Sandler" w:date="2026-09-06T00:00:00Z">
        <w:r>
          <w:t xml:space="preserve"> </w:t>
        </w:r>
      </w:ins>
      <w:ins w:id="4226" w:author="Leon Sandler" w:date="2026-09-06T00:00:00Z">
        <w:r>
          <w:t>perform</w:t>
        </w:r>
      </w:ins>
      <w:ins w:id="4227" w:author="Leon Sandler" w:date="2026-09-06T00:00:00Z">
        <w:r>
          <w:t xml:space="preserve"> </w:t>
        </w:r>
      </w:ins>
      <w:ins w:id="4228" w:author="Leon Sandler" w:date="2026-09-06T00:00:00Z">
        <w:r>
          <w:t>useful</w:t>
        </w:r>
      </w:ins>
      <w:ins w:id="4229" w:author="Leon Sandler" w:date="2026-09-06T00:00:00Z">
        <w:r>
          <w:t xml:space="preserve"> </w:t>
        </w:r>
      </w:ins>
      <w:ins w:id="4230" w:author="Leon Sandler" w:date="2026-09-06T00:00:00Z">
        <w:r>
          <w:t>work.</w:t>
        </w:r>
      </w:ins>
      <w:ins w:id="4231" w:author="Leon Sandler" w:date="2026-09-06T00:00:00Z">
        <w:r>
          <w:t xml:space="preserve"> </w:t>
        </w:r>
      </w:ins>
      <w:ins w:id="4232" w:author="Leon Sandler" w:date="2026-09-06T00:00:00Z">
        <w:r>
          <w:t>EVA</w:t>
        </w:r>
      </w:ins>
      <w:ins w:id="4233" w:author="Leon Sandler" w:date="2026-09-06T00:00:00Z">
        <w:r>
          <w:t xml:space="preserve"> </w:t>
        </w:r>
      </w:ins>
      <w:ins w:id="4234" w:author="Leon Sandler" w:date="2026-09-06T00:00:00Z">
        <w:r>
          <w:t>crew,</w:t>
        </w:r>
      </w:ins>
      <w:ins w:id="4235" w:author="Leon Sandler" w:date="2026-09-06T00:00:00Z">
        <w:r>
          <w:t xml:space="preserve"> </w:t>
        </w:r>
      </w:ins>
      <w:ins w:id="4236" w:author="Leon Sandler" w:date="2026-09-06T00:00:00Z">
        <w:r>
          <w:t>like</w:t>
        </w:r>
      </w:ins>
      <w:ins w:id="4237" w:author="Leon Sandler" w:date="2026-09-06T00:00:00Z">
        <w:r>
          <w:t xml:space="preserve"> </w:t>
        </w:r>
      </w:ins>
      <w:ins w:id="4238" w:author="Leon Sandler" w:date="2026-09-06T00:00:00Z">
        <w:r>
          <w:t>rovers,</w:t>
        </w:r>
      </w:ins>
      <w:ins w:id="4239" w:author="Leon Sandler" w:date="2026-09-06T00:00:00Z">
        <w:r>
          <w:t xml:space="preserve"> </w:t>
        </w:r>
      </w:ins>
      <w:ins w:id="4240" w:author="Leon Sandler" w:date="2026-09-06T00:00:00Z">
        <w:r>
          <w:t>are</w:t>
        </w:r>
      </w:ins>
      <w:ins w:id="4241" w:author="Leon Sandler" w:date="2026-09-06T00:00:00Z">
        <w:r>
          <w:t xml:space="preserve"> </w:t>
        </w:r>
      </w:ins>
      <w:ins w:id="4242" w:author="Leon Sandler" w:date="2026-09-06T00:00:00Z">
        <w:r>
          <w:t>protected</w:t>
        </w:r>
      </w:ins>
      <w:ins w:id="4243" w:author="Leon Sandler" w:date="2026-09-06T00:00:00Z">
        <w:r>
          <w:t xml:space="preserve"> </w:t>
        </w:r>
      </w:ins>
      <w:ins w:id="4244" w:author="Leon Sandler" w:date="2026-09-06T00:00:00Z">
        <w:r>
          <w:t>only</w:t>
        </w:r>
      </w:ins>
      <w:ins w:id="4245" w:author="Leon Sandler" w:date="2026-09-06T00:00:00Z">
        <w:r>
          <w:t xml:space="preserve"> </w:t>
        </w:r>
      </w:ins>
      <w:ins w:id="4246" w:author="Leon Sandler" w:date="2026-09-06T00:00:00Z">
        <w:r>
          <w:t>by</w:t>
        </w:r>
      </w:ins>
      <w:ins w:id="4247" w:author="Leon Sandler" w:date="2026-09-06T00:00:00Z">
        <w:r>
          <w:t xml:space="preserve"> </w:t>
        </w:r>
      </w:ins>
      <w:ins w:id="4248" w:author="Leon Sandler" w:date="2026-09-06T00:00:00Z">
        <w:r>
          <w:t>whatever</w:t>
        </w:r>
      </w:ins>
      <w:ins w:id="4249" w:author="Leon Sandler" w:date="2026-09-06T00:00:00Z">
        <w:r>
          <w:t xml:space="preserve"> </w:t>
        </w:r>
      </w:ins>
      <w:ins w:id="4250" w:author="Leon Sandler" w:date="2026-09-06T00:00:00Z">
        <w:r>
          <w:t>fixed</w:t>
        </w:r>
      </w:ins>
      <w:ins w:id="4251" w:author="Leon Sandler" w:date="2026-09-06T00:00:00Z">
        <w:r>
          <w:t xml:space="preserve"> </w:t>
        </w:r>
      </w:ins>
      <w:ins w:id="4252" w:author="Leon Sandler" w:date="2026-09-06T00:00:00Z">
        <w:r>
          <w:t>or</w:t>
        </w:r>
      </w:ins>
      <w:ins w:id="4253" w:author="Leon Sandler" w:date="2026-09-06T00:00:00Z">
        <w:r>
          <w:t xml:space="preserve"> </w:t>
        </w:r>
      </w:ins>
      <w:ins w:id="4254" w:author="Leon Sandler" w:date="2026-09-06T00:00:00Z">
        <w:r>
          <w:t>mobile</w:t>
        </w:r>
      </w:ins>
      <w:ins w:id="4255" w:author="Leon Sandler" w:date="2026-09-06T00:00:00Z">
        <w:r>
          <w:t xml:space="preserve"> </w:t>
        </w:r>
      </w:ins>
      <w:ins w:id="4256" w:author="Leon Sandler" w:date="2026-09-06T00:00:00Z">
        <w:r>
          <w:t>shielding</w:t>
        </w:r>
      </w:ins>
      <w:ins w:id="4257" w:author="Leon Sandler" w:date="2026-09-06T00:00:00Z">
        <w:r>
          <w:t xml:space="preserve"> </w:t>
        </w:r>
      </w:ins>
      <w:ins w:id="4258" w:author="Leon Sandler" w:date="2026-09-06T00:00:00Z">
        <w:r>
          <w:t>infrastructure</w:t>
        </w:r>
      </w:ins>
      <w:ins w:id="4259" w:author="Leon Sandler" w:date="2026-09-06T00:00:00Z">
        <w:r>
          <w:t xml:space="preserve"> </w:t>
        </w:r>
      </w:ins>
      <w:ins w:id="4260" w:author="Leon Sandler" w:date="2026-09-06T00:00:00Z">
        <w:r>
          <w:t>they</w:t>
        </w:r>
      </w:ins>
      <w:ins w:id="4261" w:author="Leon Sandler" w:date="2026-09-06T00:00:00Z">
        <w:r>
          <w:t xml:space="preserve"> </w:t>
        </w:r>
      </w:ins>
      <w:ins w:id="4262" w:author="Leon Sandler" w:date="2026-09-06T00:00:00Z">
        <w:r>
          <w:t>can</w:t>
        </w:r>
      </w:ins>
      <w:ins w:id="4263" w:author="Leon Sandler" w:date="2026-09-06T00:00:00Z">
        <w:r>
          <w:t xml:space="preserve"> </w:t>
        </w:r>
      </w:ins>
      <w:ins w:id="4264" w:author="Leon Sandler" w:date="2026-09-06T00:00:00Z">
        <w:r>
          <w:t>retreat</w:t>
        </w:r>
      </w:ins>
      <w:ins w:id="4265" w:author="Leon Sandler" w:date="2026-09-06T00:00:00Z">
        <w:r>
          <w:t xml:space="preserve"> </w:t>
        </w:r>
      </w:ins>
      <w:ins w:id="4266" w:author="Leon Sandler" w:date="2026-09-06T00:00:00Z">
        <w:r>
          <w:t>to,</w:t>
        </w:r>
      </w:ins>
      <w:ins w:id="4267" w:author="Leon Sandler" w:date="2026-09-06T00:00:00Z">
        <w:r>
          <w:t xml:space="preserve"> </w:t>
        </w:r>
      </w:ins>
      <w:ins w:id="4268" w:author="Leon Sandler" w:date="2026-09-06T00:00:00Z">
        <w:r>
          <w:t>plus</w:t>
        </w:r>
      </w:ins>
      <w:ins w:id="4269" w:author="Leon Sandler" w:date="2026-09-06T00:00:00Z">
        <w:r>
          <w:t xml:space="preserve"> </w:t>
        </w:r>
      </w:ins>
      <w:ins w:id="4270" w:author="Leon Sandler" w:date="2026-09-06T00:00:00Z">
        <w:r>
          <w:t>whatever</w:t>
        </w:r>
      </w:ins>
      <w:ins w:id="4271" w:author="Leon Sandler" w:date="2026-09-06T00:00:00Z">
        <w:r>
          <w:t xml:space="preserve"> </w:t>
        </w:r>
      </w:ins>
      <w:ins w:id="4272" w:author="Leon Sandler" w:date="2026-09-06T00:00:00Z">
        <w:r>
          <w:t>they</w:t>
        </w:r>
      </w:ins>
      <w:ins w:id="4273" w:author="Leon Sandler" w:date="2026-09-06T00:00:00Z">
        <w:r>
          <w:t xml:space="preserve"> </w:t>
        </w:r>
      </w:ins>
      <w:ins w:id="4274" w:author="Leon Sandler" w:date="2026-09-06T00:00:00Z">
        <w:r>
          <w:t>carry.</w:t>
        </w:r>
      </w:ins>
    </w:p>
    <w:p>
      <w:ins w:id="4275" w:author="Leon Sandler" w:date="2026-09-06T00:00:00Z">
        <w:r>
          <w:t>Distributed</w:t>
        </w:r>
      </w:ins>
      <w:ins w:id="4276" w:author="Leon Sandler" w:date="2026-09-06T00:00:00Z">
        <w:r>
          <w:t xml:space="preserve"> </w:t>
        </w:r>
      </w:ins>
      <w:ins w:id="4277" w:author="Leon Sandler" w:date="2026-09-06T00:00:00Z">
        <w:r>
          <w:t>surface</w:t>
        </w:r>
      </w:ins>
      <w:ins w:id="4278" w:author="Leon Sandler" w:date="2026-09-06T00:00:00Z">
        <w:r>
          <w:t xml:space="preserve"> </w:t>
        </w:r>
      </w:ins>
      <w:ins w:id="4279" w:author="Leon Sandler" w:date="2026-09-06T00:00:00Z">
        <w:r>
          <w:t>infrastructure</w:t>
        </w:r>
      </w:ins>
    </w:p>
    <w:p>
      <w:ins w:id="4280" w:author="Leon Sandler" w:date="2026-09-06T00:00:00Z">
        <w:r>
          <w:t>Sensor</w:t>
        </w:r>
      </w:ins>
      <w:ins w:id="4281" w:author="Leon Sandler" w:date="2026-09-06T00:00:00Z">
        <w:r>
          <w:t xml:space="preserve"> </w:t>
        </w:r>
      </w:ins>
      <w:ins w:id="4282" w:author="Leon Sandler" w:date="2026-09-06T00:00:00Z">
        <w:r>
          <w:t>networks,</w:t>
        </w:r>
      </w:ins>
      <w:ins w:id="4283" w:author="Leon Sandler" w:date="2026-09-06T00:00:00Z">
        <w:r>
          <w:t xml:space="preserve"> </w:t>
        </w:r>
      </w:ins>
      <w:ins w:id="4284" w:author="Leon Sandler" w:date="2026-09-06T00:00:00Z">
        <w:r>
          <w:t>cabling,</w:t>
        </w:r>
      </w:ins>
      <w:ins w:id="4285" w:author="Leon Sandler" w:date="2026-09-06T00:00:00Z">
        <w:r>
          <w:t xml:space="preserve"> </w:t>
        </w:r>
      </w:ins>
      <w:ins w:id="4286" w:author="Leon Sandler" w:date="2026-09-06T00:00:00Z">
        <w:r>
          <w:t>and</w:t>
        </w:r>
      </w:ins>
      <w:ins w:id="4287" w:author="Leon Sandler" w:date="2026-09-06T00:00:00Z">
        <w:r>
          <w:t xml:space="preserve"> </w:t>
        </w:r>
      </w:ins>
      <w:ins w:id="4288" w:author="Leon Sandler" w:date="2026-09-06T00:00:00Z">
        <w:r>
          <w:t>other</w:t>
        </w:r>
      </w:ins>
      <w:ins w:id="4289" w:author="Leon Sandler" w:date="2026-09-06T00:00:00Z">
        <w:r>
          <w:t xml:space="preserve"> </w:t>
        </w:r>
      </w:ins>
      <w:ins w:id="4290" w:author="Leon Sandler" w:date="2026-09-06T00:00:00Z">
        <w:r>
          <w:t>spatially</w:t>
        </w:r>
      </w:ins>
      <w:ins w:id="4291" w:author="Leon Sandler" w:date="2026-09-06T00:00:00Z">
        <w:r>
          <w:t xml:space="preserve"> </w:t>
        </w:r>
      </w:ins>
      <w:ins w:id="4292" w:author="Leon Sandler" w:date="2026-09-06T00:00:00Z">
        <w:r>
          <w:t>extended</w:t>
        </w:r>
      </w:ins>
      <w:ins w:id="4293" w:author="Leon Sandler" w:date="2026-09-06T00:00:00Z">
        <w:r>
          <w:t xml:space="preserve"> </w:t>
        </w:r>
      </w:ins>
      <w:ins w:id="4294" w:author="Leon Sandler" w:date="2026-09-06T00:00:00Z">
        <w:r>
          <w:t>but</w:t>
        </w:r>
      </w:ins>
      <w:ins w:id="4295" w:author="Leon Sandler" w:date="2026-09-06T00:00:00Z">
        <w:r>
          <w:t xml:space="preserve"> </w:t>
        </w:r>
      </w:ins>
      <w:ins w:id="4296" w:author="Leon Sandler" w:date="2026-09-06T00:00:00Z">
        <w:r>
          <w:t>individually</w:t>
        </w:r>
      </w:ins>
      <w:ins w:id="4297" w:author="Leon Sandler" w:date="2026-09-06T00:00:00Z">
        <w:r>
          <w:t xml:space="preserve"> </w:t>
        </w:r>
      </w:ins>
      <w:ins w:id="4298" w:author="Leon Sandler" w:date="2026-09-06T00:00:00Z">
        <w:r>
          <w:t>low-value</w:t>
        </w:r>
      </w:ins>
      <w:ins w:id="4299" w:author="Leon Sandler" w:date="2026-09-06T00:00:00Z">
        <w:r>
          <w:t xml:space="preserve"> </w:t>
        </w:r>
      </w:ins>
      <w:ins w:id="4300" w:author="Leon Sandler" w:date="2026-09-06T00:00:00Z">
        <w:r>
          <w:t>infrastructure</w:t>
        </w:r>
      </w:ins>
      <w:ins w:id="4301" w:author="Leon Sandler" w:date="2026-09-06T00:00:00Z">
        <w:r>
          <w:t xml:space="preserve"> </w:t>
        </w:r>
      </w:ins>
      <w:ins w:id="4302" w:author="Leon Sandler" w:date="2026-09-06T00:00:00Z">
        <w:r>
          <w:t>elements</w:t>
        </w:r>
      </w:ins>
      <w:ins w:id="4303" w:author="Leon Sandler" w:date="2026-09-06T00:00:00Z">
        <w:r>
          <w:t xml:space="preserve"> </w:t>
        </w:r>
      </w:ins>
      <w:ins w:id="4304" w:author="Leon Sandler" w:date="2026-09-06T00:00:00Z">
        <w:r>
          <w:t>are</w:t>
        </w:r>
      </w:ins>
      <w:ins w:id="4305" w:author="Leon Sandler" w:date="2026-09-06T00:00:00Z">
        <w:r>
          <w:t xml:space="preserve"> </w:t>
        </w:r>
      </w:ins>
      <w:ins w:id="4306" w:author="Leon Sandler" w:date="2026-09-06T00:00:00Z">
        <w:r>
          <w:t>numerous</w:t>
        </w:r>
      </w:ins>
      <w:ins w:id="4307" w:author="Leon Sandler" w:date="2026-09-06T00:00:00Z">
        <w:r>
          <w:t xml:space="preserve"> </w:t>
        </w:r>
      </w:ins>
      <w:ins w:id="4308" w:author="Leon Sandler" w:date="2026-09-06T00:00:00Z">
        <w:r>
          <w:t>enough</w:t>
        </w:r>
      </w:ins>
      <w:ins w:id="4309" w:author="Leon Sandler" w:date="2026-09-06T00:00:00Z">
        <w:r>
          <w:t xml:space="preserve"> </w:t>
        </w:r>
      </w:ins>
      <w:ins w:id="4310" w:author="Leon Sandler" w:date="2026-09-06T00:00:00Z">
        <w:r>
          <w:t>that</w:t>
        </w:r>
      </w:ins>
      <w:ins w:id="4311" w:author="Leon Sandler" w:date="2026-09-06T00:00:00Z">
        <w:r>
          <w:t xml:space="preserve"> </w:t>
        </w:r>
      </w:ins>
      <w:ins w:id="4312" w:author="Leon Sandler" w:date="2026-09-06T00:00:00Z">
        <w:r>
          <w:t>cladding</w:t>
        </w:r>
      </w:ins>
      <w:ins w:id="4313" w:author="Leon Sandler" w:date="2026-09-06T00:00:00Z">
        <w:r>
          <w:t xml:space="preserve"> </w:t>
        </w:r>
      </w:ins>
      <w:ins w:id="4314" w:author="Leon Sandler" w:date="2026-09-06T00:00:00Z">
        <w:r>
          <w:t>each</w:t>
        </w:r>
      </w:ins>
      <w:ins w:id="4315" w:author="Leon Sandler" w:date="2026-09-06T00:00:00Z">
        <w:r>
          <w:t xml:space="preserve"> </w:t>
        </w:r>
      </w:ins>
      <w:ins w:id="4316" w:author="Leon Sandler" w:date="2026-09-06T00:00:00Z">
        <w:r>
          <w:t>in</w:t>
        </w:r>
      </w:ins>
      <w:ins w:id="4317" w:author="Leon Sandler" w:date="2026-09-06T00:00:00Z">
        <w:r>
          <w:t xml:space="preserve"> </w:t>
        </w:r>
      </w:ins>
      <w:ins w:id="4318" w:author="Leon Sandler" w:date="2026-09-06T00:00:00Z">
        <w:r>
          <w:t>regolith</w:t>
        </w:r>
      </w:ins>
      <w:ins w:id="4319" w:author="Leon Sandler" w:date="2026-09-06T00:00:00Z">
        <w:r>
          <w:t xml:space="preserve"> </w:t>
        </w:r>
      </w:ins>
      <w:ins w:id="4320" w:author="Leon Sandler" w:date="2026-09-06T00:00:00Z">
        <w:r>
          <w:t>is</w:t>
        </w:r>
      </w:ins>
      <w:ins w:id="4321" w:author="Leon Sandler" w:date="2026-09-06T00:00:00Z">
        <w:r>
          <w:t xml:space="preserve"> </w:t>
        </w:r>
      </w:ins>
      <w:ins w:id="4322" w:author="Leon Sandler" w:date="2026-09-06T00:00:00Z">
        <w:r>
          <w:t>a</w:t>
        </w:r>
      </w:ins>
      <w:ins w:id="4323" w:author="Leon Sandler" w:date="2026-09-06T00:00:00Z">
        <w:r>
          <w:t xml:space="preserve"> </w:t>
        </w:r>
      </w:ins>
      <w:ins w:id="4324" w:author="Leon Sandler" w:date="2026-09-06T00:00:00Z">
        <w:r>
          <w:t>substantial,</w:t>
        </w:r>
      </w:ins>
      <w:ins w:id="4325" w:author="Leon Sandler" w:date="2026-09-06T00:00:00Z">
        <w:r>
          <w:t xml:space="preserve"> </w:t>
        </w:r>
      </w:ins>
      <w:ins w:id="4326" w:author="Leon Sandler" w:date="2026-09-06T00:00:00Z">
        <w:r>
          <w:t>repeated</w:t>
        </w:r>
      </w:ins>
      <w:ins w:id="4327" w:author="Leon Sandler" w:date="2026-09-06T00:00:00Z">
        <w:r>
          <w:t xml:space="preserve"> </w:t>
        </w:r>
      </w:ins>
      <w:ins w:id="4328" w:author="Leon Sandler" w:date="2026-09-06T00:00:00Z">
        <w:r>
          <w:t>construction</w:t>
        </w:r>
      </w:ins>
      <w:ins w:id="4329" w:author="Leon Sandler" w:date="2026-09-06T00:00:00Z">
        <w:r>
          <w:t xml:space="preserve"> </w:t>
        </w:r>
      </w:ins>
      <w:ins w:id="4330" w:author="Leon Sandler" w:date="2026-09-06T00:00:00Z">
        <w:r>
          <w:t>burden,</w:t>
        </w:r>
      </w:ins>
      <w:ins w:id="4331" w:author="Leon Sandler" w:date="2026-09-06T00:00:00Z">
        <w:r>
          <w:t xml:space="preserve"> </w:t>
        </w:r>
      </w:ins>
      <w:ins w:id="4332" w:author="Leon Sandler" w:date="2026-09-06T00:00:00Z">
        <w:r>
          <w:t>even</w:t>
        </w:r>
      </w:ins>
      <w:ins w:id="4333" w:author="Leon Sandler" w:date="2026-09-06T00:00:00Z">
        <w:r>
          <w:t xml:space="preserve"> </w:t>
        </w:r>
      </w:ins>
      <w:ins w:id="4334" w:author="Leon Sandler" w:date="2026-09-06T00:00:00Z">
        <w:r>
          <w:t>though</w:t>
        </w:r>
      </w:ins>
      <w:ins w:id="4335" w:author="Leon Sandler" w:date="2026-09-06T00:00:00Z">
        <w:r>
          <w:t xml:space="preserve"> </w:t>
        </w:r>
      </w:ins>
      <w:ins w:id="4336" w:author="Leon Sandler" w:date="2026-09-06T00:00:00Z">
        <w:r>
          <w:t>any</w:t>
        </w:r>
      </w:ins>
      <w:ins w:id="4337" w:author="Leon Sandler" w:date="2026-09-06T00:00:00Z">
        <w:r>
          <w:t xml:space="preserve"> </w:t>
        </w:r>
      </w:ins>
      <w:ins w:id="4338" w:author="Leon Sandler" w:date="2026-09-06T00:00:00Z">
        <w:r>
          <w:t>individual</w:t>
        </w:r>
      </w:ins>
      <w:ins w:id="4339" w:author="Leon Sandler" w:date="2026-09-06T00:00:00Z">
        <w:r>
          <w:t xml:space="preserve"> </w:t>
        </w:r>
      </w:ins>
      <w:ins w:id="4340" w:author="Leon Sandler" w:date="2026-09-06T00:00:00Z">
        <w:r>
          <w:t>element's</w:t>
        </w:r>
      </w:ins>
      <w:ins w:id="4341" w:author="Leon Sandler" w:date="2026-09-06T00:00:00Z">
        <w:r>
          <w:t xml:space="preserve"> </w:t>
        </w:r>
      </w:ins>
      <w:ins w:id="4342" w:author="Leon Sandler" w:date="2026-09-06T00:00:00Z">
        <w:r>
          <w:t>protection</w:t>
        </w:r>
      </w:ins>
      <w:ins w:id="4343" w:author="Leon Sandler" w:date="2026-09-06T00:00:00Z">
        <w:r>
          <w:t xml:space="preserve"> </w:t>
        </w:r>
      </w:ins>
      <w:ins w:id="4344" w:author="Leon Sandler" w:date="2026-09-06T00:00:00Z">
        <w:r>
          <w:t>requirement</w:t>
        </w:r>
      </w:ins>
      <w:ins w:id="4345" w:author="Leon Sandler" w:date="2026-09-06T00:00:00Z">
        <w:r>
          <w:t xml:space="preserve"> </w:t>
        </w:r>
      </w:ins>
      <w:ins w:id="4346" w:author="Leon Sandler" w:date="2026-09-06T00:00:00Z">
        <w:r>
          <w:t>is</w:t>
        </w:r>
      </w:ins>
      <w:ins w:id="4347" w:author="Leon Sandler" w:date="2026-09-06T00:00:00Z">
        <w:r>
          <w:t xml:space="preserve"> </w:t>
        </w:r>
      </w:ins>
      <w:ins w:id="4348" w:author="Leon Sandler" w:date="2026-09-06T00:00:00Z">
        <w:r>
          <w:t>modest.</w:t>
        </w:r>
      </w:ins>
      <w:ins w:id="4349" w:author="Leon Sandler" w:date="2026-09-06T00:00:00Z">
        <w:r>
          <w:t xml:space="preserve"> </w:t>
        </w:r>
      </w:ins>
      <w:ins w:id="4350" w:author="Leon Sandler" w:date="2026-09-06T00:00:00Z">
        <w:r>
          <w:t>An</w:t>
        </w:r>
      </w:ins>
      <w:ins w:id="4351" w:author="Leon Sandler" w:date="2026-09-06T00:00:00Z">
        <w:r>
          <w:t xml:space="preserve"> </w:t>
        </w:r>
      </w:ins>
      <w:ins w:id="4352" w:author="Leon Sandler" w:date="2026-09-06T00:00:00Z">
        <w:r>
          <w:t>area-covering</w:t>
        </w:r>
      </w:ins>
      <w:ins w:id="4353" w:author="Leon Sandler" w:date="2026-09-06T00:00:00Z">
        <w:r>
          <w:t xml:space="preserve"> </w:t>
        </w:r>
      </w:ins>
      <w:ins w:id="4354" w:author="Leon Sandler" w:date="2026-09-06T00:00:00Z">
        <w:r>
          <w:t>shield</w:t>
        </w:r>
      </w:ins>
      <w:ins w:id="4355" w:author="Leon Sandler" w:date="2026-09-06T00:00:00Z">
        <w:r>
          <w:t xml:space="preserve"> </w:t>
        </w:r>
      </w:ins>
      <w:ins w:id="4356" w:author="Leon Sandler" w:date="2026-09-06T00:00:00Z">
        <w:r>
          <w:t>that</w:t>
        </w:r>
      </w:ins>
      <w:ins w:id="4357" w:author="Leon Sandler" w:date="2026-09-06T00:00:00Z">
        <w:r>
          <w:t xml:space="preserve"> </w:t>
        </w:r>
      </w:ins>
      <w:ins w:id="4358" w:author="Leon Sandler" w:date="2026-09-06T00:00:00Z">
        <w:r>
          <w:t>protects</w:t>
        </w:r>
      </w:ins>
      <w:ins w:id="4359" w:author="Leon Sandler" w:date="2026-09-06T00:00:00Z">
        <w:r>
          <w:t xml:space="preserve"> </w:t>
        </w:r>
      </w:ins>
      <w:ins w:id="4360" w:author="Leon Sandler" w:date="2026-09-06T00:00:00Z">
        <w:r>
          <w:t>an</w:t>
        </w:r>
      </w:ins>
      <w:ins w:id="4361" w:author="Leon Sandler" w:date="2026-09-06T00:00:00Z">
        <w:r>
          <w:t xml:space="preserve"> </w:t>
        </w:r>
      </w:ins>
      <w:ins w:id="4362" w:author="Leon Sandler" w:date="2026-09-06T00:00:00Z">
        <w:r>
          <w:t>entire</w:t>
        </w:r>
      </w:ins>
      <w:ins w:id="4363" w:author="Leon Sandler" w:date="2026-09-06T00:00:00Z">
        <w:r>
          <w:t xml:space="preserve"> </w:t>
        </w:r>
      </w:ins>
      <w:ins w:id="4364" w:author="Leon Sandler" w:date="2026-09-06T00:00:00Z">
        <w:r>
          <w:t>perimeter,</w:t>
        </w:r>
      </w:ins>
      <w:ins w:id="4365" w:author="Leon Sandler" w:date="2026-09-06T00:00:00Z">
        <w:r>
          <w:t xml:space="preserve"> </w:t>
        </w:r>
      </w:ins>
      <w:ins w:id="4366" w:author="Leon Sandler" w:date="2026-09-06T00:00:00Z">
        <w:r>
          <w:t>rather</w:t>
        </w:r>
      </w:ins>
      <w:ins w:id="4367" w:author="Leon Sandler" w:date="2026-09-06T00:00:00Z">
        <w:r>
          <w:t xml:space="preserve"> </w:t>
        </w:r>
      </w:ins>
      <w:ins w:id="4368" w:author="Leon Sandler" w:date="2026-09-06T00:00:00Z">
        <w:r>
          <w:t>than</w:t>
        </w:r>
      </w:ins>
      <w:ins w:id="4369" w:author="Leon Sandler" w:date="2026-09-06T00:00:00Z">
        <w:r>
          <w:t xml:space="preserve"> </w:t>
        </w:r>
      </w:ins>
      <w:ins w:id="4370" w:author="Leon Sandler" w:date="2026-09-06T00:00:00Z">
        <w:r>
          <w:t>each</w:t>
        </w:r>
      </w:ins>
      <w:ins w:id="4371" w:author="Leon Sandler" w:date="2026-09-06T00:00:00Z">
        <w:r>
          <w:t xml:space="preserve"> </w:t>
        </w:r>
      </w:ins>
      <w:ins w:id="4372" w:author="Leon Sandler" w:date="2026-09-06T00:00:00Z">
        <w:r>
          <w:t>asset</w:t>
        </w:r>
      </w:ins>
      <w:ins w:id="4373" w:author="Leon Sandler" w:date="2026-09-06T00:00:00Z">
        <w:r>
          <w:t xml:space="preserve"> </w:t>
        </w:r>
      </w:ins>
      <w:ins w:id="4374" w:author="Leon Sandler" w:date="2026-09-06T00:00:00Z">
        <w:r>
          <w:t>individually,</w:t>
        </w:r>
      </w:ins>
      <w:ins w:id="4375" w:author="Leon Sandler" w:date="2026-09-06T00:00:00Z">
        <w:r>
          <w:t xml:space="preserve"> </w:t>
        </w:r>
      </w:ins>
      <w:ins w:id="4376" w:author="Leon Sandler" w:date="2026-09-06T00:00:00Z">
        <w:r>
          <w:t>is</w:t>
        </w:r>
      </w:ins>
      <w:ins w:id="4377" w:author="Leon Sandler" w:date="2026-09-06T00:00:00Z">
        <w:r>
          <w:t xml:space="preserve"> </w:t>
        </w:r>
      </w:ins>
      <w:ins w:id="4378" w:author="Leon Sandler" w:date="2026-09-06T00:00:00Z">
        <w:r>
          <w:t>potentially</w:t>
        </w:r>
      </w:ins>
      <w:ins w:id="4379" w:author="Leon Sandler" w:date="2026-09-06T00:00:00Z">
        <w:r>
          <w:t xml:space="preserve"> </w:t>
        </w:r>
      </w:ins>
      <w:ins w:id="4380" w:author="Leon Sandler" w:date="2026-09-06T00:00:00Z">
        <w:r>
          <w:t>attractive</w:t>
        </w:r>
      </w:ins>
      <w:ins w:id="4381" w:author="Leon Sandler" w:date="2026-09-06T00:00:00Z">
        <w:r>
          <w:t xml:space="preserve"> </w:t>
        </w:r>
      </w:ins>
      <w:ins w:id="4382" w:author="Leon Sandler" w:date="2026-09-06T00:00:00Z">
        <w:r>
          <w:t>here</w:t>
        </w:r>
      </w:ins>
      <w:ins w:id="4383" w:author="Leon Sandler" w:date="2026-09-06T00:00:00Z">
        <w:r>
          <w:t xml:space="preserve"> </w:t>
        </w:r>
      </w:ins>
      <w:ins w:id="4384" w:author="Leon Sandler" w:date="2026-09-06T00:00:00Z">
        <w:r>
          <w:t>on</w:t>
        </w:r>
      </w:ins>
      <w:ins w:id="4385" w:author="Leon Sandler" w:date="2026-09-06T00:00:00Z">
        <w:r>
          <w:t xml:space="preserve"> </w:t>
        </w:r>
      </w:ins>
      <w:ins w:id="4386" w:author="Leon Sandler" w:date="2026-09-06T00:00:00Z">
        <w:r>
          <w:t>logistical</w:t>
        </w:r>
      </w:ins>
      <w:ins w:id="4387" w:author="Leon Sandler" w:date="2026-09-06T00:00:00Z">
        <w:r>
          <w:t xml:space="preserve"> </w:t>
        </w:r>
      </w:ins>
      <w:ins w:id="4388" w:author="Leon Sandler" w:date="2026-09-06T00:00:00Z">
        <w:r>
          <w:t>rather</w:t>
        </w:r>
      </w:ins>
      <w:ins w:id="4389" w:author="Leon Sandler" w:date="2026-09-06T00:00:00Z">
        <w:r>
          <w:t xml:space="preserve"> </w:t>
        </w:r>
      </w:ins>
      <w:ins w:id="4390" w:author="Leon Sandler" w:date="2026-09-06T00:00:00Z">
        <w:r>
          <w:t>than</w:t>
        </w:r>
      </w:ins>
      <w:ins w:id="4391" w:author="Leon Sandler" w:date="2026-09-06T00:00:00Z">
        <w:r>
          <w:t xml:space="preserve"> </w:t>
        </w:r>
      </w:ins>
      <w:ins w:id="4392" w:author="Leon Sandler" w:date="2026-09-06T00:00:00Z">
        <w:r>
          <w:t>purely</w:t>
        </w:r>
      </w:ins>
      <w:ins w:id="4393" w:author="Leon Sandler" w:date="2026-09-06T00:00:00Z">
        <w:r>
          <w:t xml:space="preserve"> </w:t>
        </w:r>
      </w:ins>
      <w:ins w:id="4394" w:author="Leon Sandler" w:date="2026-09-06T00:00:00Z">
        <w:r>
          <w:t>mass</w:t>
        </w:r>
      </w:ins>
      <w:ins w:id="4395" w:author="Leon Sandler" w:date="2026-09-06T00:00:00Z">
        <w:r>
          <w:t xml:space="preserve"> </w:t>
        </w:r>
      </w:ins>
      <w:ins w:id="4396" w:author="Leon Sandler" w:date="2026-09-06T00:00:00Z">
        <w:r>
          <w:t>grounds.</w:t>
        </w:r>
      </w:ins>
    </w:p>
    <w:p>
      <w:ins w:id="4397" w:author="Leon Sandler" w:date="2026-09-06T00:00:00Z">
        <w:r>
          <w:t>This</w:t>
        </w:r>
      </w:ins>
      <w:ins w:id="4398" w:author="Leon Sandler" w:date="2026-09-06T00:00:00Z">
        <w:r>
          <w:t xml:space="preserve"> </w:t>
        </w:r>
      </w:ins>
      <w:ins w:id="4399" w:author="Leon Sandler" w:date="2026-09-06T00:00:00Z">
        <w:r>
          <w:t>taxonomy</w:t>
        </w:r>
      </w:ins>
      <w:ins w:id="4400" w:author="Leon Sandler" w:date="2026-09-06T00:00:00Z">
        <w:r>
          <w:t xml:space="preserve"> </w:t>
        </w:r>
      </w:ins>
      <w:ins w:id="4401" w:author="Leon Sandler" w:date="2026-09-06T00:00:00Z">
        <w:r>
          <w:t>motivates</w:t>
        </w:r>
      </w:ins>
      <w:ins w:id="4402" w:author="Leon Sandler" w:date="2026-09-06T00:00:00Z">
        <w:r>
          <w:t xml:space="preserve"> </w:t>
        </w:r>
      </w:ins>
      <w:ins w:id="4403" w:author="Leon Sandler" w:date="2026-09-06T00:00:00Z">
        <w:r>
          <w:t>the</w:t>
        </w:r>
      </w:ins>
      <w:ins w:id="4404" w:author="Leon Sandler" w:date="2026-09-06T00:00:00Z">
        <w:r>
          <w:t xml:space="preserve"> </w:t>
        </w:r>
      </w:ins>
      <w:ins w:id="4405" w:author="Leon Sandler" w:date="2026-09-06T00:00:00Z">
        <w:r>
          <w:t>paper's</w:t>
        </w:r>
      </w:ins>
      <w:ins w:id="4406" w:author="Leon Sandler" w:date="2026-09-06T00:00:00Z">
        <w:r>
          <w:t xml:space="preserve"> </w:t>
        </w:r>
      </w:ins>
      <w:ins w:id="4407" w:author="Leon Sandler" w:date="2026-09-06T00:00:00Z">
        <w:r>
          <w:t>central</w:t>
        </w:r>
      </w:ins>
      <w:ins w:id="4408" w:author="Leon Sandler" w:date="2026-09-06T00:00:00Z">
        <w:r>
          <w:t xml:space="preserve"> </w:t>
        </w:r>
      </w:ins>
      <w:ins w:id="4409" w:author="Leon Sandler" w:date="2026-09-06T00:00:00Z">
        <w:r>
          <w:t>architectural</w:t>
        </w:r>
      </w:ins>
      <w:ins w:id="4410" w:author="Leon Sandler" w:date="2026-09-06T00:00:00Z">
        <w:r>
          <w:t xml:space="preserve"> </w:t>
        </w:r>
      </w:ins>
      <w:ins w:id="4411" w:author="Leon Sandler" w:date="2026-09-06T00:00:00Z">
        <w:r>
          <w:t>question,</w:t>
        </w:r>
      </w:ins>
      <w:ins w:id="4412" w:author="Leon Sandler" w:date="2026-09-06T00:00:00Z">
        <w:r>
          <w:t xml:space="preserve"> </w:t>
        </w:r>
      </w:ins>
      <w:ins w:id="4413" w:author="Leon Sandler" w:date="2026-09-06T00:00:00Z">
        <w:r>
          <w:t>addressed</w:t>
        </w:r>
      </w:ins>
      <w:ins w:id="4414" w:author="Leon Sandler" w:date="2026-09-06T00:00:00Z">
        <w:r>
          <w:t xml:space="preserve"> </w:t>
        </w:r>
      </w:ins>
      <w:ins w:id="4415" w:author="Leon Sandler" w:date="2026-09-06T00:00:00Z">
        <w:r>
          <w:t>quantitatively</w:t>
        </w:r>
      </w:ins>
      <w:ins w:id="4416" w:author="Leon Sandler" w:date="2026-09-06T00:00:00Z">
        <w:r>
          <w:t xml:space="preserve"> </w:t>
        </w:r>
      </w:ins>
      <w:ins w:id="4417" w:author="Leon Sandler" w:date="2026-09-06T00:00:00Z">
        <w:r>
          <w:t>in</w:t>
        </w:r>
      </w:ins>
      <w:ins w:id="4418" w:author="Leon Sandler" w:date="2026-09-06T00:00:00Z">
        <w:r>
          <w:t xml:space="preserve"> </w:t>
        </w:r>
      </w:ins>
      <w:ins w:id="4419" w:author="Leon Sandler" w:date="2026-09-06T00:00:00Z">
        <w:r>
          <w:t>Sections</w:t>
        </w:r>
      </w:ins>
      <w:ins w:id="4420" w:author="Leon Sandler" w:date="2026-09-06T00:00:00Z">
        <w:r>
          <w:t xml:space="preserve"> </w:t>
        </w:r>
      </w:ins>
      <w:ins w:id="4421" w:author="Leon Sandler" w:date="2026-09-06T00:00:00Z">
        <w:r>
          <w:t>8–10</w:t>
        </w:r>
      </w:ins>
      <w:ins w:id="4422" w:author="Leon Sandler" w:date="2026-09-06T00:00:00Z">
        <w:r>
          <w:t xml:space="preserve"> </w:t>
        </w:r>
      </w:ins>
      <w:ins w:id="4423" w:author="Leon Sandler" w:date="2026-09-06T00:00:00Z">
        <w:r>
          <w:t>and</w:t>
        </w:r>
      </w:ins>
      <w:ins w:id="4424" w:author="Leon Sandler" w:date="2026-09-06T00:00:00Z">
        <w:r>
          <w:t xml:space="preserve"> </w:t>
        </w:r>
      </w:ins>
      <w:ins w:id="4425" w:author="Leon Sandler" w:date="2026-09-06T00:00:00Z">
        <w:r>
          <w:t>stated</w:t>
        </w:r>
      </w:ins>
      <w:ins w:id="4426" w:author="Leon Sandler" w:date="2026-09-06T00:00:00Z">
        <w:r>
          <w:t xml:space="preserve"> </w:t>
        </w:r>
      </w:ins>
      <w:ins w:id="4427" w:author="Leon Sandler" w:date="2026-09-06T00:00:00Z">
        <w:r>
          <w:t>as</w:t>
        </w:r>
      </w:ins>
      <w:ins w:id="4428" w:author="Leon Sandler" w:date="2026-09-06T00:00:00Z">
        <w:r>
          <w:t xml:space="preserve"> </w:t>
        </w:r>
      </w:ins>
      <w:ins w:id="4429" w:author="Leon Sandler" w:date="2026-09-06T00:00:00Z">
        <w:r>
          <w:t>a</w:t>
        </w:r>
      </w:ins>
      <w:ins w:id="4430" w:author="Leon Sandler" w:date="2026-09-06T00:00:00Z">
        <w:r>
          <w:t xml:space="preserve"> </w:t>
        </w:r>
      </w:ins>
      <w:ins w:id="4431" w:author="Leon Sandler" w:date="2026-09-06T00:00:00Z">
        <w:r>
          <w:t>conclusion</w:t>
        </w:r>
      </w:ins>
      <w:ins w:id="4432" w:author="Leon Sandler" w:date="2026-09-06T00:00:00Z">
        <w:r>
          <w:t xml:space="preserve"> </w:t>
        </w:r>
      </w:ins>
      <w:ins w:id="4433" w:author="Leon Sandler" w:date="2026-09-06T00:00:00Z">
        <w:r>
          <w:t>in</w:t>
        </w:r>
      </w:ins>
      <w:ins w:id="4434" w:author="Leon Sandler" w:date="2026-09-06T00:00:00Z">
        <w:r>
          <w:t xml:space="preserve"> </w:t>
        </w:r>
      </w:ins>
      <w:ins w:id="4435" w:author="Leon Sandler" w:date="2026-09-06T00:00:00Z">
        <w:r>
          <w:t>Section</w:t>
        </w:r>
      </w:ins>
      <w:ins w:id="4436" w:author="Leon Sandler" w:date="2026-09-06T00:00:00Z">
        <w:r>
          <w:t xml:space="preserve"> </w:t>
        </w:r>
      </w:ins>
      <w:ins w:id="4437" w:author="Leon Sandler" w:date="2026-09-06T00:00:00Z">
        <w:r>
          <w:t>13:</w:t>
        </w:r>
      </w:ins>
      <w:ins w:id="4438" w:author="Leon Sandler" w:date="2026-09-06T00:00:00Z">
        <w:r>
          <w:t xml:space="preserve"> </w:t>
        </w:r>
      </w:ins>
      <w:ins w:id="4439" w:author="Leon Sandler" w:date="2026-09-06T00:00:00Z">
        <w:r>
          <w:t>rather</w:t>
        </w:r>
      </w:ins>
      <w:ins w:id="4440" w:author="Leon Sandler" w:date="2026-09-06T00:00:00Z">
        <w:r>
          <w:t xml:space="preserve"> </w:t>
        </w:r>
      </w:ins>
      <w:ins w:id="4441" w:author="Leon Sandler" w:date="2026-09-06T00:00:00Z">
        <w:r>
          <w:t>than</w:t>
        </w:r>
      </w:ins>
      <w:ins w:id="4442" w:author="Leon Sandler" w:date="2026-09-06T00:00:00Z">
        <w:r>
          <w:t xml:space="preserve"> </w:t>
        </w:r>
      </w:ins>
      <w:ins w:id="4443" w:author="Leon Sandler" w:date="2026-09-06T00:00:00Z">
        <w:r>
          <w:t>asking</w:t>
        </w:r>
      </w:ins>
      <w:ins w:id="4444" w:author="Leon Sandler" w:date="2026-09-06T00:00:00Z">
        <w:r>
          <w:t xml:space="preserve"> </w:t>
        </w:r>
      </w:ins>
      <w:ins w:id="4445" w:author="Leon Sandler" w:date="2026-09-06T00:00:00Z">
        <w:r>
          <w:t>which</w:t>
        </w:r>
      </w:ins>
      <w:ins w:id="4446" w:author="Leon Sandler" w:date="2026-09-06T00:00:00Z">
        <w:r>
          <w:t xml:space="preserve"> </w:t>
        </w:r>
      </w:ins>
      <w:ins w:id="4447" w:author="Leon Sandler" w:date="2026-09-06T00:00:00Z">
        <w:r>
          <w:t>shielding</w:t>
        </w:r>
      </w:ins>
      <w:ins w:id="4448" w:author="Leon Sandler" w:date="2026-09-06T00:00:00Z">
        <w:r>
          <w:t xml:space="preserve"> </w:t>
        </w:r>
      </w:ins>
      <w:ins w:id="4449" w:author="Leon Sandler" w:date="2026-09-06T00:00:00Z">
        <w:r>
          <w:t>technology</w:t>
        </w:r>
      </w:ins>
      <w:ins w:id="4450" w:author="Leon Sandler" w:date="2026-09-06T00:00:00Z">
        <w:r>
          <w:t xml:space="preserve"> </w:t>
        </w:r>
      </w:ins>
      <w:ins w:id="4451" w:author="Leon Sandler" w:date="2026-09-06T00:00:00Z">
        <w:r>
          <w:t>is</w:t>
        </w:r>
      </w:ins>
      <w:ins w:id="4452" w:author="Leon Sandler" w:date="2026-09-06T00:00:00Z">
        <w:r>
          <w:t xml:space="preserve"> </w:t>
        </w:r>
      </w:ins>
      <w:ins w:id="4453" w:author="Leon Sandler" w:date="2026-09-06T00:00:00Z">
        <w:r>
          <w:t>best,</w:t>
        </w:r>
      </w:ins>
      <w:ins w:id="4454" w:author="Leon Sandler" w:date="2026-09-06T00:00:00Z">
        <w:r>
          <w:t xml:space="preserve"> </w:t>
        </w:r>
      </w:ins>
      <w:ins w:id="4455" w:author="Leon Sandler" w:date="2026-09-06T00:00:00Z">
        <w:r>
          <w:t>the</w:t>
        </w:r>
      </w:ins>
      <w:ins w:id="4456" w:author="Leon Sandler" w:date="2026-09-06T00:00:00Z">
        <w:r>
          <w:t xml:space="preserve"> </w:t>
        </w:r>
      </w:ins>
      <w:ins w:id="4457" w:author="Leon Sandler" w:date="2026-09-06T00:00:00Z">
        <w:r>
          <w:t>more</w:t>
        </w:r>
      </w:ins>
      <w:ins w:id="4458" w:author="Leon Sandler" w:date="2026-09-06T00:00:00Z">
        <w:r>
          <w:t xml:space="preserve"> </w:t>
        </w:r>
      </w:ins>
      <w:ins w:id="4459" w:author="Leon Sandler" w:date="2026-09-06T00:00:00Z">
        <w:r>
          <w:t>productive</w:t>
        </w:r>
      </w:ins>
      <w:ins w:id="4460" w:author="Leon Sandler" w:date="2026-09-06T00:00:00Z">
        <w:r>
          <w:t xml:space="preserve"> </w:t>
        </w:r>
      </w:ins>
      <w:ins w:id="4461" w:author="Leon Sandler" w:date="2026-09-06T00:00:00Z">
        <w:r>
          <w:t>question</w:t>
        </w:r>
      </w:ins>
      <w:ins w:id="4462" w:author="Leon Sandler" w:date="2026-09-06T00:00:00Z">
        <w:r>
          <w:t xml:space="preserve"> </w:t>
        </w:r>
      </w:ins>
      <w:ins w:id="4463" w:author="Leon Sandler" w:date="2026-09-06T00:00:00Z">
        <w:r>
          <w:t>is</w:t>
        </w:r>
      </w:ins>
      <w:ins w:id="4464" w:author="Leon Sandler" w:date="2026-09-06T00:00:00Z">
        <w:r>
          <w:t xml:space="preserve"> </w:t>
        </w:r>
      </w:ins>
      <w:ins w:id="4465" w:author="Leon Sandler" w:date="2026-09-06T00:00:00Z">
        <w:r>
          <w:t>which</w:t>
        </w:r>
      </w:ins>
      <w:ins w:id="4466" w:author="Leon Sandler" w:date="2026-09-06T00:00:00Z">
        <w:r>
          <w:t xml:space="preserve"> </w:t>
        </w:r>
      </w:ins>
      <w:ins w:id="4467" w:author="Leon Sandler" w:date="2026-09-06T00:00:00Z">
        <w:r>
          <w:t>technology</w:t>
        </w:r>
      </w:ins>
      <w:ins w:id="4468" w:author="Leon Sandler" w:date="2026-09-06T00:00:00Z">
        <w:r>
          <w:t xml:space="preserve"> </w:t>
        </w:r>
      </w:ins>
      <w:ins w:id="4469" w:author="Leon Sandler" w:date="2026-09-06T00:00:00Z">
        <w:r>
          <w:t>is</w:t>
        </w:r>
      </w:ins>
      <w:ins w:id="4470" w:author="Leon Sandler" w:date="2026-09-06T00:00:00Z">
        <w:r>
          <w:t xml:space="preserve"> </w:t>
        </w:r>
      </w:ins>
      <w:ins w:id="4471" w:author="Leon Sandler" w:date="2026-09-06T00:00:00Z">
        <w:r>
          <w:t>best</w:t>
        </w:r>
      </w:ins>
      <w:ins w:id="4472" w:author="Leon Sandler" w:date="2026-09-06T00:00:00Z">
        <w:r>
          <w:t xml:space="preserve"> </w:t>
        </w:r>
      </w:ins>
      <w:ins w:id="4473" w:author="Leon Sandler" w:date="2026-09-06T00:00:00Z">
        <w:r>
          <w:t>for</w:t>
        </w:r>
      </w:ins>
      <w:ins w:id="4474" w:author="Leon Sandler" w:date="2026-09-06T00:00:00Z">
        <w:r>
          <w:t xml:space="preserve"> </w:t>
        </w:r>
      </w:ins>
      <w:ins w:id="4475" w:author="Leon Sandler" w:date="2026-09-06T00:00:00Z">
        <w:r>
          <w:t>which</w:t>
        </w:r>
      </w:ins>
      <w:ins w:id="4476" w:author="Leon Sandler" w:date="2026-09-06T00:00:00Z">
        <w:r>
          <w:t xml:space="preserve"> </w:t>
        </w:r>
      </w:ins>
      <w:ins w:id="4477" w:author="Leon Sandler" w:date="2026-09-06T00:00:00Z">
        <w:r>
          <w:t>asset,</w:t>
        </w:r>
      </w:ins>
      <w:ins w:id="4478" w:author="Leon Sandler" w:date="2026-09-06T00:00:00Z">
        <w:r>
          <w:t xml:space="preserve"> </w:t>
        </w:r>
      </w:ins>
      <w:ins w:id="4479" w:author="Leon Sandler" w:date="2026-09-06T00:00:00Z">
        <w:r>
          <w:t>since</w:t>
        </w:r>
      </w:ins>
      <w:ins w:id="4480" w:author="Leon Sandler" w:date="2026-09-06T00:00:00Z">
        <w:r>
          <w:t xml:space="preserve"> </w:t>
        </w:r>
      </w:ins>
      <w:ins w:id="4481" w:author="Leon Sandler" w:date="2026-09-06T00:00:00Z">
        <w:r>
          <w:t>the</w:t>
        </w:r>
      </w:ins>
      <w:ins w:id="4482" w:author="Leon Sandler" w:date="2026-09-06T00:00:00Z">
        <w:r>
          <w:t xml:space="preserve"> </w:t>
        </w:r>
      </w:ins>
      <w:ins w:id="4483" w:author="Leon Sandler" w:date="2026-09-06T00:00:00Z">
        <w:r>
          <w:t>constraint</w:t>
        </w:r>
      </w:ins>
      <w:ins w:id="4484" w:author="Leon Sandler" w:date="2026-09-06T00:00:00Z">
        <w:r>
          <w:t xml:space="preserve"> </w:t>
        </w:r>
      </w:ins>
      <w:ins w:id="4485" w:author="Leon Sandler" w:date="2026-09-06T00:00:00Z">
        <w:r>
          <w:t>that</w:t>
        </w:r>
      </w:ins>
      <w:ins w:id="4486" w:author="Leon Sandler" w:date="2026-09-06T00:00:00Z">
        <w:r>
          <w:t xml:space="preserve"> </w:t>
        </w:r>
      </w:ins>
      <w:ins w:id="4487" w:author="Leon Sandler" w:date="2026-09-06T00:00:00Z">
        <w:r>
          <w:t>makes</w:t>
        </w:r>
      </w:ins>
      <w:ins w:id="4488" w:author="Leon Sandler" w:date="2026-09-06T00:00:00Z">
        <w:r>
          <w:t xml:space="preserve"> </w:t>
        </w:r>
      </w:ins>
      <w:ins w:id="4489" w:author="Leon Sandler" w:date="2026-09-06T00:00:00Z">
        <w:r>
          <w:t>passive</w:t>
        </w:r>
      </w:ins>
      <w:ins w:id="4490" w:author="Leon Sandler" w:date="2026-09-06T00:00:00Z">
        <w:r>
          <w:t xml:space="preserve"> </w:t>
        </w:r>
      </w:ins>
      <w:ins w:id="4491" w:author="Leon Sandler" w:date="2026-09-06T00:00:00Z">
        <w:r>
          <w:t>shielding</w:t>
        </w:r>
      </w:ins>
      <w:ins w:id="4492" w:author="Leon Sandler" w:date="2026-09-06T00:00:00Z">
        <w:r>
          <w:t xml:space="preserve"> </w:t>
        </w:r>
      </w:ins>
      <w:ins w:id="4493" w:author="Leon Sandler" w:date="2026-09-06T00:00:00Z">
        <w:r>
          <w:t>attractive</w:t>
        </w:r>
      </w:ins>
      <w:ins w:id="4494" w:author="Leon Sandler" w:date="2026-09-06T00:00:00Z">
        <w:r>
          <w:t xml:space="preserve"> </w:t>
        </w:r>
      </w:ins>
      <w:ins w:id="4495" w:author="Leon Sandler" w:date="2026-09-06T00:00:00Z">
        <w:r>
          <w:t>for</w:t>
        </w:r>
      </w:ins>
      <w:ins w:id="4496" w:author="Leon Sandler" w:date="2026-09-06T00:00:00Z">
        <w:r>
          <w:t xml:space="preserve"> </w:t>
        </w:r>
      </w:ins>
      <w:ins w:id="4497" w:author="Leon Sandler" w:date="2026-09-06T00:00:00Z">
        <w:r>
          <w:t>fixed</w:t>
        </w:r>
      </w:ins>
      <w:ins w:id="4498" w:author="Leon Sandler" w:date="2026-09-06T00:00:00Z">
        <w:r>
          <w:t xml:space="preserve"> </w:t>
        </w:r>
      </w:ins>
      <w:ins w:id="4499" w:author="Leon Sandler" w:date="2026-09-06T00:00:00Z">
        <w:r>
          <w:t>assets</w:t>
        </w:r>
      </w:ins>
      <w:ins w:id="4500" w:author="Leon Sandler" w:date="2026-09-06T00:00:00Z">
        <w:r>
          <w:t xml:space="preserve"> </w:t>
        </w:r>
      </w:ins>
      <w:ins w:id="4501" w:author="Leon Sandler" w:date="2026-09-06T00:00:00Z">
        <w:r>
          <w:t>(they</w:t>
        </w:r>
      </w:ins>
      <w:ins w:id="4502" w:author="Leon Sandler" w:date="2026-09-06T00:00:00Z">
        <w:r>
          <w:t xml:space="preserve"> </w:t>
        </w:r>
      </w:ins>
      <w:ins w:id="4503" w:author="Leon Sandler" w:date="2026-09-06T00:00:00Z">
        <w:r>
          <w:t>can</w:t>
        </w:r>
      </w:ins>
      <w:ins w:id="4504" w:author="Leon Sandler" w:date="2026-09-06T00:00:00Z">
        <w:r>
          <w:t xml:space="preserve"> </w:t>
        </w:r>
      </w:ins>
      <w:ins w:id="4505" w:author="Leon Sandler" w:date="2026-09-06T00:00:00Z">
        <w:r>
          <w:t>be</w:t>
        </w:r>
      </w:ins>
      <w:ins w:id="4506" w:author="Leon Sandler" w:date="2026-09-06T00:00:00Z">
        <w:r>
          <w:t xml:space="preserve"> </w:t>
        </w:r>
      </w:ins>
      <w:ins w:id="4507" w:author="Leon Sandler" w:date="2026-09-06T00:00:00Z">
        <w:r>
          <w:t>covered</w:t>
        </w:r>
      </w:ins>
      <w:ins w:id="4508" w:author="Leon Sandler" w:date="2026-09-06T00:00:00Z">
        <w:r>
          <w:t xml:space="preserve"> </w:t>
        </w:r>
      </w:ins>
      <w:ins w:id="4509" w:author="Leon Sandler" w:date="2026-09-06T00:00:00Z">
        <w:r>
          <w:t>without</w:t>
        </w:r>
      </w:ins>
      <w:ins w:id="4510" w:author="Leon Sandler" w:date="2026-09-06T00:00:00Z">
        <w:r>
          <w:t xml:space="preserve"> </w:t>
        </w:r>
      </w:ins>
      <w:ins w:id="4511" w:author="Leon Sandler" w:date="2026-09-06T00:00:00Z">
        <w:r>
          <w:t>operational</w:t>
        </w:r>
      </w:ins>
      <w:ins w:id="4512" w:author="Leon Sandler" w:date="2026-09-06T00:00:00Z">
        <w:r>
          <w:t xml:space="preserve"> </w:t>
        </w:r>
      </w:ins>
      <w:ins w:id="4513" w:author="Leon Sandler" w:date="2026-09-06T00:00:00Z">
        <w:r>
          <w:t>penalty)</w:t>
        </w:r>
      </w:ins>
      <w:ins w:id="4514" w:author="Leon Sandler" w:date="2026-09-06T00:00:00Z">
        <w:r>
          <w:t xml:space="preserve"> </w:t>
        </w:r>
      </w:ins>
      <w:ins w:id="4515" w:author="Leon Sandler" w:date="2026-09-06T00:00:00Z">
        <w:r>
          <w:t>is</w:t>
        </w:r>
      </w:ins>
      <w:ins w:id="4516" w:author="Leon Sandler" w:date="2026-09-06T00:00:00Z">
        <w:r>
          <w:t xml:space="preserve"> </w:t>
        </w:r>
      </w:ins>
      <w:ins w:id="4517" w:author="Leon Sandler" w:date="2026-09-06T00:00:00Z">
        <w:r>
          <w:t>precisely</w:t>
        </w:r>
      </w:ins>
      <w:ins w:id="4518" w:author="Leon Sandler" w:date="2026-09-06T00:00:00Z">
        <w:r>
          <w:t xml:space="preserve"> </w:t>
        </w:r>
      </w:ins>
      <w:ins w:id="4519" w:author="Leon Sandler" w:date="2026-09-06T00:00:00Z">
        <w:r>
          <w:t>the</w:t>
        </w:r>
      </w:ins>
      <w:ins w:id="4520" w:author="Leon Sandler" w:date="2026-09-06T00:00:00Z">
        <w:r>
          <w:t xml:space="preserve"> </w:t>
        </w:r>
      </w:ins>
      <w:ins w:id="4521" w:author="Leon Sandler" w:date="2026-09-06T00:00:00Z">
        <w:r>
          <w:t>constraint</w:t>
        </w:r>
      </w:ins>
      <w:ins w:id="4522" w:author="Leon Sandler" w:date="2026-09-06T00:00:00Z">
        <w:r>
          <w:t xml:space="preserve"> </w:t>
        </w:r>
      </w:ins>
      <w:ins w:id="4523" w:author="Leon Sandler" w:date="2026-09-06T00:00:00Z">
        <w:r>
          <w:t>that</w:t>
        </w:r>
      </w:ins>
      <w:ins w:id="4524" w:author="Leon Sandler" w:date="2026-09-06T00:00:00Z">
        <w:r>
          <w:t xml:space="preserve"> </w:t>
        </w:r>
      </w:ins>
      <w:ins w:id="4525" w:author="Leon Sandler" w:date="2026-09-06T00:00:00Z">
        <w:r>
          <w:t>mobile</w:t>
        </w:r>
      </w:ins>
      <w:ins w:id="4526" w:author="Leon Sandler" w:date="2026-09-06T00:00:00Z">
        <w:r>
          <w:t xml:space="preserve"> </w:t>
        </w:r>
      </w:ins>
      <w:ins w:id="4527" w:author="Leon Sandler" w:date="2026-09-06T00:00:00Z">
        <w:r>
          <w:t>and</w:t>
        </w:r>
      </w:ins>
      <w:ins w:id="4528" w:author="Leon Sandler" w:date="2026-09-06T00:00:00Z">
        <w:r>
          <w:t xml:space="preserve"> </w:t>
        </w:r>
      </w:ins>
      <w:ins w:id="4529" w:author="Leon Sandler" w:date="2026-09-06T00:00:00Z">
        <w:r>
          <w:t>EVA</w:t>
        </w:r>
      </w:ins>
      <w:ins w:id="4530" w:author="Leon Sandler" w:date="2026-09-06T00:00:00Z">
        <w:r>
          <w:t xml:space="preserve"> </w:t>
        </w:r>
      </w:ins>
      <w:ins w:id="4531" w:author="Leon Sandler" w:date="2026-09-06T00:00:00Z">
        <w:r>
          <w:t>assets</w:t>
        </w:r>
      </w:ins>
      <w:ins w:id="4532" w:author="Leon Sandler" w:date="2026-09-06T00:00:00Z">
        <w:r>
          <w:t xml:space="preserve"> </w:t>
        </w:r>
      </w:ins>
      <w:ins w:id="4533" w:author="Leon Sandler" w:date="2026-09-06T00:00:00Z">
        <w:r>
          <w:t>cannot</w:t>
        </w:r>
      </w:ins>
      <w:ins w:id="4534" w:author="Leon Sandler" w:date="2026-09-06T00:00:00Z">
        <w:r>
          <w:t xml:space="preserve"> </w:t>
        </w:r>
      </w:ins>
      <w:ins w:id="4535" w:author="Leon Sandler" w:date="2026-09-06T00:00:00Z">
        <w:r>
          <w:t>satisfy,</w:t>
        </w:r>
      </w:ins>
      <w:ins w:id="4536" w:author="Leon Sandler" w:date="2026-09-06T00:00:00Z">
        <w:r>
          <w:t xml:space="preserve"> </w:t>
        </w:r>
      </w:ins>
      <w:ins w:id="4537" w:author="Leon Sandler" w:date="2026-09-06T00:00:00Z">
        <w:r>
          <w:t>and</w:t>
        </w:r>
      </w:ins>
      <w:ins w:id="4538" w:author="Leon Sandler" w:date="2026-09-06T00:00:00Z">
        <w:r>
          <w:t xml:space="preserve"> </w:t>
        </w:r>
      </w:ins>
      <w:ins w:id="4539" w:author="Leon Sandler" w:date="2026-09-06T00:00:00Z">
        <w:r>
          <w:t>it</w:t>
        </w:r>
      </w:ins>
      <w:ins w:id="4540" w:author="Leon Sandler" w:date="2026-09-06T00:00:00Z">
        <w:r>
          <w:t xml:space="preserve"> </w:t>
        </w:r>
      </w:ins>
      <w:ins w:id="4541" w:author="Leon Sandler" w:date="2026-09-06T00:00:00Z">
        <w:r>
          <w:t>is</w:t>
        </w:r>
      </w:ins>
      <w:ins w:id="4542" w:author="Leon Sandler" w:date="2026-09-06T00:00:00Z">
        <w:r>
          <w:t xml:space="preserve"> </w:t>
        </w:r>
      </w:ins>
      <w:ins w:id="4543" w:author="Leon Sandler" w:date="2026-09-06T00:00:00Z">
        <w:r>
          <w:t>exactly</w:t>
        </w:r>
      </w:ins>
      <w:ins w:id="4544" w:author="Leon Sandler" w:date="2026-09-06T00:00:00Z">
        <w:r>
          <w:t xml:space="preserve"> </w:t>
        </w:r>
      </w:ins>
      <w:ins w:id="4545" w:author="Leon Sandler" w:date="2026-09-06T00:00:00Z">
        <w:r>
          <w:t>this</w:t>
        </w:r>
      </w:ins>
      <w:ins w:id="4546" w:author="Leon Sandler" w:date="2026-09-06T00:00:00Z">
        <w:r>
          <w:t xml:space="preserve"> </w:t>
        </w:r>
      </w:ins>
      <w:ins w:id="4547" w:author="Leon Sandler" w:date="2026-09-06T00:00:00Z">
        <w:r>
          <w:t>latter</w:t>
        </w:r>
      </w:ins>
      <w:ins w:id="4548" w:author="Leon Sandler" w:date="2026-09-06T00:00:00Z">
        <w:r>
          <w:t xml:space="preserve"> </w:t>
        </w:r>
      </w:ins>
      <w:ins w:id="4549" w:author="Leon Sandler" w:date="2026-09-06T00:00:00Z">
        <w:r>
          <w:t>population</w:t>
        </w:r>
      </w:ins>
      <w:ins w:id="4550" w:author="Leon Sandler" w:date="2026-09-06T00:00:00Z">
        <w:r>
          <w:t xml:space="preserve"> </w:t>
        </w:r>
      </w:ins>
      <w:ins w:id="4551" w:author="Leon Sandler" w:date="2026-09-06T00:00:00Z">
        <w:r>
          <w:t>for</w:t>
        </w:r>
      </w:ins>
      <w:ins w:id="4552" w:author="Leon Sandler" w:date="2026-09-06T00:00:00Z">
        <w:r>
          <w:t xml:space="preserve"> </w:t>
        </w:r>
      </w:ins>
      <w:ins w:id="4553" w:author="Leon Sandler" w:date="2026-09-06T00:00:00Z">
        <w:r>
          <w:t>which</w:t>
        </w:r>
      </w:ins>
      <w:ins w:id="4554" w:author="Leon Sandler" w:date="2026-09-06T00:00:00Z">
        <w:r>
          <w:t xml:space="preserve"> </w:t>
        </w:r>
      </w:ins>
      <w:ins w:id="4555" w:author="Leon Sandler" w:date="2026-09-06T00:00:00Z">
        <w:r>
          <w:t>an</w:t>
        </w:r>
      </w:ins>
      <w:ins w:id="4556" w:author="Leon Sandler" w:date="2026-09-06T00:00:00Z">
        <w:r>
          <w:t xml:space="preserve"> </w:t>
        </w:r>
      </w:ins>
      <w:ins w:id="4557" w:author="Leon Sandler" w:date="2026-09-06T00:00:00Z">
        <w:r>
          <w:t>area-covering</w:t>
        </w:r>
      </w:ins>
      <w:ins w:id="4558" w:author="Leon Sandler" w:date="2026-09-06T00:00:00Z">
        <w:r>
          <w:t xml:space="preserve"> </w:t>
        </w:r>
      </w:ins>
      <w:ins w:id="4559" w:author="Leon Sandler" w:date="2026-09-06T00:00:00Z">
        <w:r>
          <w:t>active</w:t>
        </w:r>
      </w:ins>
      <w:ins w:id="4560" w:author="Leon Sandler" w:date="2026-09-06T00:00:00Z">
        <w:r>
          <w:t xml:space="preserve"> </w:t>
        </w:r>
      </w:ins>
      <w:ins w:id="4561" w:author="Leon Sandler" w:date="2026-09-06T00:00:00Z">
        <w:r>
          <w:t>shield</w:t>
        </w:r>
      </w:ins>
      <w:ins w:id="4562" w:author="Leon Sandler" w:date="2026-09-06T00:00:00Z">
        <w:r>
          <w:t xml:space="preserve"> </w:t>
        </w:r>
      </w:ins>
      <w:ins w:id="4563" w:author="Leon Sandler" w:date="2026-09-06T00:00:00Z">
        <w:r>
          <w:t>has</w:t>
        </w:r>
      </w:ins>
      <w:ins w:id="4564" w:author="Leon Sandler" w:date="2026-09-06T00:00:00Z">
        <w:r>
          <w:t xml:space="preserve"> </w:t>
        </w:r>
      </w:ins>
      <w:ins w:id="4565" w:author="Leon Sandler" w:date="2026-09-06T00:00:00Z">
        <w:r>
          <w:t>a</w:t>
        </w:r>
      </w:ins>
      <w:ins w:id="4566" w:author="Leon Sandler" w:date="2026-09-06T00:00:00Z">
        <w:r>
          <w:t xml:space="preserve"> </w:t>
        </w:r>
      </w:ins>
      <w:ins w:id="4567" w:author="Leon Sandler" w:date="2026-09-06T00:00:00Z">
        <w:r>
          <w:t>distinct,</w:t>
        </w:r>
      </w:ins>
      <w:ins w:id="4568" w:author="Leon Sandler" w:date="2026-09-06T00:00:00Z">
        <w:r>
          <w:t xml:space="preserve"> </w:t>
        </w:r>
      </w:ins>
      <w:ins w:id="4569" w:author="Leon Sandler" w:date="2026-09-06T00:00:00Z">
        <w:r>
          <w:t>non-substitutable</w:t>
        </w:r>
      </w:ins>
      <w:ins w:id="4570" w:author="Leon Sandler" w:date="2026-09-06T00:00:00Z">
        <w:r>
          <w:t xml:space="preserve"> </w:t>
        </w:r>
      </w:ins>
      <w:ins w:id="4571" w:author="Leon Sandler" w:date="2026-09-06T00:00:00Z">
        <w:r>
          <w:t>role.</w:t>
        </w:r>
      </w:ins>
    </w:p>
    <w:p>
      <w:ins w:id="4572" w:author="Leon Sandler" w:date="2026-09-06T00:00:00Z">
        <w:r>
          <w:t>3.</w:t>
        </w:r>
      </w:ins>
      <w:r>
        <w:t xml:space="preserve"> </w:t>
      </w:r>
      <w:r>
        <w:t>Shield</w:t>
      </w:r>
      <w:r>
        <w:t xml:space="preserve"> </w:t>
      </w:r>
      <w:r>
        <w:t>Architectures</w:t>
      </w:r>
    </w:p>
    <w:p>
      <w:r>
        <w:t>The</w:t>
      </w:r>
      <w:r>
        <w:t xml:space="preserve"> </w:t>
      </w:r>
      <w:r>
        <w:t>physical</w:t>
      </w:r>
      <w:r>
        <w:t xml:space="preserve"> </w:t>
      </w:r>
      <w:r>
        <w:t>distinction</w:t>
      </w:r>
      <w:r>
        <w:t xml:space="preserve"> </w:t>
      </w:r>
      <w:r>
        <w:t>between</w:t>
      </w:r>
      <w:r>
        <w:t xml:space="preserve"> </w:t>
      </w:r>
      <w:r>
        <w:t>magnetic-shielding</w:t>
      </w:r>
      <w:r>
        <w:t xml:space="preserve"> </w:t>
      </w:r>
      <w:r>
        <w:t>architectures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length</w:t>
      </w:r>
      <w:r>
        <w:t xml:space="preserve"> </w:t>
      </w:r>
      <w:r>
        <w:t>scale,</w:t>
      </w:r>
      <w:r>
        <w:t xml:space="preserve"> </w:t>
      </w:r>
      <w:r>
        <w:t>the</w:t>
      </w:r>
      <w:r>
        <w:t xml:space="preserve"> </w:t>
      </w:r>
      <w:r>
        <w:t>proton</w:t>
      </w:r>
      <w:r>
        <w:t xml:space="preserve"> </w:t>
      </w:r>
      <w:r>
        <w:t>gyroradius</w:t>
      </w:r>
      <w:r>
        <w:t xml:space="preserve"> </w:t>
      </w:r>
      <w:r>
        <w:t>r_g</w:t>
      </w:r>
      <w:r>
        <w:t xml:space="preserve"> </w:t>
      </w:r>
      <w:r>
        <w:t>=</w:t>
      </w:r>
      <w:r>
        <w:t xml:space="preserve"> </w:t>
      </w:r>
      <w:del w:id="4573" w:author="Leon Sandler" w:date="2026-09-06T00:00:00Z">
        <w:r>
          <w:delText>p/(qB).</w:delText>
        </w:r>
      </w:del>
      <w:ins w:id="4574" w:author="Leon Sandler" w:date="2026-09-06T00:00:00Z">
        <w:r>
          <w:t>p/(qB),</w:t>
        </w:r>
      </w:ins>
      <w:ins w:id="4575" w:author="Leon Sandler" w:date="2026-09-06T00:00:00Z">
        <w:r>
          <w:t xml:space="preserve"> </w:t>
        </w:r>
      </w:ins>
      <w:ins w:id="4576" w:author="Leon Sandler" w:date="2026-09-06T00:00:00Z">
        <w:r>
          <w:t>where</w:t>
        </w:r>
      </w:ins>
      <w:ins w:id="4577" w:author="Leon Sandler" w:date="2026-09-06T00:00:00Z">
        <w:r>
          <w:t xml:space="preserve"> </w:t>
        </w:r>
      </w:ins>
      <w:ins w:id="4578" w:author="Leon Sandler" w:date="2026-09-06T00:00:00Z">
        <w:r>
          <w:t>p</w:t>
        </w:r>
      </w:ins>
      <w:ins w:id="4579" w:author="Leon Sandler" w:date="2026-09-06T00:00:00Z">
        <w:r>
          <w:t xml:space="preserve"> </w:t>
        </w:r>
      </w:ins>
      <w:ins w:id="4580" w:author="Leon Sandler" w:date="2026-09-06T00:00:00Z">
        <w:r>
          <w:t>is</w:t>
        </w:r>
      </w:ins>
      <w:ins w:id="4581" w:author="Leon Sandler" w:date="2026-09-06T00:00:00Z">
        <w:r>
          <w:t xml:space="preserve"> </w:t>
        </w:r>
      </w:ins>
      <w:ins w:id="4582" w:author="Leon Sandler" w:date="2026-09-06T00:00:00Z">
        <w:r>
          <w:t>proton</w:t>
        </w:r>
      </w:ins>
      <w:ins w:id="4583" w:author="Leon Sandler" w:date="2026-09-06T00:00:00Z">
        <w:r>
          <w:t xml:space="preserve"> </w:t>
        </w:r>
      </w:ins>
      <w:ins w:id="4584" w:author="Leon Sandler" w:date="2026-09-06T00:00:00Z">
        <w:r>
          <w:t>momentum,</w:t>
        </w:r>
      </w:ins>
      <w:ins w:id="4585" w:author="Leon Sandler" w:date="2026-09-06T00:00:00Z">
        <w:r>
          <w:t xml:space="preserve"> </w:t>
        </w:r>
      </w:ins>
      <w:ins w:id="4586" w:author="Leon Sandler" w:date="2026-09-06T00:00:00Z">
        <w:r>
          <w:t>q</w:t>
        </w:r>
      </w:ins>
      <w:ins w:id="4587" w:author="Leon Sandler" w:date="2026-09-06T00:00:00Z">
        <w:r>
          <w:t xml:space="preserve"> </w:t>
        </w:r>
      </w:ins>
      <w:ins w:id="4588" w:author="Leon Sandler" w:date="2026-09-06T00:00:00Z">
        <w:r>
          <w:t>is</w:t>
        </w:r>
      </w:ins>
      <w:ins w:id="4589" w:author="Leon Sandler" w:date="2026-09-06T00:00:00Z">
        <w:r>
          <w:t xml:space="preserve"> </w:t>
        </w:r>
      </w:ins>
      <w:ins w:id="4590" w:author="Leon Sandler" w:date="2026-09-06T00:00:00Z">
        <w:r>
          <w:t>charge,</w:t>
        </w:r>
      </w:ins>
      <w:ins w:id="4591" w:author="Leon Sandler" w:date="2026-09-06T00:00:00Z">
        <w:r>
          <w:t xml:space="preserve"> </w:t>
        </w:r>
      </w:ins>
      <w:ins w:id="4592" w:author="Leon Sandler" w:date="2026-09-06T00:00:00Z">
        <w:r>
          <w:t>and</w:t>
        </w:r>
      </w:ins>
      <w:ins w:id="4593" w:author="Leon Sandler" w:date="2026-09-06T00:00:00Z">
        <w:r>
          <w:t xml:space="preserve"> </w:t>
        </w:r>
      </w:ins>
      <w:ins w:id="4594" w:author="Leon Sandler" w:date="2026-09-06T00:00:00Z">
        <w:r>
          <w:t>B</w:t>
        </w:r>
      </w:ins>
      <w:ins w:id="4595" w:author="Leon Sandler" w:date="2026-09-06T00:00:00Z">
        <w:r>
          <w:t xml:space="preserve"> </w:t>
        </w:r>
      </w:ins>
      <w:ins w:id="4596" w:author="Leon Sandler" w:date="2026-09-06T00:00:00Z">
        <w:r>
          <w:t>is</w:t>
        </w:r>
      </w:ins>
      <w:ins w:id="4597" w:author="Leon Sandler" w:date="2026-09-06T00:00:00Z">
        <w:r>
          <w:t xml:space="preserve"> </w:t>
        </w:r>
      </w:ins>
      <w:ins w:id="4598" w:author="Leon Sandler" w:date="2026-09-06T00:00:00Z">
        <w:r>
          <w:t>local</w:t>
        </w:r>
      </w:ins>
      <w:ins w:id="4599" w:author="Leon Sandler" w:date="2026-09-06T00:00:00Z">
        <w:r>
          <w:t xml:space="preserve"> </w:t>
        </w:r>
      </w:ins>
      <w:ins w:id="4600" w:author="Leon Sandler" w:date="2026-09-06T00:00:00Z">
        <w:r>
          <w:t>field</w:t>
        </w:r>
      </w:ins>
      <w:ins w:id="4601" w:author="Leon Sandler" w:date="2026-09-06T00:00:00Z">
        <w:r>
          <w:t xml:space="preserve"> </w:t>
        </w:r>
      </w:ins>
      <w:ins w:id="4602" w:author="Leon Sandler" w:date="2026-09-06T00:00:00Z">
        <w:r>
          <w:t>strength.</w:t>
        </w:r>
      </w:ins>
      <w:r>
        <w:t xml:space="preserve"> </w:t>
      </w:r>
      <w:r>
        <w:t>A</w:t>
      </w:r>
      <w:r>
        <w:t xml:space="preserve"> </w:t>
      </w:r>
      <w:r>
        <w:t>standoff</w:t>
      </w:r>
      <w:r>
        <w:t xml:space="preserve"> </w:t>
      </w:r>
      <w:r>
        <w:t>shield</w:t>
      </w:r>
      <w:r>
        <w:t xml:space="preserve"> </w:t>
      </w:r>
      <w:r>
        <w:t>defeats</w:t>
      </w:r>
      <w:r>
        <w:t xml:space="preserve"> </w:t>
      </w:r>
      <w:r>
        <w:t>a</w:t>
      </w:r>
      <w:r>
        <w:t xml:space="preserve"> </w:t>
      </w:r>
      <w:r>
        <w:t>particle</w:t>
      </w:r>
      <w:r>
        <w:t xml:space="preserve"> </w:t>
      </w:r>
      <w:r>
        <w:t>in</w:t>
      </w:r>
      <w:ins w:id="4603" w:author="Leon Sandler" w:date="2026-09-06T00:00:00Z">
        <w:r>
          <w:t xml:space="preserve"> </w:t>
        </w:r>
      </w:ins>
      <w:ins w:id="4604" w:author="Leon Sandler" w:date="2026-09-06T00:00:00Z">
        <w:r>
          <w:t>essentially</w:t>
        </w:r>
      </w:ins>
      <w:r>
        <w:t xml:space="preserve"> </w:t>
      </w:r>
      <w:r>
        <w:t>one</w:t>
      </w:r>
      <w:r>
        <w:t xml:space="preserve"> </w:t>
      </w:r>
      <w:r>
        <w:t>encounter</w:t>
      </w:r>
      <w:r>
        <w:t xml:space="preserve"> </w:t>
      </w:r>
      <w:r>
        <w:t>by</w:t>
      </w:r>
      <w:r>
        <w:t xml:space="preserve"> </w:t>
      </w:r>
      <w:r>
        <w:t>making</w:t>
      </w:r>
      <w:r>
        <w:t xml:space="preserve"> </w:t>
      </w:r>
      <w:r>
        <w:t>the</w:t>
      </w:r>
      <w:r>
        <w:t xml:space="preserve"> </w:t>
      </w:r>
      <w:r>
        <w:t>gyroradius</w:t>
      </w:r>
      <w:r>
        <w:t xml:space="preserve"> </w:t>
      </w:r>
      <w:r>
        <w:t>locally</w:t>
      </w:r>
      <w:r>
        <w:t xml:space="preserve"> </w:t>
      </w:r>
      <w:r>
        <w:t>small</w:t>
      </w:r>
      <w:r>
        <w:t xml:space="preserve"> </w:t>
      </w:r>
      <w:r>
        <w:t>compared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shield's</w:t>
      </w:r>
      <w:r>
        <w:t xml:space="preserve"> </w:t>
      </w:r>
      <w:r>
        <w:t>standoff</w:t>
      </w:r>
      <w:r>
        <w:t xml:space="preserve"> </w:t>
      </w:r>
      <w:ins w:id="4605" w:author="Leon Sandler" w:date="2026-09-06T00:00:00Z">
        <w:r>
          <w:t>distance</w:t>
        </w:r>
      </w:ins>
      <w:ins w:id="4606" w:author="Leon Sandler" w:date="2026-09-06T00:00:00Z">
        <w:r>
          <w:t xml:space="preserve"> </w:t>
        </w:r>
      </w:ins>
      <w:ins w:id="4607" w:author="Leon Sandler" w:date="2026-09-06T00:00:00Z">
        <w:r>
          <w:t>from</w:t>
        </w:r>
      </w:ins>
      <w:ins w:id="4608" w:author="Leon Sandler" w:date="2026-09-06T00:00:00Z">
        <w:r>
          <w:t xml:space="preserve"> </w:t>
        </w:r>
      </w:ins>
      <w:ins w:id="4609" w:author="Leon Sandler" w:date="2026-09-06T00:00:00Z">
        <w:r>
          <w:t>the</w:t>
        </w:r>
      </w:ins>
      <w:ins w:id="4610" w:author="Leon Sandler" w:date="2026-09-06T00:00:00Z">
        <w:r>
          <w:t xml:space="preserve"> </w:t>
        </w:r>
      </w:ins>
      <w:ins w:id="4611" w:author="Leon Sandler" w:date="2026-09-06T00:00:00Z">
        <w:r>
          <w:t>protected</w:t>
        </w:r>
      </w:ins>
      <w:ins w:id="4612" w:author="Leon Sandler" w:date="2026-09-06T00:00:00Z">
        <w:r>
          <w:t xml:space="preserve"> </w:t>
        </w:r>
      </w:ins>
      <w:ins w:id="4613" w:author="Leon Sandler" w:date="2026-09-06T00:00:00Z">
        <w:r>
          <w:t>volume;</w:t>
        </w:r>
      </w:ins>
      <w:ins w:id="4614" w:author="Leon Sandler" w:date="2026-09-06T00:00:00Z">
        <w:r>
          <w:t xml:space="preserve"> </w:t>
        </w:r>
      </w:ins>
      <w:ins w:id="4615" w:author="Leon Sandler" w:date="2026-09-06T00:00:00Z">
        <w:r>
          <w:t>because</w:t>
        </w:r>
      </w:ins>
      <w:ins w:id="4616" w:author="Leon Sandler" w:date="2026-09-06T00:00:00Z">
        <w:r>
          <w:t xml:space="preserve"> </w:t>
        </w:r>
      </w:ins>
      <w:ins w:id="4617" w:author="Leon Sandler" w:date="2026-09-06T00:00:00Z">
        <w:r>
          <w:t>the</w:t>
        </w:r>
      </w:ins>
      <w:ins w:id="4618" w:author="Leon Sandler" w:date="2026-09-06T00:00:00Z">
        <w:r>
          <w:t xml:space="preserve"> </w:t>
        </w:r>
      </w:ins>
      <w:ins w:id="4619" w:author="Leon Sandler" w:date="2026-09-06T00:00:00Z">
        <w:r>
          <w:t>deflection</w:t>
        </w:r>
      </w:ins>
      <w:ins w:id="4620" w:author="Leon Sandler" w:date="2026-09-06T00:00:00Z">
        <w:r>
          <w:t xml:space="preserve"> </w:t>
        </w:r>
      </w:ins>
      <w:ins w:id="4621" w:author="Leon Sandler" w:date="2026-09-06T00:00:00Z">
        <w:r>
          <w:t>must</w:t>
        </w:r>
      </w:ins>
      <w:ins w:id="4622" w:author="Leon Sandler" w:date="2026-09-06T00:00:00Z">
        <w:r>
          <w:t xml:space="preserve"> </w:t>
        </w:r>
      </w:ins>
      <w:ins w:id="4623" w:author="Leon Sandler" w:date="2026-09-06T00:00:00Z">
        <w:r>
          <w:t>be</w:t>
        </w:r>
      </w:ins>
      <w:ins w:id="4624" w:author="Leon Sandler" w:date="2026-09-06T00:00:00Z">
        <w:r>
          <w:t xml:space="preserve"> </w:t>
        </w:r>
      </w:ins>
      <w:ins w:id="4625" w:author="Leon Sandler" w:date="2026-09-06T00:00:00Z">
        <w:r>
          <w:t>accomplished</w:t>
        </w:r>
      </w:ins>
      <w:ins w:id="4626" w:author="Leon Sandler" w:date="2026-09-06T00:00:00Z">
        <w:r>
          <w:t xml:space="preserve"> </w:t>
        </w:r>
      </w:ins>
      <w:ins w:id="4627" w:author="Leon Sandler" w:date="2026-09-06T00:00:00Z">
        <w:r>
          <w:t>over</w:t>
        </w:r>
      </w:ins>
      <w:ins w:id="4628" w:author="Leon Sandler" w:date="2026-09-06T00:00:00Z">
        <w:r>
          <w:t xml:space="preserve"> </w:t>
        </w:r>
      </w:ins>
      <w:ins w:id="4629" w:author="Leon Sandler" w:date="2026-09-06T00:00:00Z">
        <w:r>
          <w:t>a</w:t>
        </w:r>
      </w:ins>
      <w:ins w:id="4630" w:author="Leon Sandler" w:date="2026-09-06T00:00:00Z">
        <w:r>
          <w:t xml:space="preserve"> </w:t>
        </w:r>
      </w:ins>
      <w:ins w:id="4631" w:author="Leon Sandler" w:date="2026-09-06T00:00:00Z">
        <w:r>
          <w:t>short</w:t>
        </w:r>
      </w:ins>
      <w:ins w:id="4632" w:author="Leon Sandler" w:date="2026-09-06T00:00:00Z">
        <w:r>
          <w:t xml:space="preserve"> </w:t>
        </w:r>
      </w:ins>
      <w:r>
        <w:t>distance,</w:t>
      </w:r>
      <w:r>
        <w:t xml:space="preserve"> </w:t>
      </w:r>
      <w:del w:id="4633" w:author="Leon Sandler" w:date="2026-09-06T00:00:00Z">
        <w:r>
          <w:delText>which</w:delText>
        </w:r>
      </w:del>
      <w:ins w:id="4634" w:author="Leon Sandler" w:date="2026-09-06T00:00:00Z">
        <w:r>
          <w:t>this</w:t>
        </w:r>
      </w:ins>
      <w:r>
        <w:t xml:space="preserve"> </w:t>
      </w:r>
      <w:r>
        <w:t>demands</w:t>
      </w:r>
      <w:r>
        <w:t xml:space="preserve"> </w:t>
      </w:r>
      <w:r>
        <w:t>a</w:t>
      </w:r>
      <w:r>
        <w:t xml:space="preserve"> </w:t>
      </w:r>
      <w:r>
        <w:t>strong</w:t>
      </w:r>
      <w:r>
        <w:t xml:space="preserve"> </w:t>
      </w:r>
      <w:r>
        <w:t>field</w:t>
      </w:r>
      <w:r>
        <w:t xml:space="preserve"> </w:t>
      </w:r>
      <w:r>
        <w:t>and</w:t>
      </w:r>
      <w:r>
        <w:t xml:space="preserve"> </w:t>
      </w:r>
      <w:r>
        <w:t>hence</w:t>
      </w:r>
      <w:r>
        <w:t xml:space="preserve"> </w:t>
      </w:r>
      <w:r>
        <w:t>a</w:t>
      </w:r>
      <w:r>
        <w:t xml:space="preserve"> </w:t>
      </w:r>
      <w:ins w:id="4635" w:author="Leon Sandler" w:date="2026-09-06T00:00:00Z">
        <w:r>
          <w:t>compact,</w:t>
        </w:r>
      </w:ins>
      <w:ins w:id="4636" w:author="Leon Sandler" w:date="2026-09-06T00:00:00Z">
        <w:r>
          <w:t xml:space="preserve"> </w:t>
        </w:r>
      </w:ins>
      <w:r>
        <w:t>monolithic</w:t>
      </w:r>
      <w:r>
        <w:t xml:space="preserve"> </w:t>
      </w:r>
      <w:r>
        <w:t>source.</w:t>
      </w:r>
      <w:r>
        <w:t xml:space="preserve"> </w:t>
      </w:r>
      <w:r>
        <w:t>A</w:t>
      </w:r>
      <w:r>
        <w:t xml:space="preserve"> </w:t>
      </w:r>
      <w:r>
        <w:t>scattering</w:t>
      </w:r>
      <w:r>
        <w:t xml:space="preserve"> </w:t>
      </w:r>
      <w:r>
        <w:t>shield</w:t>
      </w:r>
      <w:ins w:id="4637" w:author="Leon Sandler" w:date="2026-09-06T00:00:00Z">
        <w:r>
          <w:t xml:space="preserve"> </w:t>
        </w:r>
      </w:ins>
      <w:ins w:id="4638" w:author="Leon Sandler" w:date="2026-09-06T00:00:00Z">
        <w:r>
          <w:t>instead</w:t>
        </w:r>
      </w:ins>
      <w:r>
        <w:t xml:space="preserve"> </w:t>
      </w:r>
      <w:r>
        <w:t>defeats</w:t>
      </w:r>
      <w:r>
        <w:t xml:space="preserve"> </w:t>
      </w:r>
      <w:r>
        <w:t>a</w:t>
      </w:r>
      <w:r>
        <w:t xml:space="preserve"> </w:t>
      </w:r>
      <w:r>
        <w:t>particle</w:t>
      </w:r>
      <w:r>
        <w:t xml:space="preserve"> </w:t>
      </w:r>
      <w:r>
        <w:t>statistically,</w:t>
      </w:r>
      <w:r>
        <w:t xml:space="preserve"> </w:t>
      </w:r>
      <w:r>
        <w:t>through</w:t>
      </w:r>
      <w:r>
        <w:t xml:space="preserve"> </w:t>
      </w:r>
      <w:r>
        <w:t>many</w:t>
      </w:r>
      <w:r>
        <w:t xml:space="preserve"> </w:t>
      </w:r>
      <w:r>
        <w:t>deflections</w:t>
      </w:r>
      <w:r>
        <w:t xml:space="preserve"> </w:t>
      </w:r>
      <w:r>
        <w:t>of</w:t>
      </w:r>
      <w:r>
        <w:t xml:space="preserve"> </w:t>
      </w:r>
      <w:r>
        <w:t>order</w:t>
      </w:r>
      <w:r>
        <w:t xml:space="preserve"> </w:t>
      </w:r>
      <w:r>
        <w:t>one</w:t>
      </w:r>
      <w:r>
        <w:t xml:space="preserve"> </w:t>
      </w:r>
      <w:r>
        <w:t>gyroradius</w:t>
      </w:r>
      <w:r>
        <w:t xml:space="preserve"> </w:t>
      </w:r>
      <w:ins w:id="4639" w:author="Leon Sandler" w:date="2026-09-06T00:00:00Z">
        <w:r>
          <w:t>accumulated</w:t>
        </w:r>
      </w:ins>
      <w:ins w:id="4640" w:author="Leon Sandler" w:date="2026-09-06T00:00:00Z">
        <w:r>
          <w:t xml:space="preserve"> </w:t>
        </w:r>
      </w:ins>
      <w:r>
        <w:t>across</w:t>
      </w:r>
      <w:r>
        <w:t xml:space="preserve"> </w:t>
      </w:r>
      <w:r>
        <w:t>an</w:t>
      </w:r>
      <w:r>
        <w:t xml:space="preserve"> </w:t>
      </w:r>
      <w:del w:id="4641" w:author="Leon Sandler" w:date="2026-09-06T00:00:00Z">
        <w:r>
          <w:delText>extended</w:delText>
        </w:r>
      </w:del>
      <w:ins w:id="4642" w:author="Leon Sandler" w:date="2026-09-06T00:00:00Z">
        <w:r>
          <w:t>extended,</w:t>
        </w:r>
      </w:ins>
      <w:ins w:id="4643" w:author="Leon Sandler" w:date="2026-09-06T00:00:00Z">
        <w:r>
          <w:t xml:space="preserve"> </w:t>
        </w:r>
      </w:ins>
      <w:ins w:id="4644" w:author="Leon Sandler" w:date="2026-09-06T00:00:00Z">
        <w:r>
          <w:t>spatially</w:t>
        </w:r>
      </w:ins>
      <w:r>
        <w:t xml:space="preserve"> </w:t>
      </w:r>
      <w:r>
        <w:t>structured</w:t>
      </w:r>
      <w:r>
        <w:t xml:space="preserve"> </w:t>
      </w:r>
      <w:del w:id="4645" w:author="Leon Sandler" w:date="2026-09-06T00:00:00Z">
        <w:r>
          <w:delText>region,</w:delText>
        </w:r>
      </w:del>
      <w:ins w:id="4646" w:author="Leon Sandler" w:date="2026-09-06T00:00:00Z">
        <w:r>
          <w:t>region;</w:t>
        </w:r>
      </w:ins>
      <w:r>
        <w:t xml:space="preserve"> </w:t>
      </w:r>
      <w:del w:id="4647" w:author="Leon Sandler" w:date="2026-09-06T00:00:00Z">
        <w:r>
          <w:delText>which</w:delText>
        </w:r>
      </w:del>
      <w:ins w:id="4648" w:author="Leon Sandler" w:date="2026-09-06T00:00:00Z">
        <w:r>
          <w:t>because</w:t>
        </w:r>
      </w:ins>
      <w:ins w:id="4649" w:author="Leon Sandler" w:date="2026-09-06T00:00:00Z">
        <w:r>
          <w:t xml:space="preserve"> </w:t>
        </w:r>
      </w:ins>
      <w:ins w:id="4650" w:author="Leon Sandler" w:date="2026-09-06T00:00:00Z">
        <w:r>
          <w:t>the</w:t>
        </w:r>
      </w:ins>
      <w:ins w:id="4651" w:author="Leon Sandler" w:date="2026-09-06T00:00:00Z">
        <w:r>
          <w:t xml:space="preserve"> </w:t>
        </w:r>
      </w:ins>
      <w:ins w:id="4652" w:author="Leon Sandler" w:date="2026-09-06T00:00:00Z">
        <w:r>
          <w:t>cumulative</w:t>
        </w:r>
      </w:ins>
      <w:ins w:id="4653" w:author="Leon Sandler" w:date="2026-09-06T00:00:00Z">
        <w:r>
          <w:t xml:space="preserve"> </w:t>
        </w:r>
      </w:ins>
      <w:ins w:id="4654" w:author="Leon Sandler" w:date="2026-09-06T00:00:00Z">
        <w:r>
          <w:t>effect</w:t>
        </w:r>
      </w:ins>
      <w:ins w:id="4655" w:author="Leon Sandler" w:date="2026-09-06T00:00:00Z">
        <w:r>
          <w:t xml:space="preserve"> </w:t>
        </w:r>
      </w:ins>
      <w:ins w:id="4656" w:author="Leon Sandler" w:date="2026-09-06T00:00:00Z">
        <w:r>
          <w:t>of</w:t>
        </w:r>
      </w:ins>
      <w:ins w:id="4657" w:author="Leon Sandler" w:date="2026-09-06T00:00:00Z">
        <w:r>
          <w:t xml:space="preserve"> </w:t>
        </w:r>
      </w:ins>
      <w:ins w:id="4658" w:author="Leon Sandler" w:date="2026-09-06T00:00:00Z">
        <w:r>
          <w:t>many</w:t>
        </w:r>
      </w:ins>
      <w:ins w:id="4659" w:author="Leon Sandler" w:date="2026-09-06T00:00:00Z">
        <w:r>
          <w:t xml:space="preserve"> </w:t>
        </w:r>
      </w:ins>
      <w:ins w:id="4660" w:author="Leon Sandler" w:date="2026-09-06T00:00:00Z">
        <w:r>
          <w:t>weak</w:t>
        </w:r>
      </w:ins>
      <w:ins w:id="4661" w:author="Leon Sandler" w:date="2026-09-06T00:00:00Z">
        <w:r>
          <w:t xml:space="preserve"> </w:t>
        </w:r>
      </w:ins>
      <w:ins w:id="4662" w:author="Leon Sandler" w:date="2026-09-06T00:00:00Z">
        <w:r>
          <w:t>deflections</w:t>
        </w:r>
      </w:ins>
      <w:ins w:id="4663" w:author="Leon Sandler" w:date="2026-09-06T00:00:00Z">
        <w:r>
          <w:t xml:space="preserve"> </w:t>
        </w:r>
      </w:ins>
      <w:ins w:id="4664" w:author="Leon Sandler" w:date="2026-09-06T00:00:00Z">
        <w:r>
          <w:t>can</w:t>
        </w:r>
      </w:ins>
      <w:ins w:id="4665" w:author="Leon Sandler" w:date="2026-09-06T00:00:00Z">
        <w:r>
          <w:t xml:space="preserve"> </w:t>
        </w:r>
      </w:ins>
      <w:ins w:id="4666" w:author="Leon Sandler" w:date="2026-09-06T00:00:00Z">
        <w:r>
          <w:t>equal</w:t>
        </w:r>
      </w:ins>
      <w:ins w:id="4667" w:author="Leon Sandler" w:date="2026-09-06T00:00:00Z">
        <w:r>
          <w:t xml:space="preserve"> </w:t>
        </w:r>
      </w:ins>
      <w:ins w:id="4668" w:author="Leon Sandler" w:date="2026-09-06T00:00:00Z">
        <w:r>
          <w:t>one</w:t>
        </w:r>
      </w:ins>
      <w:ins w:id="4669" w:author="Leon Sandler" w:date="2026-09-06T00:00:00Z">
        <w:r>
          <w:t xml:space="preserve"> </w:t>
        </w:r>
      </w:ins>
      <w:ins w:id="4670" w:author="Leon Sandler" w:date="2026-09-06T00:00:00Z">
        <w:r>
          <w:t>strong</w:t>
        </w:r>
      </w:ins>
      <w:ins w:id="4671" w:author="Leon Sandler" w:date="2026-09-06T00:00:00Z">
        <w:r>
          <w:t xml:space="preserve"> </w:t>
        </w:r>
      </w:ins>
      <w:ins w:id="4672" w:author="Leon Sandler" w:date="2026-09-06T00:00:00Z">
        <w:r>
          <w:t>deflection,</w:t>
        </w:r>
      </w:ins>
      <w:ins w:id="4673" w:author="Leon Sandler" w:date="2026-09-06T00:00:00Z">
        <w:r>
          <w:t xml:space="preserve"> </w:t>
        </w:r>
      </w:ins>
      <w:ins w:id="4674" w:author="Leon Sandler" w:date="2026-09-06T00:00:00Z">
        <w:r>
          <w:t>this</w:t>
        </w:r>
      </w:ins>
      <w:r>
        <w:t xml:space="preserve"> </w:t>
      </w:r>
      <w:r>
        <w:t>permits</w:t>
      </w:r>
      <w:r>
        <w:t xml:space="preserve"> </w:t>
      </w:r>
      <w:del w:id="4675" w:author="Leon Sandler" w:date="2026-09-06T00:00:00Z">
        <w:r>
          <w:delText>weak</w:delText>
        </w:r>
      </w:del>
      <w:ins w:id="4676" w:author="Leon Sandler" w:date="2026-09-06T00:00:00Z">
        <w:r>
          <w:t>a</w:t>
        </w:r>
      </w:ins>
      <w:r>
        <w:t xml:space="preserve"> </w:t>
      </w:r>
      <w:del w:id="4677" w:author="Leon Sandler" w:date="2026-09-06T00:00:00Z">
        <w:r>
          <w:delText>fields</w:delText>
        </w:r>
      </w:del>
      <w:ins w:id="4678" w:author="Leon Sandler" w:date="2026-09-06T00:00:00Z">
        <w:r>
          <w:t>much</w:t>
        </w:r>
      </w:ins>
      <w:r>
        <w:t xml:space="preserve"> </w:t>
      </w:r>
      <w:del w:id="4679" w:author="Leon Sandler" w:date="2026-09-06T00:00:00Z">
        <w:r>
          <w:delText>but</w:delText>
        </w:r>
      </w:del>
      <w:ins w:id="4680" w:author="Leon Sandler" w:date="2026-09-06T00:00:00Z">
        <w:r>
          <w:t>weaker</w:t>
        </w:r>
      </w:ins>
      <w:r>
        <w:t xml:space="preserve"> </w:t>
      </w:r>
      <w:del w:id="4681" w:author="Leon Sandler" w:date="2026-09-06T00:00:00Z">
        <w:r>
          <w:delText>demands</w:delText>
        </w:r>
      </w:del>
      <w:ins w:id="4682" w:author="Leon Sandler" w:date="2026-09-06T00:00:00Z">
        <w:r>
          <w:t>field</w:t>
        </w:r>
      </w:ins>
      <w:r>
        <w:t xml:space="preserve"> </w:t>
      </w:r>
      <w:del w:id="4683" w:author="Leon Sandler" w:date="2026-09-06T00:00:00Z">
        <w:r>
          <w:delText>spatial</w:delText>
        </w:r>
      </w:del>
      <w:ins w:id="4684" w:author="Leon Sandler" w:date="2026-09-06T00:00:00Z">
        <w:r>
          <w:t>per</w:t>
        </w:r>
      </w:ins>
      <w:r>
        <w:t xml:space="preserve"> </w:t>
      </w:r>
      <w:del w:id="4685" w:author="Leon Sandler" w:date="2026-09-06T00:00:00Z">
        <w:r>
          <w:delText>structure</w:delText>
        </w:r>
      </w:del>
      <w:ins w:id="4686" w:author="Leon Sandler" w:date="2026-09-06T00:00:00Z">
        <w:r>
          <w:t>source,</w:t>
        </w:r>
      </w:ins>
      <w:r>
        <w:t xml:space="preserve"> </w:t>
      </w:r>
      <w:del w:id="4687" w:author="Leon Sandler" w:date="2026-09-06T00:00:00Z">
        <w:r>
          <w:delText>comparable</w:delText>
        </w:r>
      </w:del>
      <w:ins w:id="4688" w:author="Leon Sandler" w:date="2026-09-06T00:00:00Z">
        <w:r>
          <w:t>provided</w:t>
        </w:r>
      </w:ins>
      <w:r>
        <w:t xml:space="preserve"> </w:t>
      </w:r>
      <w:del w:id="4689" w:author="Leon Sandler" w:date="2026-09-06T00:00:00Z">
        <w:r>
          <w:delText>to</w:delText>
        </w:r>
      </w:del>
      <w:ins w:id="4690" w:author="Leon Sandler" w:date="2026-09-06T00:00:00Z">
        <w:r>
          <w:t>the</w:t>
        </w:r>
      </w:ins>
      <w:r>
        <w:t xml:space="preserve"> </w:t>
      </w:r>
      <w:del w:id="4691" w:author="Leon Sandler" w:date="2026-09-06T00:00:00Z">
        <w:r>
          <w:delText>r_g.</w:delText>
        </w:r>
      </w:del>
      <w:ins w:id="4692" w:author="Leon Sandler" w:date="2026-09-06T00:00:00Z">
        <w:r>
          <w:t>sources</w:t>
        </w:r>
      </w:ins>
      <w:ins w:id="4693" w:author="Leon Sandler" w:date="2026-09-06T00:00:00Z">
        <w:r>
          <w:t xml:space="preserve"> </w:t>
        </w:r>
      </w:ins>
      <w:ins w:id="4694" w:author="Leon Sandler" w:date="2026-09-06T00:00:00Z">
        <w:r>
          <w:t>are</w:t>
        </w:r>
      </w:ins>
      <w:ins w:id="4695" w:author="Leon Sandler" w:date="2026-09-06T00:00:00Z">
        <w:r>
          <w:t xml:space="preserve"> </w:t>
        </w:r>
      </w:ins>
      <w:ins w:id="4696" w:author="Leon Sandler" w:date="2026-09-06T00:00:00Z">
        <w:r>
          <w:t>spaced</w:t>
        </w:r>
      </w:ins>
      <w:ins w:id="4697" w:author="Leon Sandler" w:date="2026-09-06T00:00:00Z">
        <w:r>
          <w:t xml:space="preserve"> </w:t>
        </w:r>
      </w:ins>
      <w:ins w:id="4698" w:author="Leon Sandler" w:date="2026-09-06T00:00:00Z">
        <w:r>
          <w:t>no</w:t>
        </w:r>
      </w:ins>
      <w:ins w:id="4699" w:author="Leon Sandler" w:date="2026-09-06T00:00:00Z">
        <w:r>
          <w:t xml:space="preserve"> </w:t>
        </w:r>
      </w:ins>
      <w:ins w:id="4700" w:author="Leon Sandler" w:date="2026-09-06T00:00:00Z">
        <w:r>
          <w:t>farther</w:t>
        </w:r>
      </w:ins>
      <w:ins w:id="4701" w:author="Leon Sandler" w:date="2026-09-06T00:00:00Z">
        <w:r>
          <w:t xml:space="preserve"> </w:t>
        </w:r>
      </w:ins>
      <w:ins w:id="4702" w:author="Leon Sandler" w:date="2026-09-06T00:00:00Z">
        <w:r>
          <w:t>apart</w:t>
        </w:r>
      </w:ins>
      <w:ins w:id="4703" w:author="Leon Sandler" w:date="2026-09-06T00:00:00Z">
        <w:r>
          <w:t xml:space="preserve"> </w:t>
        </w:r>
      </w:ins>
      <w:ins w:id="4704" w:author="Leon Sandler" w:date="2026-09-06T00:00:00Z">
        <w:r>
          <w:t>than</w:t>
        </w:r>
      </w:ins>
      <w:ins w:id="4705" w:author="Leon Sandler" w:date="2026-09-06T00:00:00Z">
        <w:r>
          <w:t xml:space="preserve"> </w:t>
        </w:r>
      </w:ins>
      <w:ins w:id="4706" w:author="Leon Sandler" w:date="2026-09-06T00:00:00Z">
        <w:r>
          <w:t>roughly</w:t>
        </w:r>
      </w:ins>
      <w:ins w:id="4707" w:author="Leon Sandler" w:date="2026-09-06T00:00:00Z">
        <w:r>
          <w:t xml:space="preserve"> </w:t>
        </w:r>
      </w:ins>
      <w:ins w:id="4708" w:author="Leon Sandler" w:date="2026-09-06T00:00:00Z">
        <w:r>
          <w:t>a</w:t>
        </w:r>
      </w:ins>
      <w:ins w:id="4709" w:author="Leon Sandler" w:date="2026-09-06T00:00:00Z">
        <w:r>
          <w:t xml:space="preserve"> </w:t>
        </w:r>
      </w:ins>
      <w:ins w:id="4710" w:author="Leon Sandler" w:date="2026-09-06T00:00:00Z">
        <w:r>
          <w:t>gyroradius</w:t>
        </w:r>
      </w:ins>
      <w:ins w:id="4711" w:author="Leon Sandler" w:date="2026-09-06T00:00:00Z">
        <w:r>
          <w:t xml:space="preserve"> </w:t>
        </w:r>
      </w:ins>
      <w:ins w:id="4712" w:author="Leon Sandler" w:date="2026-09-06T00:00:00Z">
        <w:r>
          <w:t>at</w:t>
        </w:r>
      </w:ins>
      <w:ins w:id="4713" w:author="Leon Sandler" w:date="2026-09-06T00:00:00Z">
        <w:r>
          <w:t xml:space="preserve"> </w:t>
        </w:r>
      </w:ins>
      <w:ins w:id="4714" w:author="Leon Sandler" w:date="2026-09-06T00:00:00Z">
        <w:r>
          <w:t>the</w:t>
        </w:r>
      </w:ins>
      <w:ins w:id="4715" w:author="Leon Sandler" w:date="2026-09-06T00:00:00Z">
        <w:r>
          <w:t xml:space="preserve"> </w:t>
        </w:r>
      </w:ins>
      <w:ins w:id="4716" w:author="Leon Sandler" w:date="2026-09-06T00:00:00Z">
        <w:r>
          <w:t>energy</w:t>
        </w:r>
      </w:ins>
      <w:ins w:id="4717" w:author="Leon Sandler" w:date="2026-09-06T00:00:00Z">
        <w:r>
          <w:t xml:space="preserve"> </w:t>
        </w:r>
      </w:ins>
      <w:ins w:id="4718" w:author="Leon Sandler" w:date="2026-09-06T00:00:00Z">
        <w:r>
          <w:t>of</w:t>
        </w:r>
      </w:ins>
      <w:ins w:id="4719" w:author="Leon Sandler" w:date="2026-09-06T00:00:00Z">
        <w:r>
          <w:t xml:space="preserve"> </w:t>
        </w:r>
      </w:ins>
      <w:ins w:id="4720" w:author="Leon Sandler" w:date="2026-09-06T00:00:00Z">
        <w:r>
          <w:t>interest.</w:t>
        </w:r>
      </w:ins>
      <w:r>
        <w:t xml:space="preserve"> </w:t>
      </w:r>
      <w:r>
        <w:t>Both</w:t>
      </w:r>
      <w:r>
        <w:t xml:space="preserve"> </w:t>
      </w:r>
      <w:del w:id="4721" w:author="Leon Sandler" w:date="2026-09-06T00:00:00Z">
        <w:r>
          <w:delText>are</w:delText>
        </w:r>
      </w:del>
      <w:ins w:id="4722" w:author="Leon Sandler" w:date="2026-09-06T00:00:00Z">
        <w:r>
          <w:t>classes</w:t>
        </w:r>
      </w:ins>
      <w:ins w:id="4723" w:author="Leon Sandler" w:date="2026-09-06T00:00:00Z">
        <w:r>
          <w:t xml:space="preserve"> </w:t>
        </w:r>
      </w:ins>
      <w:ins w:id="4724" w:author="Leon Sandler" w:date="2026-09-06T00:00:00Z">
        <w:r>
          <w:t>of</w:t>
        </w:r>
      </w:ins>
      <w:ins w:id="4725" w:author="Leon Sandler" w:date="2026-09-06T00:00:00Z">
        <w:r>
          <w:t xml:space="preserve"> </w:t>
        </w:r>
      </w:ins>
      <w:ins w:id="4726" w:author="Leon Sandler" w:date="2026-09-06T00:00:00Z">
        <w:r>
          <w:t>shield</w:t>
        </w:r>
      </w:ins>
      <w:ins w:id="4727" w:author="Leon Sandler" w:date="2026-09-06T00:00:00Z">
        <w:r>
          <w:t xml:space="preserve"> </w:t>
        </w:r>
      </w:ins>
      <w:ins w:id="4728" w:author="Leon Sandler" w:date="2026-09-06T00:00:00Z">
        <w:r>
          <w:t>behave</w:t>
        </w:r>
      </w:ins>
      <w:ins w:id="4729" w:author="Leon Sandler" w:date="2026-09-06T00:00:00Z">
        <w:r>
          <w:t xml:space="preserve"> </w:t>
        </w:r>
      </w:ins>
      <w:ins w:id="4730" w:author="Leon Sandler" w:date="2026-09-06T00:00:00Z">
        <w:r>
          <w:t>as</w:t>
        </w:r>
      </w:ins>
      <w:r>
        <w:t xml:space="preserve"> </w:t>
      </w:r>
      <w:r>
        <w:t>low-pass</w:t>
      </w:r>
      <w:r>
        <w:t xml:space="preserve"> </w:t>
      </w:r>
      <w:r>
        <w:t>filters</w:t>
      </w:r>
      <w:r>
        <w:t xml:space="preserve"> </w:t>
      </w:r>
      <w:r>
        <w:t>in</w:t>
      </w:r>
      <w:r>
        <w:t xml:space="preserve"> </w:t>
      </w:r>
      <w:del w:id="4731" w:author="Leon Sandler" w:date="2026-09-06T00:00:00Z">
        <w:r>
          <w:delText>rigidity</w:delText>
        </w:r>
      </w:del>
      <w:ins w:id="4732" w:author="Leon Sandler" w:date="2026-09-06T00:00:00Z">
        <w:r>
          <w:t>magnetic</w:t>
        </w:r>
      </w:ins>
      <w:r>
        <w:t xml:space="preserve"> </w:t>
      </w:r>
      <w:del w:id="4733" w:author="Leon Sandler" w:date="2026-09-06T00:00:00Z">
        <w:r>
          <w:delText>—</w:delText>
        </w:r>
      </w:del>
      <w:ins w:id="4734" w:author="Leon Sandler" w:date="2026-09-06T00:00:00Z">
        <w:r>
          <w:t>rigidity:</w:t>
        </w:r>
      </w:ins>
      <w:r>
        <w:t xml:space="preserve"> </w:t>
      </w:r>
      <w:r>
        <w:t>full</w:t>
      </w:r>
      <w:r>
        <w:t xml:space="preserve"> </w:t>
      </w:r>
      <w:r>
        <w:t>attenuation</w:t>
      </w:r>
      <w:r>
        <w:t xml:space="preserve"> </w:t>
      </w:r>
      <w:r>
        <w:t>at</w:t>
      </w:r>
      <w:r>
        <w:t xml:space="preserve"> </w:t>
      </w:r>
      <w:r>
        <w:t>low</w:t>
      </w:r>
      <w:r>
        <w:t xml:space="preserve"> </w:t>
      </w:r>
      <w:ins w:id="4735" w:author="Leon Sandler" w:date="2026-09-06T00:00:00Z">
        <w:r>
          <w:t>proton</w:t>
        </w:r>
      </w:ins>
      <w:ins w:id="4736" w:author="Leon Sandler" w:date="2026-09-06T00:00:00Z">
        <w:r>
          <w:t xml:space="preserve"> </w:t>
        </w:r>
      </w:ins>
      <w:r>
        <w:t>energy,</w:t>
      </w:r>
      <w:r>
        <w:t xml:space="preserve"> </w:t>
      </w:r>
      <w:r>
        <w:t>a</w:t>
      </w:r>
      <w:r>
        <w:t xml:space="preserve"> </w:t>
      </w:r>
      <w:r>
        <w:t>transition</w:t>
      </w:r>
      <w:r>
        <w:t xml:space="preserve"> </w:t>
      </w:r>
      <w:del w:id="4737" w:author="Leon Sandler" w:date="2026-09-06T00:00:00Z">
        <w:r>
          <w:delText>knee,</w:delText>
        </w:r>
      </w:del>
      <w:ins w:id="4738" w:author="Leon Sandler" w:date="2026-09-06T00:00:00Z">
        <w:r>
          <w:t>(“knee”)</w:t>
        </w:r>
      </w:ins>
      <w:ins w:id="4739" w:author="Leon Sandler" w:date="2026-09-06T00:00:00Z">
        <w:r>
          <w:t xml:space="preserve"> </w:t>
        </w:r>
      </w:ins>
      <w:ins w:id="4740" w:author="Leon Sandler" w:date="2026-09-06T00:00:00Z">
        <w:r>
          <w:t>energy</w:t>
        </w:r>
      </w:ins>
      <w:ins w:id="4741" w:author="Leon Sandler" w:date="2026-09-06T00:00:00Z">
        <w:r>
          <w:t xml:space="preserve"> </w:t>
        </w:r>
      </w:ins>
      <w:ins w:id="4742" w:author="Leon Sandler" w:date="2026-09-06T00:00:00Z">
        <w:r>
          <w:t>at</w:t>
        </w:r>
      </w:ins>
      <w:ins w:id="4743" w:author="Leon Sandler" w:date="2026-09-06T00:00:00Z">
        <w:r>
          <w:t xml:space="preserve"> </w:t>
        </w:r>
      </w:ins>
      <w:ins w:id="4744" w:author="Leon Sandler" w:date="2026-09-06T00:00:00Z">
        <w:r>
          <w:t>which</w:t>
        </w:r>
      </w:ins>
      <w:ins w:id="4745" w:author="Leon Sandler" w:date="2026-09-06T00:00:00Z">
        <w:r>
          <w:t xml:space="preserve"> </w:t>
        </w:r>
      </w:ins>
      <w:ins w:id="4746" w:author="Leon Sandler" w:date="2026-09-06T00:00:00Z">
        <w:r>
          <w:t>roughly</w:t>
        </w:r>
      </w:ins>
      <w:ins w:id="4747" w:author="Leon Sandler" w:date="2026-09-06T00:00:00Z">
        <w:r>
          <w:t xml:space="preserve"> </w:t>
        </w:r>
      </w:ins>
      <w:ins w:id="4748" w:author="Leon Sandler" w:date="2026-09-06T00:00:00Z">
        <w:r>
          <w:t>half</w:t>
        </w:r>
      </w:ins>
      <w:ins w:id="4749" w:author="Leon Sandler" w:date="2026-09-06T00:00:00Z">
        <w:r>
          <w:t xml:space="preserve"> </w:t>
        </w:r>
      </w:ins>
      <w:ins w:id="4750" w:author="Leon Sandler" w:date="2026-09-06T00:00:00Z">
        <w:r>
          <w:t>the</w:t>
        </w:r>
      </w:ins>
      <w:ins w:id="4751" w:author="Leon Sandler" w:date="2026-09-06T00:00:00Z">
        <w:r>
          <w:t xml:space="preserve"> </w:t>
        </w:r>
      </w:ins>
      <w:ins w:id="4752" w:author="Leon Sandler" w:date="2026-09-06T00:00:00Z">
        <w:r>
          <w:t>incident</w:t>
        </w:r>
      </w:ins>
      <w:ins w:id="4753" w:author="Leon Sandler" w:date="2026-09-06T00:00:00Z">
        <w:r>
          <w:t xml:space="preserve"> </w:t>
        </w:r>
      </w:ins>
      <w:ins w:id="4754" w:author="Leon Sandler" w:date="2026-09-06T00:00:00Z">
        <w:r>
          <w:t>flux</w:t>
        </w:r>
      </w:ins>
      <w:ins w:id="4755" w:author="Leon Sandler" w:date="2026-09-06T00:00:00Z">
        <w:r>
          <w:t xml:space="preserve"> </w:t>
        </w:r>
      </w:ins>
      <w:ins w:id="4756" w:author="Leon Sandler" w:date="2026-09-06T00:00:00Z">
        <w:r>
          <w:t>is</w:t>
        </w:r>
      </w:ins>
      <w:ins w:id="4757" w:author="Leon Sandler" w:date="2026-09-06T00:00:00Z">
        <w:r>
          <w:t xml:space="preserve"> </w:t>
        </w:r>
      </w:ins>
      <w:ins w:id="4758" w:author="Leon Sandler" w:date="2026-09-06T00:00:00Z">
        <w:r>
          <w:t>transmitted,</w:t>
        </w:r>
      </w:ins>
      <w:ins w:id="4759" w:author="Leon Sandler" w:date="2026-09-06T00:00:00Z">
        <w:r>
          <w:t xml:space="preserve"> </w:t>
        </w:r>
      </w:ins>
      <w:ins w:id="4760" w:author="Leon Sandler" w:date="2026-09-06T00:00:00Z">
        <w:r>
          <w:t>and</w:t>
        </w:r>
      </w:ins>
      <w:ins w:id="4761" w:author="Leon Sandler" w:date="2026-09-06T00:00:00Z">
        <w:r>
          <w:t xml:space="preserve"> </w:t>
        </w:r>
      </w:ins>
      <w:ins w:id="4762" w:author="Leon Sandler" w:date="2026-09-06T00:00:00Z">
        <w:r>
          <w:t>increasing</w:t>
        </w:r>
      </w:ins>
      <w:r>
        <w:t xml:space="preserve"> </w:t>
      </w:r>
      <w:r>
        <w:t>transparency</w:t>
      </w:r>
      <w:r>
        <w:t xml:space="preserve"> </w:t>
      </w:r>
      <w:del w:id="4763" w:author="Leon Sandler" w:date="2026-09-06T00:00:00Z">
        <w:r>
          <w:delText>at</w:delText>
        </w:r>
      </w:del>
      <w:ins w:id="4764" w:author="Leon Sandler" w:date="2026-09-06T00:00:00Z">
        <w:r>
          <w:t>above</w:t>
        </w:r>
      </w:ins>
      <w:r>
        <w:t xml:space="preserve"> </w:t>
      </w:r>
      <w:del w:id="4765" w:author="Leon Sandler" w:date="2026-09-06T00:00:00Z">
        <w:r>
          <w:delText>high</w:delText>
        </w:r>
      </w:del>
      <w:ins w:id="4766" w:author="Leon Sandler" w:date="2026-09-06T00:00:00Z">
        <w:r>
          <w:t>the</w:t>
        </w:r>
      </w:ins>
      <w:r>
        <w:t xml:space="preserve"> </w:t>
      </w:r>
      <w:del w:id="4767" w:author="Leon Sandler" w:date="2026-09-06T00:00:00Z">
        <w:r>
          <w:delText>energy.</w:delText>
        </w:r>
      </w:del>
      <w:ins w:id="4768" w:author="Leon Sandler" w:date="2026-09-06T00:00:00Z">
        <w:r>
          <w:t>knee</w:t>
        </w:r>
      </w:ins>
      <w:ins w:id="4769" w:author="Leon Sandler" w:date="2026-09-06T00:00:00Z">
        <w:r>
          <w:t xml:space="preserve"> </w:t>
        </w:r>
      </w:ins>
      <w:ins w:id="4770" w:author="Leon Sandler" w:date="2026-09-06T00:00:00Z">
        <w:r>
          <w:t>as</w:t>
        </w:r>
      </w:ins>
      <w:ins w:id="4771" w:author="Leon Sandler" w:date="2026-09-06T00:00:00Z">
        <w:r>
          <w:t xml:space="preserve"> </w:t>
        </w:r>
      </w:ins>
      <w:ins w:id="4772" w:author="Leon Sandler" w:date="2026-09-06T00:00:00Z">
        <w:r>
          <w:t>the</w:t>
        </w:r>
      </w:ins>
      <w:ins w:id="4773" w:author="Leon Sandler" w:date="2026-09-06T00:00:00Z">
        <w:r>
          <w:t xml:space="preserve"> </w:t>
        </w:r>
      </w:ins>
      <w:ins w:id="4774" w:author="Leon Sandler" w:date="2026-09-06T00:00:00Z">
        <w:r>
          <w:t>gyroradius</w:t>
        </w:r>
      </w:ins>
      <w:ins w:id="4775" w:author="Leon Sandler" w:date="2026-09-06T00:00:00Z">
        <w:r>
          <w:t xml:space="preserve"> </w:t>
        </w:r>
      </w:ins>
      <w:ins w:id="4776" w:author="Leon Sandler" w:date="2026-09-06T00:00:00Z">
        <w:r>
          <w:t>grows</w:t>
        </w:r>
      </w:ins>
      <w:ins w:id="4777" w:author="Leon Sandler" w:date="2026-09-06T00:00:00Z">
        <w:r>
          <w:t xml:space="preserve"> </w:t>
        </w:r>
      </w:ins>
      <w:ins w:id="4778" w:author="Leon Sandler" w:date="2026-09-06T00:00:00Z">
        <w:r>
          <w:t>beyond</w:t>
        </w:r>
      </w:ins>
      <w:ins w:id="4779" w:author="Leon Sandler" w:date="2026-09-06T00:00:00Z">
        <w:r>
          <w:t xml:space="preserve"> </w:t>
        </w:r>
      </w:ins>
      <w:ins w:id="4780" w:author="Leon Sandler" w:date="2026-09-06T00:00:00Z">
        <w:r>
          <w:t>the</w:t>
        </w:r>
      </w:ins>
      <w:ins w:id="4781" w:author="Leon Sandler" w:date="2026-09-06T00:00:00Z">
        <w:r>
          <w:t xml:space="preserve"> </w:t>
        </w:r>
      </w:ins>
      <w:ins w:id="4782" w:author="Leon Sandler" w:date="2026-09-06T00:00:00Z">
        <w:r>
          <w:t>structural</w:t>
        </w:r>
      </w:ins>
      <w:ins w:id="4783" w:author="Leon Sandler" w:date="2026-09-06T00:00:00Z">
        <w:r>
          <w:t xml:space="preserve"> </w:t>
        </w:r>
      </w:ins>
      <w:ins w:id="4784" w:author="Leon Sandler" w:date="2026-09-06T00:00:00Z">
        <w:r>
          <w:t>scale</w:t>
        </w:r>
      </w:ins>
      <w:ins w:id="4785" w:author="Leon Sandler" w:date="2026-09-06T00:00:00Z">
        <w:r>
          <w:t xml:space="preserve"> </w:t>
        </w:r>
      </w:ins>
      <w:ins w:id="4786" w:author="Leon Sandler" w:date="2026-09-06T00:00:00Z">
        <w:r>
          <w:t>of</w:t>
        </w:r>
      </w:ins>
      <w:ins w:id="4787" w:author="Leon Sandler" w:date="2026-09-06T00:00:00Z">
        <w:r>
          <w:t xml:space="preserve"> </w:t>
        </w:r>
      </w:ins>
      <w:ins w:id="4788" w:author="Leon Sandler" w:date="2026-09-06T00:00:00Z">
        <w:r>
          <w:t>the</w:t>
        </w:r>
      </w:ins>
      <w:ins w:id="4789" w:author="Leon Sandler" w:date="2026-09-06T00:00:00Z">
        <w:r>
          <w:t xml:space="preserve"> </w:t>
        </w:r>
      </w:ins>
      <w:ins w:id="4790" w:author="Leon Sandler" w:date="2026-09-06T00:00:00Z">
        <w:r>
          <w:t>shield.</w:t>
        </w:r>
      </w:ins>
    </w:p>
    <w:p>
      <w:del w:id="4791" w:author="Leon Sandler" w:date="2026-09-06T00:00:00Z">
        <w:r>
          <w:delText>Three</w:delText>
        </w:r>
      </w:del>
      <w:ins w:id="4792" w:author="Leon Sandler" w:date="2026-09-06T00:00:00Z">
        <w:r>
          <w:t>We</w:t>
        </w:r>
      </w:ins>
      <w:ins w:id="4793" w:author="Leon Sandler" w:date="2026-09-06T00:00:00Z">
        <w:r>
          <w:t xml:space="preserve"> </w:t>
        </w:r>
      </w:ins>
      <w:ins w:id="4794" w:author="Leon Sandler" w:date="2026-09-06T00:00:00Z">
        <w:r>
          <w:t>compare</w:t>
        </w:r>
      </w:ins>
      <w:ins w:id="4795" w:author="Leon Sandler" w:date="2026-09-06T00:00:00Z">
        <w:r>
          <w:t xml:space="preserve"> </w:t>
        </w:r>
      </w:ins>
      <w:ins w:id="4796" w:author="Leon Sandler" w:date="2026-09-06T00:00:00Z">
        <w:r>
          <w:t>three</w:t>
        </w:r>
      </w:ins>
      <w:r>
        <w:t xml:space="preserve"> </w:t>
      </w:r>
      <w:r>
        <w:t>configurations</w:t>
      </w:r>
      <w:r>
        <w:t xml:space="preserve"> </w:t>
      </w:r>
      <w:del w:id="4797" w:author="Leon Sandler" w:date="2026-09-06T00:00:00Z">
        <w:r>
          <w:delText>are</w:delText>
        </w:r>
      </w:del>
      <w:ins w:id="4798" w:author="Leon Sandler" w:date="2026-09-06T00:00:00Z">
        <w:r>
          <w:t>at</w:t>
        </w:r>
      </w:ins>
      <w:r>
        <w:t xml:space="preserve"> </w:t>
      </w:r>
      <w:del w:id="4799" w:author="Leon Sandler" w:date="2026-09-06T00:00:00Z">
        <w:r>
          <w:delText>compared</w:delText>
        </w:r>
      </w:del>
      <w:del w:id="4800" w:author="Leon Sandler" w:date="2026-09-06T00:00:00Z">
        <w:r>
          <w:delText> </w:delText>
        </w:r>
      </w:del>
      <w:del w:id="4801" w:author="Leon Sandler" w:date="2026-09-06T00:00:00Z">
        <w:r>
          <w:delText>at</w:delText>
        </w:r>
      </w:del>
      <w:ins w:id="4802" w:author="Leon Sandler" w:date="2026-09-06T00:00:00Z">
        <w:r>
          <w:t>an</w:t>
        </w:r>
      </w:ins>
      <w:r>
        <w:t xml:space="preserve"> </w:t>
      </w:r>
      <w:r>
        <w:t>identical</w:t>
      </w:r>
      <w:r>
        <w:t xml:space="preserve"> </w:t>
      </w:r>
      <w:r>
        <w:t>total</w:t>
      </w:r>
      <w:r>
        <w:t xml:space="preserve"> </w:t>
      </w:r>
      <w:r>
        <w:t>moment</w:t>
      </w:r>
      <w:r>
        <w:t xml:space="preserve"> </w:t>
      </w:r>
      <w:r>
        <w:t>budget</w:t>
      </w:r>
      <w:r>
        <w:t xml:space="preserve"> </w:t>
      </w:r>
      <w:r>
        <w:t>Σ|m|</w:t>
      </w:r>
      <w:r>
        <w:t xml:space="preserve"> </w:t>
      </w:r>
      <w:r>
        <w:t>=</w:t>
      </w:r>
      <w:r>
        <w:t xml:space="preserve"> </w:t>
      </w:r>
      <w:r>
        <w:t>M0</w:t>
      </w:r>
      <w:r>
        <w:t xml:space="preserve"> </w:t>
      </w:r>
      <w:r>
        <w:t>=</w:t>
      </w:r>
      <w:r>
        <w:t xml:space="preserve"> </w:t>
      </w:r>
      <w:r>
        <w:t>4×10¹⁰</w:t>
      </w:r>
      <w:r>
        <w:t xml:space="preserve"> </w:t>
      </w:r>
      <w:del w:id="4803" w:author="Leon Sandler" w:date="2026-09-06T00:00:00Z">
        <w:r>
          <w:delText>A·m²:</w:delText>
        </w:r>
      </w:del>
      <w:ins w:id="4804" w:author="Leon Sandler" w:date="2026-09-06T00:00:00Z">
        <w:r>
          <w:t>A·m²,</w:t>
        </w:r>
      </w:ins>
      <w:ins w:id="4805" w:author="Leon Sandler" w:date="2026-09-06T00:00:00Z">
        <w:r>
          <w:t xml:space="preserve"> </w:t>
        </w:r>
      </w:ins>
      <w:ins w:id="4806" w:author="Leon Sandler" w:date="2026-09-06T00:00:00Z">
        <w:r>
          <w:t>chosen</w:t>
        </w:r>
      </w:ins>
      <w:ins w:id="4807" w:author="Leon Sandler" w:date="2026-09-06T00:00:00Z">
        <w:r>
          <w:t xml:space="preserve"> </w:t>
        </w:r>
      </w:ins>
      <w:ins w:id="4808" w:author="Leon Sandler" w:date="2026-09-06T00:00:00Z">
        <w:r>
          <w:t>to</w:t>
        </w:r>
      </w:ins>
      <w:ins w:id="4809" w:author="Leon Sandler" w:date="2026-09-06T00:00:00Z">
        <w:r>
          <w:t xml:space="preserve"> </w:t>
        </w:r>
      </w:ins>
      <w:ins w:id="4810" w:author="Leon Sandler" w:date="2026-09-06T00:00:00Z">
        <w:r>
          <w:t>be</w:t>
        </w:r>
      </w:ins>
      <w:ins w:id="4811" w:author="Leon Sandler" w:date="2026-09-06T00:00:00Z">
        <w:r>
          <w:t xml:space="preserve"> </w:t>
        </w:r>
      </w:ins>
      <w:ins w:id="4812" w:author="Leon Sandler" w:date="2026-09-06T00:00:00Z">
        <w:r>
          <w:t>representative</w:t>
        </w:r>
      </w:ins>
      <w:ins w:id="4813" w:author="Leon Sandler" w:date="2026-09-06T00:00:00Z">
        <w:r>
          <w:t xml:space="preserve"> </w:t>
        </w:r>
      </w:ins>
      <w:ins w:id="4814" w:author="Leon Sandler" w:date="2026-09-06T00:00:00Z">
        <w:r>
          <w:t>of</w:t>
        </w:r>
      </w:ins>
      <w:ins w:id="4815" w:author="Leon Sandler" w:date="2026-09-06T00:00:00Z">
        <w:r>
          <w:t xml:space="preserve"> </w:t>
        </w:r>
      </w:ins>
      <w:ins w:id="4816" w:author="Leon Sandler" w:date="2026-09-06T00:00:00Z">
        <w:r>
          <w:t>a</w:t>
        </w:r>
      </w:ins>
      <w:ins w:id="4817" w:author="Leon Sandler" w:date="2026-09-06T00:00:00Z">
        <w:r>
          <w:t xml:space="preserve"> </w:t>
        </w:r>
      </w:ins>
      <w:ins w:id="4818" w:author="Leon Sandler" w:date="2026-09-06T00:00:00Z">
        <w:r>
          <w:t>REBCO</w:t>
        </w:r>
      </w:ins>
      <w:ins w:id="4819" w:author="Leon Sandler" w:date="2026-09-06T00:00:00Z">
        <w:r>
          <w:t xml:space="preserve"> </w:t>
        </w:r>
      </w:ins>
      <w:ins w:id="4820" w:author="Leon Sandler" w:date="2026-09-06T00:00:00Z">
        <w:r>
          <w:t>high-temperature</w:t>
        </w:r>
      </w:ins>
      <w:ins w:id="4821" w:author="Leon Sandler" w:date="2026-09-06T00:00:00Z">
        <w:r>
          <w:t xml:space="preserve"> </w:t>
        </w:r>
      </w:ins>
      <w:ins w:id="4822" w:author="Leon Sandler" w:date="2026-09-06T00:00:00Z">
        <w:r>
          <w:t>superconducting</w:t>
        </w:r>
      </w:ins>
      <w:ins w:id="4823" w:author="Leon Sandler" w:date="2026-09-06T00:00:00Z">
        <w:r>
          <w:t xml:space="preserve"> </w:t>
        </w:r>
      </w:ins>
      <w:ins w:id="4824" w:author="Leon Sandler" w:date="2026-09-06T00:00:00Z">
        <w:r>
          <w:t>coil</w:t>
        </w:r>
      </w:ins>
      <w:ins w:id="4825" w:author="Leon Sandler" w:date="2026-09-06T00:00:00Z">
        <w:r>
          <w:t xml:space="preserve"> </w:t>
        </w:r>
      </w:ins>
      <w:ins w:id="4826" w:author="Leon Sandler" w:date="2026-09-06T00:00:00Z">
        <w:r>
          <w:t>system</w:t>
        </w:r>
      </w:ins>
      <w:ins w:id="4827" w:author="Leon Sandler" w:date="2026-09-06T00:00:00Z">
        <w:r>
          <w:t xml:space="preserve"> </w:t>
        </w:r>
      </w:ins>
      <w:ins w:id="4828" w:author="Leon Sandler" w:date="2026-09-06T00:00:00Z">
        <w:r>
          <w:t>sized</w:t>
        </w:r>
      </w:ins>
      <w:ins w:id="4829" w:author="Leon Sandler" w:date="2026-09-06T00:00:00Z">
        <w:r>
          <w:t xml:space="preserve"> </w:t>
        </w:r>
      </w:ins>
      <w:ins w:id="4830" w:author="Leon Sandler" w:date="2026-09-06T00:00:00Z">
        <w:r>
          <w:t>for</w:t>
        </w:r>
      </w:ins>
      <w:ins w:id="4831" w:author="Leon Sandler" w:date="2026-09-06T00:00:00Z">
        <w:r>
          <w:t xml:space="preserve"> </w:t>
        </w:r>
      </w:ins>
      <w:ins w:id="4832" w:author="Leon Sandler" w:date="2026-09-06T00:00:00Z">
        <w:r>
          <w:t>lunar</w:t>
        </w:r>
      </w:ins>
      <w:ins w:id="4833" w:author="Leon Sandler" w:date="2026-09-06T00:00:00Z">
        <w:r>
          <w:t xml:space="preserve"> </w:t>
        </w:r>
      </w:ins>
      <w:ins w:id="4834" w:author="Leon Sandler" w:date="2026-09-06T00:00:00Z">
        <w:r>
          <w:t>surface</w:t>
        </w:r>
      </w:ins>
      <w:ins w:id="4835" w:author="Leon Sandler" w:date="2026-09-06T00:00:00Z">
        <w:r>
          <w:t xml:space="preserve"> </w:t>
        </w:r>
      </w:ins>
      <w:ins w:id="4836" w:author="Leon Sandler" w:date="2026-09-06T00:00:00Z">
        <w:r>
          <w:t>deployment:</w:t>
        </w:r>
      </w:ins>
      <w:r>
        <w:t xml:space="preserve"> </w:t>
      </w:r>
      <w:r>
        <w:t>(A)</w:t>
      </w:r>
      <w:r>
        <w:t xml:space="preserve"> </w:t>
      </w:r>
      <w:r>
        <w:t>a</w:t>
      </w:r>
      <w:r>
        <w:t xml:space="preserve"> </w:t>
      </w:r>
      <w:r>
        <w:t>monolith,</w:t>
      </w:r>
      <w:r>
        <w:t xml:space="preserve"> </w:t>
      </w:r>
      <w:ins w:id="4837" w:author="Leon Sandler" w:date="2026-09-06T00:00:00Z">
        <w:r>
          <w:t>in</w:t>
        </w:r>
      </w:ins>
      <w:ins w:id="4838" w:author="Leon Sandler" w:date="2026-09-06T00:00:00Z">
        <w:r>
          <w:t xml:space="preserve"> </w:t>
        </w:r>
      </w:ins>
      <w:ins w:id="4839" w:author="Leon Sandler" w:date="2026-09-06T00:00:00Z">
        <w:r>
          <w:t>which</w:t>
        </w:r>
      </w:ins>
      <w:ins w:id="4840" w:author="Leon Sandler" w:date="2026-09-06T00:00:00Z">
        <w:r>
          <w:t xml:space="preserve"> </w:t>
        </w:r>
      </w:ins>
      <w:r>
        <w:t>the</w:t>
      </w:r>
      <w:r>
        <w:t xml:space="preserve"> </w:t>
      </w:r>
      <w:r>
        <w:t>full</w:t>
      </w:r>
      <w:r>
        <w:t xml:space="preserve"> </w:t>
      </w:r>
      <w:r>
        <w:t>moment</w:t>
      </w:r>
      <w:ins w:id="4841" w:author="Leon Sandler" w:date="2026-09-06T00:00:00Z">
        <w:r>
          <w:t xml:space="preserve"> </w:t>
        </w:r>
      </w:ins>
      <w:ins w:id="4842" w:author="Leon Sandler" w:date="2026-09-06T00:00:00Z">
        <w:r>
          <w:t>resides</w:t>
        </w:r>
      </w:ins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vertical</w:t>
      </w:r>
      <w:r>
        <w:t xml:space="preserve"> </w:t>
      </w:r>
      <w:r>
        <w:t>dipole</w:t>
      </w:r>
      <w:r>
        <w:t xml:space="preserve"> </w:t>
      </w:r>
      <w:ins w:id="4843" w:author="Leon Sandler" w:date="2026-09-06T00:00:00Z">
        <w:r>
          <w:t>located</w:t>
        </w:r>
      </w:ins>
      <w:ins w:id="4844" w:author="Leon Sandler" w:date="2026-09-06T00:00:00Z">
        <w:r>
          <w:t xml:space="preserve"> </w:t>
        </w:r>
      </w:ins>
      <w:r>
        <w:t>at</w:t>
      </w:r>
      <w:r>
        <w:t xml:space="preserve"> </w:t>
      </w:r>
      <w:r>
        <w:t>the</w:t>
      </w:r>
      <w:r>
        <w:t xml:space="preserve"> </w:t>
      </w:r>
      <w:del w:id="4845" w:author="Leon Sandler" w:date="2026-09-06T00:00:00Z">
        <w:r>
          <w:delText>habitat;</w:delText>
        </w:r>
      </w:del>
      <w:ins w:id="4846" w:author="Leon Sandler" w:date="2026-09-06T00:00:00Z">
        <w:r>
          <w:t>protected</w:t>
        </w:r>
      </w:ins>
      <w:ins w:id="4847" w:author="Leon Sandler" w:date="2026-09-06T00:00:00Z">
        <w:r>
          <w:t xml:space="preserve"> </w:t>
        </w:r>
      </w:ins>
      <w:ins w:id="4848" w:author="Leon Sandler" w:date="2026-09-06T00:00:00Z">
        <w:r>
          <w:t>habitat,</w:t>
        </w:r>
      </w:ins>
      <w:ins w:id="4849" w:author="Leon Sandler" w:date="2026-09-06T00:00:00Z">
        <w:r>
          <w:t xml:space="preserve"> </w:t>
        </w:r>
      </w:ins>
      <w:ins w:id="4850" w:author="Leon Sandler" w:date="2026-09-06T00:00:00Z">
        <w:r>
          <w:t>representing</w:t>
        </w:r>
      </w:ins>
      <w:ins w:id="4851" w:author="Leon Sandler" w:date="2026-09-06T00:00:00Z">
        <w:r>
          <w:t xml:space="preserve"> </w:t>
        </w:r>
      </w:ins>
      <w:ins w:id="4852" w:author="Leon Sandler" w:date="2026-09-06T00:00:00Z">
        <w:r>
          <w:t>the</w:t>
        </w:r>
      </w:ins>
      <w:ins w:id="4853" w:author="Leon Sandler" w:date="2026-09-06T00:00:00Z">
        <w:r>
          <w:t xml:space="preserve"> </w:t>
        </w:r>
      </w:ins>
      <w:ins w:id="4854" w:author="Leon Sandler" w:date="2026-09-06T00:00:00Z">
        <w:r>
          <w:t>traditional</w:t>
        </w:r>
      </w:ins>
      <w:ins w:id="4855" w:author="Leon Sandler" w:date="2026-09-06T00:00:00Z">
        <w:r>
          <w:t xml:space="preserve"> </w:t>
        </w:r>
      </w:ins>
      <w:ins w:id="4856" w:author="Leon Sandler" w:date="2026-09-06T00:00:00Z">
        <w:r>
          <w:t>mini-magnetosphere</w:t>
        </w:r>
      </w:ins>
      <w:ins w:id="4857" w:author="Leon Sandler" w:date="2026-09-06T00:00:00Z">
        <w:r>
          <w:t xml:space="preserve"> </w:t>
        </w:r>
      </w:ins>
      <w:ins w:id="4858" w:author="Leon Sandler" w:date="2026-09-06T00:00:00Z">
        <w:r>
          <w:t>concept;</w:t>
        </w:r>
      </w:ins>
      <w:r>
        <w:t xml:space="preserve"> </w:t>
      </w:r>
      <w:r>
        <w:t>(B)</w:t>
      </w:r>
      <w:r>
        <w:t xml:space="preserve"> </w:t>
      </w:r>
      <w:r>
        <w:t>a</w:t>
      </w:r>
      <w:r>
        <w:t xml:space="preserve"> </w:t>
      </w:r>
      <w:r>
        <w:t>distributed</w:t>
      </w:r>
      <w:r>
        <w:t xml:space="preserve"> </w:t>
      </w:r>
      <w:r>
        <w:t>array</w:t>
      </w:r>
      <w:r>
        <w:t xml:space="preserve"> </w:t>
      </w:r>
      <w:r>
        <w:t>of</w:t>
      </w:r>
      <w:r>
        <w:t xml:space="preserve"> </w:t>
      </w:r>
      <w:r>
        <w:t>22</w:t>
      </w:r>
      <w:r>
        <w:t xml:space="preserve"> </w:t>
      </w:r>
      <w:r>
        <w:t>dipoles</w:t>
      </w:r>
      <w:r>
        <w:t xml:space="preserve"> </w:t>
      </w:r>
      <w:del w:id="4859" w:author="Leon Sandler" w:date="2026-09-06T00:00:00Z">
        <w:r>
          <w:delText>in</w:delText>
        </w:r>
      </w:del>
      <w:ins w:id="4860" w:author="Leon Sandler" w:date="2026-09-06T00:00:00Z">
        <w:r>
          <w:t>arranged</w:t>
        </w:r>
      </w:ins>
      <w:ins w:id="4861" w:author="Leon Sandler" w:date="2026-09-06T00:00:00Z">
        <w:r>
          <w:t xml:space="preserve"> </w:t>
        </w:r>
      </w:ins>
      <w:ins w:id="4862" w:author="Leon Sandler" w:date="2026-09-06T00:00:00Z">
        <w:r>
          <w:t>as</w:t>
        </w:r>
      </w:ins>
      <w:r>
        <w:t xml:space="preserve"> </w:t>
      </w:r>
      <w:r>
        <w:t>two</w:t>
      </w:r>
      <w:r>
        <w:t xml:space="preserve"> </w:t>
      </w:r>
      <w:r>
        <w:t>parallel</w:t>
      </w:r>
      <w:r>
        <w:t xml:space="preserve"> </w:t>
      </w:r>
      <w:r>
        <w:t>fences</w:t>
      </w:r>
      <w:r>
        <w:t xml:space="preserve"> </w:t>
      </w:r>
      <w:r>
        <w:t>200</w:t>
      </w:r>
      <w:r>
        <w:t xml:space="preserve"> </w:t>
      </w:r>
      <w:r>
        <w:t>m</w:t>
      </w:r>
      <w:r>
        <w:t xml:space="preserve"> </w:t>
      </w:r>
      <w:r>
        <w:t>apart,</w:t>
      </w:r>
      <w:ins w:id="4863" w:author="Leon Sandler" w:date="2026-09-06T00:00:00Z">
        <w:r>
          <w:t xml:space="preserve"> </w:t>
        </w:r>
      </w:ins>
      <w:ins w:id="4864" w:author="Leon Sandler" w:date="2026-09-06T00:00:00Z">
        <w:r>
          <w:t>with</w:t>
        </w:r>
      </w:ins>
      <w:r>
        <w:t xml:space="preserve"> </w:t>
      </w:r>
      <w:r>
        <w:t>11</w:t>
      </w:r>
      <w:r>
        <w:t xml:space="preserve"> </w:t>
      </w:r>
      <w:r>
        <w:t>sites</w:t>
      </w:r>
      <w:r>
        <w:t xml:space="preserve"> </w:t>
      </w:r>
      <w:r>
        <w:t>per</w:t>
      </w:r>
      <w:r>
        <w:t xml:space="preserve"> </w:t>
      </w:r>
      <w:r>
        <w:t>fence</w:t>
      </w:r>
      <w:r>
        <w:t xml:space="preserve"> </w:t>
      </w:r>
      <w:r>
        <w:t>at</w:t>
      </w:r>
      <w:r>
        <w:t xml:space="preserve"> </w:t>
      </w:r>
      <w:r>
        <w:t>100</w:t>
      </w:r>
      <w:r>
        <w:t xml:space="preserve"> </w:t>
      </w:r>
      <w:r>
        <w:t>m</w:t>
      </w:r>
      <w:r>
        <w:t xml:space="preserve"> </w:t>
      </w:r>
      <w:del w:id="4865" w:author="Leon Sandler" w:date="2026-09-06T00:00:00Z">
        <w:r>
          <w:delText>spacing,</w:delText>
        </w:r>
      </w:del>
      <w:ins w:id="4866" w:author="Leon Sandler" w:date="2026-09-06T00:00:00Z">
        <w:r>
          <w:t>spacing</w:t>
        </w:r>
      </w:ins>
      <w:ins w:id="4867" w:author="Leon Sandler" w:date="2026-09-06T00:00:00Z">
        <w:r>
          <w:t xml:space="preserve"> </w:t>
        </w:r>
      </w:ins>
      <w:ins w:id="4868" w:author="Leon Sandler" w:date="2026-09-06T00:00:00Z">
        <w:r>
          <w:t>and</w:t>
        </w:r>
      </w:ins>
      <w:r>
        <w:t xml:space="preserve"> </w:t>
      </w:r>
      <w:r>
        <w:t>alternating</w:t>
      </w:r>
      <w:r>
        <w:t xml:space="preserve"> </w:t>
      </w:r>
      <w:del w:id="4869" w:author="Leon Sandler" w:date="2026-09-06T00:00:00Z">
        <w:r>
          <w:delText>polarity;</w:delText>
        </w:r>
      </w:del>
      <w:ins w:id="4870" w:author="Leon Sandler" w:date="2026-09-06T00:00:00Z">
        <w:r>
          <w:t>magnetic</w:t>
        </w:r>
      </w:ins>
      <w:ins w:id="4871" w:author="Leon Sandler" w:date="2026-09-06T00:00:00Z">
        <w:r>
          <w:t xml:space="preserve"> </w:t>
        </w:r>
      </w:ins>
      <w:ins w:id="4872" w:author="Leon Sandler" w:date="2026-09-06T00:00:00Z">
        <w:r>
          <w:t>polarity</w:t>
        </w:r>
      </w:ins>
      <w:ins w:id="4873" w:author="Leon Sandler" w:date="2026-09-06T00:00:00Z">
        <w:r>
          <w:t xml:space="preserve"> </w:t>
        </w:r>
      </w:ins>
      <w:ins w:id="4874" w:author="Leon Sandler" w:date="2026-09-06T00:00:00Z">
        <w:r>
          <w:t>along</w:t>
        </w:r>
      </w:ins>
      <w:ins w:id="4875" w:author="Leon Sandler" w:date="2026-09-06T00:00:00Z">
        <w:r>
          <w:t xml:space="preserve"> </w:t>
        </w:r>
      </w:ins>
      <w:ins w:id="4876" w:author="Leon Sandler" w:date="2026-09-06T00:00:00Z">
        <w:r>
          <w:t>each</w:t>
        </w:r>
      </w:ins>
      <w:ins w:id="4877" w:author="Leon Sandler" w:date="2026-09-06T00:00:00Z">
        <w:r>
          <w:t xml:space="preserve"> </w:t>
        </w:r>
      </w:ins>
      <w:ins w:id="4878" w:author="Leon Sandler" w:date="2026-09-06T00:00:00Z">
        <w:r>
          <w:t>fence,</w:t>
        </w:r>
      </w:ins>
      <w:ins w:id="4879" w:author="Leon Sandler" w:date="2026-09-06T00:00:00Z">
        <w:r>
          <w:t xml:space="preserve"> </w:t>
        </w:r>
      </w:ins>
      <w:ins w:id="4880" w:author="Leon Sandler" w:date="2026-09-06T00:00:00Z">
        <w:r>
          <w:t>representing</w:t>
        </w:r>
      </w:ins>
      <w:ins w:id="4881" w:author="Leon Sandler" w:date="2026-09-06T00:00:00Z">
        <w:r>
          <w:t xml:space="preserve"> </w:t>
        </w:r>
      </w:ins>
      <w:ins w:id="4882" w:author="Leon Sandler" w:date="2026-09-06T00:00:00Z">
        <w:r>
          <w:t>the</w:t>
        </w:r>
      </w:ins>
      <w:ins w:id="4883" w:author="Leon Sandler" w:date="2026-09-06T00:00:00Z">
        <w:r>
          <w:t xml:space="preserve"> </w:t>
        </w:r>
      </w:ins>
      <w:ins w:id="4884" w:author="Leon Sandler" w:date="2026-09-06T00:00:00Z">
        <w:r>
          <w:t>scattering-shield</w:t>
        </w:r>
      </w:ins>
      <w:ins w:id="4885" w:author="Leon Sandler" w:date="2026-09-06T00:00:00Z">
        <w:r>
          <w:t xml:space="preserve"> </w:t>
        </w:r>
      </w:ins>
      <w:ins w:id="4886" w:author="Leon Sandler" w:date="2026-09-06T00:00:00Z">
        <w:r>
          <w:t>alternative;</w:t>
        </w:r>
      </w:ins>
      <w:r>
        <w:t xml:space="preserve"> </w:t>
      </w:r>
      <w:r>
        <w:t>and</w:t>
      </w:r>
      <w:r>
        <w:t xml:space="preserve"> </w:t>
      </w:r>
      <w:r>
        <w:t>(C)</w:t>
      </w:r>
      <w:r>
        <w:t xml:space="preserve"> </w:t>
      </w:r>
      <w:r>
        <w:t>a</w:t>
      </w:r>
      <w:r>
        <w:t xml:space="preserve"> </w:t>
      </w:r>
      <w:r>
        <w:t>chiral</w:t>
      </w:r>
      <w:r>
        <w:t xml:space="preserve"> </w:t>
      </w:r>
      <w:r>
        <w:t>variant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array</w:t>
      </w:r>
      <w:r>
        <w:t xml:space="preserve"> </w:t>
      </w:r>
      <w:del w:id="4887" w:author="Leon Sandler" w:date="2026-09-06T00:00:00Z">
        <w:r>
          <w:delText>with</w:delText>
        </w:r>
      </w:del>
      <w:ins w:id="4888" w:author="Leon Sandler" w:date="2026-09-06T00:00:00Z">
        <w:r>
          <w:t>in</w:t>
        </w:r>
      </w:ins>
      <w:ins w:id="4889" w:author="Leon Sandler" w:date="2026-09-06T00:00:00Z">
        <w:r>
          <w:t xml:space="preserve"> </w:t>
        </w:r>
      </w:ins>
      <w:ins w:id="4890" w:author="Leon Sandler" w:date="2026-09-06T00:00:00Z">
        <w:r>
          <w:t>which</w:t>
        </w:r>
      </w:ins>
      <w:ins w:id="4891" w:author="Leon Sandler" w:date="2026-09-06T00:00:00Z">
        <w:r>
          <w:t xml:space="preserve"> </w:t>
        </w:r>
      </w:ins>
      <w:ins w:id="4892" w:author="Leon Sandler" w:date="2026-09-06T00:00:00Z">
        <w:r>
          <w:t>the</w:t>
        </w:r>
      </w:ins>
      <w:ins w:id="4893" w:author="Leon Sandler" w:date="2026-09-06T00:00:00Z">
        <w:r>
          <w:t xml:space="preserve"> </w:t>
        </w:r>
      </w:ins>
      <w:ins w:id="4894" w:author="Leon Sandler" w:date="2026-09-06T00:00:00Z">
        <w:r>
          <w:t>dipole</w:t>
        </w:r>
      </w:ins>
      <w:r>
        <w:t xml:space="preserve"> </w:t>
      </w:r>
      <w:r>
        <w:t>moments</w:t>
      </w:r>
      <w:ins w:id="4895" w:author="Leon Sandler" w:date="2026-09-06T00:00:00Z">
        <w:r>
          <w:t xml:space="preserve"> </w:t>
        </w:r>
      </w:ins>
      <w:ins w:id="4896" w:author="Leon Sandler" w:date="2026-09-06T00:00:00Z">
        <w:r>
          <w:t>are</w:t>
        </w:r>
      </w:ins>
      <w:r>
        <w:t xml:space="preserve"> </w:t>
      </w:r>
      <w:r>
        <w:t>rotated</w:t>
      </w:r>
      <w:r>
        <w:t xml:space="preserve"> </w:t>
      </w:r>
      <w:r>
        <w:t>helically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del w:id="4897" w:author="Leon Sandler" w:date="2026-09-06T00:00:00Z">
        <w:r>
          <w:delText>fence.</w:delText>
        </w:r>
      </w:del>
      <w:ins w:id="4898" w:author="Leon Sandler" w:date="2026-09-06T00:00:00Z">
        <w:r>
          <w:t>fence</w:t>
        </w:r>
      </w:ins>
      <w:ins w:id="4899" w:author="Leon Sandler" w:date="2026-09-06T00:00:00Z">
        <w:r>
          <w:t xml:space="preserve"> </w:t>
        </w:r>
      </w:ins>
      <w:ins w:id="4900" w:author="Leon Sandler" w:date="2026-09-06T00:00:00Z">
        <w:r>
          <w:t>rather</w:t>
        </w:r>
      </w:ins>
      <w:ins w:id="4901" w:author="Leon Sandler" w:date="2026-09-06T00:00:00Z">
        <w:r>
          <w:t xml:space="preserve"> </w:t>
        </w:r>
      </w:ins>
      <w:ins w:id="4902" w:author="Leon Sandler" w:date="2026-09-06T00:00:00Z">
        <w:r>
          <w:t>than</w:t>
        </w:r>
      </w:ins>
      <w:ins w:id="4903" w:author="Leon Sandler" w:date="2026-09-06T00:00:00Z">
        <w:r>
          <w:t xml:space="preserve"> </w:t>
        </w:r>
      </w:ins>
      <w:ins w:id="4904" w:author="Leon Sandler" w:date="2026-09-06T00:00:00Z">
        <w:r>
          <w:t>alternating</w:t>
        </w:r>
      </w:ins>
      <w:ins w:id="4905" w:author="Leon Sandler" w:date="2026-09-06T00:00:00Z">
        <w:r>
          <w:t xml:space="preserve"> </w:t>
        </w:r>
      </w:ins>
      <w:ins w:id="4906" w:author="Leon Sandler" w:date="2026-09-06T00:00:00Z">
        <w:r>
          <w:t>in</w:t>
        </w:r>
      </w:ins>
      <w:ins w:id="4907" w:author="Leon Sandler" w:date="2026-09-06T00:00:00Z">
        <w:r>
          <w:t xml:space="preserve"> </w:t>
        </w:r>
      </w:ins>
      <w:ins w:id="4908" w:author="Leon Sandler" w:date="2026-09-06T00:00:00Z">
        <w:r>
          <w:t>a</w:t>
        </w:r>
      </w:ins>
      <w:ins w:id="4909" w:author="Leon Sandler" w:date="2026-09-06T00:00:00Z">
        <w:r>
          <w:t xml:space="preserve"> </w:t>
        </w:r>
      </w:ins>
      <w:ins w:id="4910" w:author="Leon Sandler" w:date="2026-09-06T00:00:00Z">
        <w:r>
          <w:t>simple</w:t>
        </w:r>
      </w:ins>
      <w:ins w:id="4911" w:author="Leon Sandler" w:date="2026-09-06T00:00:00Z">
        <w:r>
          <w:t xml:space="preserve"> </w:t>
        </w:r>
      </w:ins>
      <w:ins w:id="4912" w:author="Leon Sandler" w:date="2026-09-06T00:00:00Z">
        <w:r>
          <w:t>two-state</w:t>
        </w:r>
      </w:ins>
      <w:ins w:id="4913" w:author="Leon Sandler" w:date="2026-09-06T00:00:00Z">
        <w:r>
          <w:t xml:space="preserve"> </w:t>
        </w:r>
      </w:ins>
      <w:ins w:id="4914" w:author="Leon Sandler" w:date="2026-09-06T00:00:00Z">
        <w:r>
          <w:t>pattern,</w:t>
        </w:r>
      </w:ins>
      <w:ins w:id="4915" w:author="Leon Sandler" w:date="2026-09-06T00:00:00Z">
        <w:r>
          <w:t xml:space="preserve"> </w:t>
        </w:r>
      </w:ins>
      <w:ins w:id="4916" w:author="Leon Sandler" w:date="2026-09-06T00:00:00Z">
        <w:r>
          <w:t>introduced</w:t>
        </w:r>
      </w:ins>
      <w:ins w:id="4917" w:author="Leon Sandler" w:date="2026-09-06T00:00:00Z">
        <w:r>
          <w:t xml:space="preserve"> </w:t>
        </w:r>
      </w:ins>
      <w:ins w:id="4918" w:author="Leon Sandler" w:date="2026-09-06T00:00:00Z">
        <w:r>
          <w:t>to</w:t>
        </w:r>
      </w:ins>
      <w:ins w:id="4919" w:author="Leon Sandler" w:date="2026-09-06T00:00:00Z">
        <w:r>
          <w:t xml:space="preserve"> </w:t>
        </w:r>
      </w:ins>
      <w:ins w:id="4920" w:author="Leon Sandler" w:date="2026-09-06T00:00:00Z">
        <w:r>
          <w:t>test</w:t>
        </w:r>
      </w:ins>
      <w:ins w:id="4921" w:author="Leon Sandler" w:date="2026-09-06T00:00:00Z">
        <w:r>
          <w:t xml:space="preserve"> </w:t>
        </w:r>
      </w:ins>
      <w:ins w:id="4922" w:author="Leon Sandler" w:date="2026-09-06T00:00:00Z">
        <w:r>
          <w:t>for</w:t>
        </w:r>
      </w:ins>
      <w:ins w:id="4923" w:author="Leon Sandler" w:date="2026-09-06T00:00:00Z">
        <w:r>
          <w:t xml:space="preserve"> </w:t>
        </w:r>
      </w:ins>
      <w:ins w:id="4924" w:author="Leon Sandler" w:date="2026-09-06T00:00:00Z">
        <w:r>
          <w:t>a</w:t>
        </w:r>
      </w:ins>
      <w:ins w:id="4925" w:author="Leon Sandler" w:date="2026-09-06T00:00:00Z">
        <w:r>
          <w:t xml:space="preserve"> </w:t>
        </w:r>
      </w:ins>
      <w:ins w:id="4926" w:author="Leon Sandler" w:date="2026-09-06T00:00:00Z">
        <w:r>
          <w:t>handedness-selective</w:t>
        </w:r>
      </w:ins>
      <w:ins w:id="4927" w:author="Leon Sandler" w:date="2026-09-06T00:00:00Z">
        <w:r>
          <w:t xml:space="preserve"> </w:t>
        </w:r>
      </w:ins>
      <w:ins w:id="4928" w:author="Leon Sandler" w:date="2026-09-06T00:00:00Z">
        <w:r>
          <w:t>transport</w:t>
        </w:r>
      </w:ins>
      <w:ins w:id="4929" w:author="Leon Sandler" w:date="2026-09-06T00:00:00Z">
        <w:r>
          <w:t xml:space="preserve"> </w:t>
        </w:r>
      </w:ins>
      <w:ins w:id="4930" w:author="Leon Sandler" w:date="2026-09-06T00:00:00Z">
        <w:r>
          <w:t>effect</w:t>
        </w:r>
      </w:ins>
      <w:ins w:id="4931" w:author="Leon Sandler" w:date="2026-09-06T00:00:00Z">
        <w:r>
          <w:t xml:space="preserve"> </w:t>
        </w:r>
      </w:ins>
      <w:ins w:id="4932" w:author="Leon Sandler" w:date="2026-09-06T00:00:00Z">
        <w:r>
          <w:t>(Section</w:t>
        </w:r>
      </w:ins>
      <w:ins w:id="4933" w:author="Leon Sandler" w:date="2026-09-06T00:00:00Z">
        <w:r>
          <w:t xml:space="preserve"> </w:t>
        </w:r>
      </w:ins>
      <w:ins w:id="4934" w:author="Leon Sandler" w:date="2026-09-06T00:00:00Z">
        <w:r>
          <w:t>6.3).</w:t>
        </w:r>
      </w:ins>
      <w:ins w:id="4935" w:author="Leon Sandler" w:date="2026-09-06T00:00:00Z">
        <w:r>
          <w:t xml:space="preserve"> </w:t>
        </w:r>
      </w:ins>
      <w:ins w:id="4936" w:author="Leon Sandler" w:date="2026-09-06T00:00:00Z">
        <w:r>
          <w:t>The</w:t>
        </w:r>
      </w:ins>
      <w:ins w:id="4937" w:author="Leon Sandler" w:date="2026-09-06T00:00:00Z">
        <w:r>
          <w:t xml:space="preserve"> </w:t>
        </w:r>
      </w:ins>
      <w:ins w:id="4938" w:author="Leon Sandler" w:date="2026-09-06T00:00:00Z">
        <w:r>
          <w:t>two-fence,</w:t>
        </w:r>
      </w:ins>
      <w:ins w:id="4939" w:author="Leon Sandler" w:date="2026-09-06T00:00:00Z">
        <w:r>
          <w:t xml:space="preserve"> </w:t>
        </w:r>
      </w:ins>
      <w:ins w:id="4940" w:author="Leon Sandler" w:date="2026-09-06T00:00:00Z">
        <w:r>
          <w:t>alternating-polarity</w:t>
        </w:r>
      </w:ins>
      <w:ins w:id="4941" w:author="Leon Sandler" w:date="2026-09-06T00:00:00Z">
        <w:r>
          <w:t xml:space="preserve"> </w:t>
        </w:r>
      </w:ins>
      <w:ins w:id="4942" w:author="Leon Sandler" w:date="2026-09-06T00:00:00Z">
        <w:r>
          <w:t>geometry</w:t>
        </w:r>
      </w:ins>
      <w:ins w:id="4943" w:author="Leon Sandler" w:date="2026-09-06T00:00:00Z">
        <w:r>
          <w:t xml:space="preserve"> </w:t>
        </w:r>
      </w:ins>
      <w:ins w:id="4944" w:author="Leon Sandler" w:date="2026-09-06T00:00:00Z">
        <w:r>
          <w:t>of</w:t>
        </w:r>
      </w:ins>
      <w:ins w:id="4945" w:author="Leon Sandler" w:date="2026-09-06T00:00:00Z">
        <w:r>
          <w:t xml:space="preserve"> </w:t>
        </w:r>
      </w:ins>
      <w:ins w:id="4946" w:author="Leon Sandler" w:date="2026-09-06T00:00:00Z">
        <w:r>
          <w:t>(B)</w:t>
        </w:r>
      </w:ins>
      <w:ins w:id="4947" w:author="Leon Sandler" w:date="2026-09-06T00:00:00Z">
        <w:r>
          <w:t xml:space="preserve"> </w:t>
        </w:r>
      </w:ins>
      <w:ins w:id="4948" w:author="Leon Sandler" w:date="2026-09-06T00:00:00Z">
        <w:r>
          <w:t>is</w:t>
        </w:r>
      </w:ins>
      <w:ins w:id="4949" w:author="Leon Sandler" w:date="2026-09-06T00:00:00Z">
        <w:r>
          <w:t xml:space="preserve"> </w:t>
        </w:r>
      </w:ins>
      <w:ins w:id="4950" w:author="Leon Sandler" w:date="2026-09-06T00:00:00Z">
        <w:r>
          <w:t>chosen</w:t>
        </w:r>
      </w:ins>
      <w:ins w:id="4951" w:author="Leon Sandler" w:date="2026-09-06T00:00:00Z">
        <w:r>
          <w:t xml:space="preserve"> </w:t>
        </w:r>
      </w:ins>
      <w:ins w:id="4952" w:author="Leon Sandler" w:date="2026-09-06T00:00:00Z">
        <w:r>
          <w:t>so</w:t>
        </w:r>
      </w:ins>
      <w:ins w:id="4953" w:author="Leon Sandler" w:date="2026-09-06T00:00:00Z">
        <w:r>
          <w:t xml:space="preserve"> </w:t>
        </w:r>
      </w:ins>
      <w:ins w:id="4954" w:author="Leon Sandler" w:date="2026-09-06T00:00:00Z">
        <w:r>
          <w:t>that</w:t>
        </w:r>
      </w:ins>
      <w:ins w:id="4955" w:author="Leon Sandler" w:date="2026-09-06T00:00:00Z">
        <w:r>
          <w:t xml:space="preserve"> </w:t>
        </w:r>
      </w:ins>
      <w:ins w:id="4956" w:author="Leon Sandler" w:date="2026-09-06T00:00:00Z">
        <w:r>
          <w:t>a</w:t>
        </w:r>
      </w:ins>
      <w:ins w:id="4957" w:author="Leon Sandler" w:date="2026-09-06T00:00:00Z">
        <w:r>
          <w:t xml:space="preserve"> </w:t>
        </w:r>
      </w:ins>
      <w:ins w:id="4958" w:author="Leon Sandler" w:date="2026-09-06T00:00:00Z">
        <w:r>
          <w:t>particle</w:t>
        </w:r>
      </w:ins>
      <w:ins w:id="4959" w:author="Leon Sandler" w:date="2026-09-06T00:00:00Z">
        <w:r>
          <w:t xml:space="preserve"> </w:t>
        </w:r>
      </w:ins>
      <w:ins w:id="4960" w:author="Leon Sandler" w:date="2026-09-06T00:00:00Z">
        <w:r>
          <w:t>threading</w:t>
        </w:r>
      </w:ins>
      <w:ins w:id="4961" w:author="Leon Sandler" w:date="2026-09-06T00:00:00Z">
        <w:r>
          <w:t xml:space="preserve"> </w:t>
        </w:r>
      </w:ins>
      <w:ins w:id="4962" w:author="Leon Sandler" w:date="2026-09-06T00:00:00Z">
        <w:r>
          <w:t>the</w:t>
        </w:r>
      </w:ins>
      <w:ins w:id="4963" w:author="Leon Sandler" w:date="2026-09-06T00:00:00Z">
        <w:r>
          <w:t xml:space="preserve"> </w:t>
        </w:r>
      </w:ins>
      <w:ins w:id="4964" w:author="Leon Sandler" w:date="2026-09-06T00:00:00Z">
        <w:r>
          <w:t>corridor</w:t>
        </w:r>
      </w:ins>
      <w:ins w:id="4965" w:author="Leon Sandler" w:date="2026-09-06T00:00:00Z">
        <w:r>
          <w:t xml:space="preserve"> </w:t>
        </w:r>
      </w:ins>
      <w:ins w:id="4966" w:author="Leon Sandler" w:date="2026-09-06T00:00:00Z">
        <w:r>
          <w:t>between</w:t>
        </w:r>
      </w:ins>
      <w:ins w:id="4967" w:author="Leon Sandler" w:date="2026-09-06T00:00:00Z">
        <w:r>
          <w:t xml:space="preserve"> </w:t>
        </w:r>
      </w:ins>
      <w:ins w:id="4968" w:author="Leon Sandler" w:date="2026-09-06T00:00:00Z">
        <w:r>
          <w:t>the</w:t>
        </w:r>
      </w:ins>
      <w:ins w:id="4969" w:author="Leon Sandler" w:date="2026-09-06T00:00:00Z">
        <w:r>
          <w:t xml:space="preserve"> </w:t>
        </w:r>
      </w:ins>
      <w:ins w:id="4970" w:author="Leon Sandler" w:date="2026-09-06T00:00:00Z">
        <w:r>
          <w:t>fences</w:t>
        </w:r>
      </w:ins>
      <w:ins w:id="4971" w:author="Leon Sandler" w:date="2026-09-06T00:00:00Z">
        <w:r>
          <w:t xml:space="preserve"> </w:t>
        </w:r>
      </w:ins>
      <w:ins w:id="4972" w:author="Leon Sandler" w:date="2026-09-06T00:00:00Z">
        <w:r>
          <w:t>encounters</w:t>
        </w:r>
      </w:ins>
      <w:ins w:id="4973" w:author="Leon Sandler" w:date="2026-09-06T00:00:00Z">
        <w:r>
          <w:t xml:space="preserve"> </w:t>
        </w:r>
      </w:ins>
      <w:ins w:id="4974" w:author="Leon Sandler" w:date="2026-09-06T00:00:00Z">
        <w:r>
          <w:t>oppositely</w:t>
        </w:r>
      </w:ins>
      <w:ins w:id="4975" w:author="Leon Sandler" w:date="2026-09-06T00:00:00Z">
        <w:r>
          <w:t xml:space="preserve"> </w:t>
        </w:r>
      </w:ins>
      <w:ins w:id="4976" w:author="Leon Sandler" w:date="2026-09-06T00:00:00Z">
        <w:r>
          <w:t>directed</w:t>
        </w:r>
      </w:ins>
      <w:ins w:id="4977" w:author="Leon Sandler" w:date="2026-09-06T00:00:00Z">
        <w:r>
          <w:t xml:space="preserve"> </w:t>
        </w:r>
      </w:ins>
      <w:ins w:id="4978" w:author="Leon Sandler" w:date="2026-09-06T00:00:00Z">
        <w:r>
          <w:t>deflections</w:t>
        </w:r>
      </w:ins>
      <w:ins w:id="4979" w:author="Leon Sandler" w:date="2026-09-06T00:00:00Z">
        <w:r>
          <w:t xml:space="preserve"> </w:t>
        </w:r>
      </w:ins>
      <w:ins w:id="4980" w:author="Leon Sandler" w:date="2026-09-06T00:00:00Z">
        <w:r>
          <w:t>in</w:t>
        </w:r>
      </w:ins>
      <w:ins w:id="4981" w:author="Leon Sandler" w:date="2026-09-06T00:00:00Z">
        <w:r>
          <w:t xml:space="preserve"> </w:t>
        </w:r>
      </w:ins>
      <w:ins w:id="4982" w:author="Leon Sandler" w:date="2026-09-06T00:00:00Z">
        <w:r>
          <w:t>sequence,</w:t>
        </w:r>
      </w:ins>
      <w:ins w:id="4983" w:author="Leon Sandler" w:date="2026-09-06T00:00:00Z">
        <w:r>
          <w:t xml:space="preserve"> </w:t>
        </w:r>
      </w:ins>
      <w:ins w:id="4984" w:author="Leon Sandler" w:date="2026-09-06T00:00:00Z">
        <w:r>
          <w:t>which</w:t>
        </w:r>
      </w:ins>
      <w:ins w:id="4985" w:author="Leon Sandler" w:date="2026-09-06T00:00:00Z">
        <w:r>
          <w:t xml:space="preserve"> </w:t>
        </w:r>
      </w:ins>
      <w:ins w:id="4986" w:author="Leon Sandler" w:date="2026-09-06T00:00:00Z">
        <w:r>
          <w:t>increases</w:t>
        </w:r>
      </w:ins>
      <w:ins w:id="4987" w:author="Leon Sandler" w:date="2026-09-06T00:00:00Z">
        <w:r>
          <w:t xml:space="preserve"> </w:t>
        </w:r>
      </w:ins>
      <w:ins w:id="4988" w:author="Leon Sandler" w:date="2026-09-06T00:00:00Z">
        <w:r>
          <w:t>the</w:t>
        </w:r>
      </w:ins>
      <w:ins w:id="4989" w:author="Leon Sandler" w:date="2026-09-06T00:00:00Z">
        <w:r>
          <w:t xml:space="preserve"> </w:t>
        </w:r>
      </w:ins>
      <w:ins w:id="4990" w:author="Leon Sandler" w:date="2026-09-06T00:00:00Z">
        <w:r>
          <w:t>effective</w:t>
        </w:r>
      </w:ins>
      <w:ins w:id="4991" w:author="Leon Sandler" w:date="2026-09-06T00:00:00Z">
        <w:r>
          <w:t xml:space="preserve"> </w:t>
        </w:r>
      </w:ins>
      <w:ins w:id="4992" w:author="Leon Sandler" w:date="2026-09-06T00:00:00Z">
        <w:r>
          <w:t>path</w:t>
        </w:r>
      </w:ins>
      <w:ins w:id="4993" w:author="Leon Sandler" w:date="2026-09-06T00:00:00Z">
        <w:r>
          <w:t xml:space="preserve"> </w:t>
        </w:r>
      </w:ins>
      <w:ins w:id="4994" w:author="Leon Sandler" w:date="2026-09-06T00:00:00Z">
        <w:r>
          <w:t>length</w:t>
        </w:r>
      </w:ins>
      <w:ins w:id="4995" w:author="Leon Sandler" w:date="2026-09-06T00:00:00Z">
        <w:r>
          <w:t xml:space="preserve"> </w:t>
        </w:r>
      </w:ins>
      <w:ins w:id="4996" w:author="Leon Sandler" w:date="2026-09-06T00:00:00Z">
        <w:r>
          <w:t>over</w:t>
        </w:r>
      </w:ins>
      <w:ins w:id="4997" w:author="Leon Sandler" w:date="2026-09-06T00:00:00Z">
        <w:r>
          <w:t xml:space="preserve"> </w:t>
        </w:r>
      </w:ins>
      <w:ins w:id="4998" w:author="Leon Sandler" w:date="2026-09-06T00:00:00Z">
        <w:r>
          <w:t>which</w:t>
        </w:r>
      </w:ins>
      <w:ins w:id="4999" w:author="Leon Sandler" w:date="2026-09-06T00:00:00Z">
        <w:r>
          <w:t xml:space="preserve"> </w:t>
        </w:r>
      </w:ins>
      <w:ins w:id="5000" w:author="Leon Sandler" w:date="2026-09-06T00:00:00Z">
        <w:r>
          <w:t>scattering</w:t>
        </w:r>
      </w:ins>
      <w:ins w:id="5001" w:author="Leon Sandler" w:date="2026-09-06T00:00:00Z">
        <w:r>
          <w:t xml:space="preserve"> </w:t>
        </w:r>
      </w:ins>
      <w:ins w:id="5002" w:author="Leon Sandler" w:date="2026-09-06T00:00:00Z">
        <w:r>
          <w:t>accumulates</w:t>
        </w:r>
      </w:ins>
      <w:ins w:id="5003" w:author="Leon Sandler" w:date="2026-09-06T00:00:00Z">
        <w:r>
          <w:t xml:space="preserve"> </w:t>
        </w:r>
      </w:ins>
      <w:ins w:id="5004" w:author="Leon Sandler" w:date="2026-09-06T00:00:00Z">
        <w:r>
          <w:t>relative</w:t>
        </w:r>
      </w:ins>
      <w:ins w:id="5005" w:author="Leon Sandler" w:date="2026-09-06T00:00:00Z">
        <w:r>
          <w:t xml:space="preserve"> </w:t>
        </w:r>
      </w:ins>
      <w:ins w:id="5006" w:author="Leon Sandler" w:date="2026-09-06T00:00:00Z">
        <w:r>
          <w:t>to</w:t>
        </w:r>
      </w:ins>
      <w:ins w:id="5007" w:author="Leon Sandler" w:date="2026-09-06T00:00:00Z">
        <w:r>
          <w:t xml:space="preserve"> </w:t>
        </w:r>
      </w:ins>
      <w:ins w:id="5008" w:author="Leon Sandler" w:date="2026-09-06T00:00:00Z">
        <w:r>
          <w:t>a</w:t>
        </w:r>
      </w:ins>
      <w:ins w:id="5009" w:author="Leon Sandler" w:date="2026-09-06T00:00:00Z">
        <w:r>
          <w:t xml:space="preserve"> </w:t>
        </w:r>
      </w:ins>
      <w:ins w:id="5010" w:author="Leon Sandler" w:date="2026-09-06T00:00:00Z">
        <w:r>
          <w:t>single</w:t>
        </w:r>
      </w:ins>
      <w:ins w:id="5011" w:author="Leon Sandler" w:date="2026-09-06T00:00:00Z">
        <w:r>
          <w:t xml:space="preserve"> </w:t>
        </w:r>
      </w:ins>
      <w:ins w:id="5012" w:author="Leon Sandler" w:date="2026-09-06T00:00:00Z">
        <w:r>
          <w:t>fence</w:t>
        </w:r>
      </w:ins>
      <w:ins w:id="5013" w:author="Leon Sandler" w:date="2026-09-06T00:00:00Z">
        <w:r>
          <w:t xml:space="preserve"> </w:t>
        </w:r>
      </w:ins>
      <w:ins w:id="5014" w:author="Leon Sandler" w:date="2026-09-06T00:00:00Z">
        <w:r>
          <w:t>line.</w:t>
        </w:r>
      </w:ins>
    </w:p>
    <w:p>
      <w:del w:id="5015" w:author="Leon Sandler" w:date="2026-09-06T00:00:00Z">
        <w:r>
          <w:delText>3.</w:delText>
        </w:r>
      </w:del>
      <w:ins w:id="5016" w:author="Leon Sandler" w:date="2026-09-06T00:00:00Z">
        <w:r>
          <w:t>4.</w:t>
        </w:r>
      </w:ins>
      <w:r>
        <w:t xml:space="preserve"> </w:t>
      </w:r>
      <w:del w:id="5017" w:author="Leon Sandler" w:date="2026-09-06T00:00:00Z">
        <w:r>
          <w:delText>Methods</w:delText>
        </w:r>
      </w:del>
      <w:ins w:id="5018" w:author="Leon Sandler" w:date="2026-09-06T00:00:00Z">
        <w:r>
          <w:t>Particle</w:t>
        </w:r>
      </w:ins>
      <w:ins w:id="5019" w:author="Leon Sandler" w:date="2026-09-06T00:00:00Z">
        <w:r>
          <w:t xml:space="preserve"> </w:t>
        </w:r>
      </w:ins>
      <w:ins w:id="5020" w:author="Leon Sandler" w:date="2026-09-06T00:00:00Z">
        <w:r>
          <w:t>Simulation</w:t>
        </w:r>
      </w:ins>
      <w:ins w:id="5021" w:author="Leon Sandler" w:date="2026-09-06T00:00:00Z">
        <w:r>
          <w:t xml:space="preserve"> </w:t>
        </w:r>
      </w:ins>
      <w:ins w:id="5022" w:author="Leon Sandler" w:date="2026-09-06T00:00:00Z">
        <w:r>
          <w:t>Method</w:t>
        </w:r>
      </w:ins>
    </w:p>
    <w:p>
      <w:r>
        <w:t>Each</w:t>
      </w:r>
      <w:r>
        <w:t xml:space="preserve"> </w:t>
      </w:r>
      <w:r>
        <w:t>magnetic</w:t>
      </w:r>
      <w:r>
        <w:t xml:space="preserve"> </w:t>
      </w:r>
      <w:r>
        <w:t>source</w:t>
      </w:r>
      <w:r>
        <w:t xml:space="preserve"> </w:t>
      </w:r>
      <w:r>
        <w:t>is</w:t>
      </w:r>
      <w:r>
        <w:t xml:space="preserve"> </w:t>
      </w:r>
      <w:r>
        <w:t>modeled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softened</w:t>
      </w:r>
      <w:r>
        <w:t xml:space="preserve"> </w:t>
      </w:r>
      <w:r>
        <w:t>point</w:t>
      </w:r>
      <w:r>
        <w:t xml:space="preserve"> </w:t>
      </w:r>
      <w:r>
        <w:t>dipole,</w:t>
      </w:r>
      <w:r>
        <w:t xml:space="preserve"> </w:t>
      </w:r>
      <w:r>
        <w:t>B(r)</w:t>
      </w:r>
      <w:r>
        <w:t xml:space="preserve"> </w:t>
      </w:r>
      <w:r>
        <w:t>=</w:t>
      </w:r>
      <w:r>
        <w:t xml:space="preserve"> </w:t>
      </w:r>
      <w:r>
        <w:t>(μ0/4π)[3(m·r̂)r̂</w:t>
      </w:r>
      <w:r>
        <w:t xml:space="preserve"> </w:t>
      </w:r>
      <w:r>
        <w:t>−</w:t>
      </w:r>
      <w:r>
        <w:t xml:space="preserve"> </w:t>
      </w:r>
      <w:r>
        <w:t>m]/(r²</w:t>
      </w:r>
      <w:r>
        <w:t xml:space="preserve"> </w:t>
      </w:r>
      <w:r>
        <w:t>+</w:t>
      </w:r>
      <w:r>
        <w:t xml:space="preserve"> </w:t>
      </w:r>
      <w:del w:id="5023" w:author="Leon Sandler" w:date="2026-09-06T00:00:00Z">
        <w:r>
          <w:delText>a²)^{3/2}</w:delText>
        </w:r>
      </w:del>
      <w:ins w:id="5024" w:author="Leon Sandler" w:date="2026-09-06T00:00:00Z">
        <w:r>
          <w:t>a²)^{3/2},</w:t>
        </w:r>
      </w:ins>
      <w:r>
        <w:t xml:space="preserve"> </w:t>
      </w:r>
      <w:r>
        <w:t>with</w:t>
      </w:r>
      <w:r>
        <w:t xml:space="preserve"> </w:t>
      </w:r>
      <w:r>
        <w:t>softening</w:t>
      </w:r>
      <w:r>
        <w:t xml:space="preserve"> </w:t>
      </w:r>
      <w:r>
        <w:t>length</w:t>
      </w:r>
      <w:r>
        <w:t xml:space="preserve"> </w:t>
      </w:r>
      <w:r>
        <w:t>a</w:t>
      </w:r>
      <w:r>
        <w:t xml:space="preserve"> </w:t>
      </w:r>
      <w:r>
        <w:t>=</w:t>
      </w:r>
      <w:r>
        <w:t xml:space="preserve"> </w:t>
      </w:r>
      <w:r>
        <w:t>25</w:t>
      </w:r>
      <w:r>
        <w:t xml:space="preserve"> </w:t>
      </w:r>
      <w:r>
        <w:t>m</w:t>
      </w:r>
      <w:r>
        <w:t xml:space="preserve"> </w:t>
      </w:r>
      <w:r>
        <w:t>representing</w:t>
      </w:r>
      <w:r>
        <w:t xml:space="preserve"> </w:t>
      </w:r>
      <w:ins w:id="5025" w:author="Leon Sandler" w:date="2026-09-06T00:00:00Z">
        <w:r>
          <w:t>the</w:t>
        </w:r>
      </w:ins>
      <w:ins w:id="5026" w:author="Leon Sandler" w:date="2026-09-06T00:00:00Z">
        <w:r>
          <w:t xml:space="preserve"> </w:t>
        </w:r>
      </w:ins>
      <w:r>
        <w:t>finite</w:t>
      </w:r>
      <w:ins w:id="5027" w:author="Leon Sandler" w:date="2026-09-06T00:00:00Z">
        <w:r>
          <w:t xml:space="preserve"> </w:t>
        </w:r>
      </w:ins>
      <w:ins w:id="5028" w:author="Leon Sandler" w:date="2026-09-06T00:00:00Z">
        <w:r>
          <w:t>physical</w:t>
        </w:r>
      </w:ins>
      <w:ins w:id="5029" w:author="Leon Sandler" w:date="2026-09-06T00:00:00Z">
        <w:r>
          <w:t xml:space="preserve"> </w:t>
        </w:r>
      </w:ins>
      <w:ins w:id="5030" w:author="Leon Sandler" w:date="2026-09-06T00:00:00Z">
        <w:r>
          <w:t>extent</w:t>
        </w:r>
      </w:ins>
      <w:ins w:id="5031" w:author="Leon Sandler" w:date="2026-09-06T00:00:00Z">
        <w:r>
          <w:t xml:space="preserve"> </w:t>
        </w:r>
      </w:ins>
      <w:ins w:id="5032" w:author="Leon Sandler" w:date="2026-09-06T00:00:00Z">
        <w:r>
          <w:t>of</w:t>
        </w:r>
      </w:ins>
      <w:ins w:id="5033" w:author="Leon Sandler" w:date="2026-09-06T00:00:00Z">
        <w:r>
          <w:t xml:space="preserve"> </w:t>
        </w:r>
      </w:ins>
      <w:ins w:id="5034" w:author="Leon Sandler" w:date="2026-09-06T00:00:00Z">
        <w:r>
          <w:t>a</w:t>
        </w:r>
      </w:ins>
      <w:ins w:id="5035" w:author="Leon Sandler" w:date="2026-09-06T00:00:00Z">
        <w:r>
          <w:t xml:space="preserve"> </w:t>
        </w:r>
      </w:ins>
      <w:ins w:id="5036" w:author="Leon Sandler" w:date="2026-09-06T00:00:00Z">
        <w:r>
          <w:t>real</w:t>
        </w:r>
      </w:ins>
      <w:r>
        <w:t xml:space="preserve"> </w:t>
      </w:r>
      <w:r>
        <w:t>coil</w:t>
      </w:r>
      <w:r>
        <w:t xml:space="preserve"> </w:t>
      </w:r>
      <w:del w:id="5037" w:author="Leon Sandler" w:date="2026-09-06T00:00:00Z">
        <w:r>
          <w:delText>extent.</w:delText>
        </w:r>
      </w:del>
      <w:ins w:id="5038" w:author="Leon Sandler" w:date="2026-09-06T00:00:00Z">
        <w:r>
          <w:t>and</w:t>
        </w:r>
      </w:ins>
      <w:ins w:id="5039" w:author="Leon Sandler" w:date="2026-09-06T00:00:00Z">
        <w:r>
          <w:t xml:space="preserve"> </w:t>
        </w:r>
      </w:ins>
      <w:ins w:id="5040" w:author="Leon Sandler" w:date="2026-09-06T00:00:00Z">
        <w:r>
          <w:t>avoiding</w:t>
        </w:r>
      </w:ins>
      <w:ins w:id="5041" w:author="Leon Sandler" w:date="2026-09-06T00:00:00Z">
        <w:r>
          <w:t xml:space="preserve"> </w:t>
        </w:r>
      </w:ins>
      <w:ins w:id="5042" w:author="Leon Sandler" w:date="2026-09-06T00:00:00Z">
        <w:r>
          <w:t>the</w:t>
        </w:r>
      </w:ins>
      <w:ins w:id="5043" w:author="Leon Sandler" w:date="2026-09-06T00:00:00Z">
        <w:r>
          <w:t xml:space="preserve"> </w:t>
        </w:r>
      </w:ins>
      <w:ins w:id="5044" w:author="Leon Sandler" w:date="2026-09-06T00:00:00Z">
        <w:r>
          <w:t>unphysical</w:t>
        </w:r>
      </w:ins>
      <w:ins w:id="5045" w:author="Leon Sandler" w:date="2026-09-06T00:00:00Z">
        <w:r>
          <w:t xml:space="preserve"> </w:t>
        </w:r>
      </w:ins>
      <w:ins w:id="5046" w:author="Leon Sandler" w:date="2026-09-06T00:00:00Z">
        <w:r>
          <w:t>divergence</w:t>
        </w:r>
      </w:ins>
      <w:ins w:id="5047" w:author="Leon Sandler" w:date="2026-09-06T00:00:00Z">
        <w:r>
          <w:t xml:space="preserve"> </w:t>
        </w:r>
      </w:ins>
      <w:ins w:id="5048" w:author="Leon Sandler" w:date="2026-09-06T00:00:00Z">
        <w:r>
          <w:t>of</w:t>
        </w:r>
      </w:ins>
      <w:ins w:id="5049" w:author="Leon Sandler" w:date="2026-09-06T00:00:00Z">
        <w:r>
          <w:t xml:space="preserve"> </w:t>
        </w:r>
      </w:ins>
      <w:ins w:id="5050" w:author="Leon Sandler" w:date="2026-09-06T00:00:00Z">
        <w:r>
          <w:t>an</w:t>
        </w:r>
      </w:ins>
      <w:ins w:id="5051" w:author="Leon Sandler" w:date="2026-09-06T00:00:00Z">
        <w:r>
          <w:t xml:space="preserve"> </w:t>
        </w:r>
      </w:ins>
      <w:ins w:id="5052" w:author="Leon Sandler" w:date="2026-09-06T00:00:00Z">
        <w:r>
          <w:t>ideal</w:t>
        </w:r>
      </w:ins>
      <w:ins w:id="5053" w:author="Leon Sandler" w:date="2026-09-06T00:00:00Z">
        <w:r>
          <w:t xml:space="preserve"> </w:t>
        </w:r>
      </w:ins>
      <w:ins w:id="5054" w:author="Leon Sandler" w:date="2026-09-06T00:00:00Z">
        <w:r>
          <w:t>point</w:t>
        </w:r>
      </w:ins>
      <w:ins w:id="5055" w:author="Leon Sandler" w:date="2026-09-06T00:00:00Z">
        <w:r>
          <w:t xml:space="preserve"> </w:t>
        </w:r>
      </w:ins>
      <w:ins w:id="5056" w:author="Leon Sandler" w:date="2026-09-06T00:00:00Z">
        <w:r>
          <w:t>dipole</w:t>
        </w:r>
      </w:ins>
      <w:ins w:id="5057" w:author="Leon Sandler" w:date="2026-09-06T00:00:00Z">
        <w:r>
          <w:t xml:space="preserve"> </w:t>
        </w:r>
      </w:ins>
      <w:ins w:id="5058" w:author="Leon Sandler" w:date="2026-09-06T00:00:00Z">
        <w:r>
          <w:t>at</w:t>
        </w:r>
      </w:ins>
      <w:ins w:id="5059" w:author="Leon Sandler" w:date="2026-09-06T00:00:00Z">
        <w:r>
          <w:t xml:space="preserve"> </w:t>
        </w:r>
      </w:ins>
      <w:ins w:id="5060" w:author="Leon Sandler" w:date="2026-09-06T00:00:00Z">
        <w:r>
          <w:t>short</w:t>
        </w:r>
      </w:ins>
      <w:ins w:id="5061" w:author="Leon Sandler" w:date="2026-09-06T00:00:00Z">
        <w:r>
          <w:t xml:space="preserve"> </w:t>
        </w:r>
      </w:ins>
      <w:ins w:id="5062" w:author="Leon Sandler" w:date="2026-09-06T00:00:00Z">
        <w:r>
          <w:t>range.</w:t>
        </w:r>
      </w:ins>
      <w:r>
        <w:t xml:space="preserve"> </w:t>
      </w:r>
      <w:r>
        <w:t>Protons</w:t>
      </w:r>
      <w:r>
        <w:t xml:space="preserve"> </w:t>
      </w:r>
      <w:r>
        <w:t>are</w:t>
      </w:r>
      <w:r>
        <w:t xml:space="preserve"> </w:t>
      </w:r>
      <w:r>
        <w:t>advanced</w:t>
      </w:r>
      <w:r>
        <w:t xml:space="preserve"> </w:t>
      </w:r>
      <w:del w:id="5063" w:author="Leon Sandler" w:date="2026-09-06T00:00:00Z">
        <w:r>
          <w:delText>with</w:delText>
        </w:r>
      </w:del>
      <w:ins w:id="5064" w:author="Leon Sandler" w:date="2026-09-06T00:00:00Z">
        <w:r>
          <w:t>using</w:t>
        </w:r>
      </w:ins>
      <w:r>
        <w:t xml:space="preserve"> </w:t>
      </w:r>
      <w:r>
        <w:t>the</w:t>
      </w:r>
      <w:r>
        <w:t xml:space="preserve"> </w:t>
      </w:r>
      <w:r>
        <w:t>relativistic</w:t>
      </w:r>
      <w:r>
        <w:t xml:space="preserve"> </w:t>
      </w:r>
      <w:r>
        <w:t>Boris</w:t>
      </w:r>
      <w:r>
        <w:t xml:space="preserve"> </w:t>
      </w:r>
      <w:del w:id="5065" w:author="Leon Sandler" w:date="2026-09-06T00:00:00Z">
        <w:r>
          <w:delText>algorithm,</w:delText>
        </w:r>
      </w:del>
      <w:ins w:id="5066" w:author="Leon Sandler" w:date="2026-09-06T00:00:00Z">
        <w:r>
          <w:t>algorithm</w:t>
        </w:r>
      </w:ins>
      <w:r>
        <w:t xml:space="preserve"> </w:t>
      </w:r>
      <w:del w:id="5067" w:author="Leon Sandler" w:date="2026-09-06T00:00:00Z">
        <w:r>
          <w:delText>which</w:delText>
        </w:r>
      </w:del>
      <w:ins w:id="5068" w:author="Leon Sandler" w:date="2026-09-06T00:00:00Z">
        <w:r>
          <w:t>(Boris,</w:t>
        </w:r>
      </w:ins>
      <w:ins w:id="5069" w:author="Leon Sandler" w:date="2026-09-06T00:00:00Z">
        <w:r>
          <w:t xml:space="preserve"> </w:t>
        </w:r>
      </w:ins>
      <w:ins w:id="5070" w:author="Leon Sandler" w:date="2026-09-06T00:00:00Z">
        <w:r>
          <w:t>1970),</w:t>
        </w:r>
      </w:ins>
      <w:ins w:id="5071" w:author="Leon Sandler" w:date="2026-09-06T00:00:00Z">
        <w:r>
          <w:t xml:space="preserve"> </w:t>
        </w:r>
      </w:ins>
      <w:ins w:id="5072" w:author="Leon Sandler" w:date="2026-09-06T00:00:00Z">
        <w:r>
          <w:t>a</w:t>
        </w:r>
      </w:ins>
      <w:ins w:id="5073" w:author="Leon Sandler" w:date="2026-09-06T00:00:00Z">
        <w:r>
          <w:t xml:space="preserve"> </w:t>
        </w:r>
      </w:ins>
      <w:ins w:id="5074" w:author="Leon Sandler" w:date="2026-09-06T00:00:00Z">
        <w:r>
          <w:t>leapfrog-type</w:t>
        </w:r>
      </w:ins>
      <w:ins w:id="5075" w:author="Leon Sandler" w:date="2026-09-06T00:00:00Z">
        <w:r>
          <w:t xml:space="preserve"> </w:t>
        </w:r>
      </w:ins>
      <w:ins w:id="5076" w:author="Leon Sandler" w:date="2026-09-06T00:00:00Z">
        <w:r>
          <w:t>integrator</w:t>
        </w:r>
      </w:ins>
      <w:ins w:id="5077" w:author="Leon Sandler" w:date="2026-09-06T00:00:00Z">
        <w:r>
          <w:t xml:space="preserve"> </w:t>
        </w:r>
      </w:ins>
      <w:ins w:id="5078" w:author="Leon Sandler" w:date="2026-09-06T00:00:00Z">
        <w:r>
          <w:t>that</w:t>
        </w:r>
      </w:ins>
      <w:ins w:id="5079" w:author="Leon Sandler" w:date="2026-09-06T00:00:00Z">
        <w:r>
          <w:t xml:space="preserve"> </w:t>
        </w:r>
      </w:ins>
      <w:ins w:id="5080" w:author="Leon Sandler" w:date="2026-09-06T00:00:00Z">
        <w:r>
          <w:t>separates</w:t>
        </w:r>
      </w:ins>
      <w:ins w:id="5081" w:author="Leon Sandler" w:date="2026-09-06T00:00:00Z">
        <w:r>
          <w:t xml:space="preserve"> </w:t>
        </w:r>
      </w:ins>
      <w:ins w:id="5082" w:author="Leon Sandler" w:date="2026-09-06T00:00:00Z">
        <w:r>
          <w:t>the</w:t>
        </w:r>
      </w:ins>
      <w:ins w:id="5083" w:author="Leon Sandler" w:date="2026-09-06T00:00:00Z">
        <w:r>
          <w:t xml:space="preserve"> </w:t>
        </w:r>
      </w:ins>
      <w:ins w:id="5084" w:author="Leon Sandler" w:date="2026-09-06T00:00:00Z">
        <w:r>
          <w:t>electric</w:t>
        </w:r>
      </w:ins>
      <w:ins w:id="5085" w:author="Leon Sandler" w:date="2026-09-06T00:00:00Z">
        <w:r>
          <w:t xml:space="preserve"> </w:t>
        </w:r>
      </w:ins>
      <w:ins w:id="5086" w:author="Leon Sandler" w:date="2026-09-06T00:00:00Z">
        <w:r>
          <w:t>and</w:t>
        </w:r>
      </w:ins>
      <w:ins w:id="5087" w:author="Leon Sandler" w:date="2026-09-06T00:00:00Z">
        <w:r>
          <w:t xml:space="preserve"> </w:t>
        </w:r>
      </w:ins>
      <w:ins w:id="5088" w:author="Leon Sandler" w:date="2026-09-06T00:00:00Z">
        <w:r>
          <w:t>magnetic</w:t>
        </w:r>
      </w:ins>
      <w:ins w:id="5089" w:author="Leon Sandler" w:date="2026-09-06T00:00:00Z">
        <w:r>
          <w:t xml:space="preserve"> </w:t>
        </w:r>
      </w:ins>
      <w:ins w:id="5090" w:author="Leon Sandler" w:date="2026-09-06T00:00:00Z">
        <w:r>
          <w:t>force</w:t>
        </w:r>
      </w:ins>
      <w:ins w:id="5091" w:author="Leon Sandler" w:date="2026-09-06T00:00:00Z">
        <w:r>
          <w:t xml:space="preserve"> </w:t>
        </w:r>
      </w:ins>
      <w:ins w:id="5092" w:author="Leon Sandler" w:date="2026-09-06T00:00:00Z">
        <w:r>
          <w:t>updates</w:t>
        </w:r>
      </w:ins>
      <w:ins w:id="5093" w:author="Leon Sandler" w:date="2026-09-06T00:00:00Z">
        <w:r>
          <w:t xml:space="preserve"> </w:t>
        </w:r>
      </w:ins>
      <w:ins w:id="5094" w:author="Leon Sandler" w:date="2026-09-06T00:00:00Z">
        <w:r>
          <w:t>and</w:t>
        </w:r>
      </w:ins>
      <w:ins w:id="5095" w:author="Leon Sandler" w:date="2026-09-06T00:00:00Z">
        <w:r>
          <w:t xml:space="preserve"> </w:t>
        </w:r>
      </w:ins>
      <w:ins w:id="5096" w:author="Leon Sandler" w:date="2026-09-06T00:00:00Z">
        <w:r>
          <w:t>rotates</w:t>
        </w:r>
      </w:ins>
      <w:ins w:id="5097" w:author="Leon Sandler" w:date="2026-09-06T00:00:00Z">
        <w:r>
          <w:t xml:space="preserve"> </w:t>
        </w:r>
      </w:ins>
      <w:ins w:id="5098" w:author="Leon Sandler" w:date="2026-09-06T00:00:00Z">
        <w:r>
          <w:t>the</w:t>
        </w:r>
      </w:ins>
      <w:ins w:id="5099" w:author="Leon Sandler" w:date="2026-09-06T00:00:00Z">
        <w:r>
          <w:t xml:space="preserve"> </w:t>
        </w:r>
      </w:ins>
      <w:ins w:id="5100" w:author="Leon Sandler" w:date="2026-09-06T00:00:00Z">
        <w:r>
          <w:t>momentum</w:t>
        </w:r>
      </w:ins>
      <w:ins w:id="5101" w:author="Leon Sandler" w:date="2026-09-06T00:00:00Z">
        <w:r>
          <w:t xml:space="preserve"> </w:t>
        </w:r>
      </w:ins>
      <w:ins w:id="5102" w:author="Leon Sandler" w:date="2026-09-06T00:00:00Z">
        <w:r>
          <w:t>vector</w:t>
        </w:r>
      </w:ins>
      <w:ins w:id="5103" w:author="Leon Sandler" w:date="2026-09-06T00:00:00Z">
        <w:r>
          <w:t xml:space="preserve"> </w:t>
        </w:r>
      </w:ins>
      <w:ins w:id="5104" w:author="Leon Sandler" w:date="2026-09-06T00:00:00Z">
        <w:r>
          <w:t>about</w:t>
        </w:r>
      </w:ins>
      <w:ins w:id="5105" w:author="Leon Sandler" w:date="2026-09-06T00:00:00Z">
        <w:r>
          <w:t xml:space="preserve"> </w:t>
        </w:r>
      </w:ins>
      <w:ins w:id="5106" w:author="Leon Sandler" w:date="2026-09-06T00:00:00Z">
        <w:r>
          <w:t>the</w:t>
        </w:r>
      </w:ins>
      <w:ins w:id="5107" w:author="Leon Sandler" w:date="2026-09-06T00:00:00Z">
        <w:r>
          <w:t xml:space="preserve"> </w:t>
        </w:r>
      </w:ins>
      <w:ins w:id="5108" w:author="Leon Sandler" w:date="2026-09-06T00:00:00Z">
        <w:r>
          <w:t>local</w:t>
        </w:r>
      </w:ins>
      <w:ins w:id="5109" w:author="Leon Sandler" w:date="2026-09-06T00:00:00Z">
        <w:r>
          <w:t xml:space="preserve"> </w:t>
        </w:r>
      </w:ins>
      <w:ins w:id="5110" w:author="Leon Sandler" w:date="2026-09-06T00:00:00Z">
        <w:r>
          <w:t>magnetic</w:t>
        </w:r>
      </w:ins>
      <w:ins w:id="5111" w:author="Leon Sandler" w:date="2026-09-06T00:00:00Z">
        <w:r>
          <w:t xml:space="preserve"> </w:t>
        </w:r>
      </w:ins>
      <w:ins w:id="5112" w:author="Leon Sandler" w:date="2026-09-06T00:00:00Z">
        <w:r>
          <w:t>field</w:t>
        </w:r>
      </w:ins>
      <w:ins w:id="5113" w:author="Leon Sandler" w:date="2026-09-06T00:00:00Z">
        <w:r>
          <w:t xml:space="preserve"> </w:t>
        </w:r>
      </w:ins>
      <w:ins w:id="5114" w:author="Leon Sandler" w:date="2026-09-06T00:00:00Z">
        <w:r>
          <w:t>direction;</w:t>
        </w:r>
      </w:ins>
      <w:ins w:id="5115" w:author="Leon Sandler" w:date="2026-09-06T00:00:00Z">
        <w:r>
          <w:t xml:space="preserve"> </w:t>
        </w:r>
      </w:ins>
      <w:ins w:id="5116" w:author="Leon Sandler" w:date="2026-09-06T00:00:00Z">
        <w:r>
          <w:t>because</w:t>
        </w:r>
      </w:ins>
      <w:ins w:id="5117" w:author="Leon Sandler" w:date="2026-09-06T00:00:00Z">
        <w:r>
          <w:t xml:space="preserve"> </w:t>
        </w:r>
      </w:ins>
      <w:ins w:id="5118" w:author="Leon Sandler" w:date="2026-09-06T00:00:00Z">
        <w:r>
          <w:t>this</w:t>
        </w:r>
      </w:ins>
      <w:ins w:id="5119" w:author="Leon Sandler" w:date="2026-09-06T00:00:00Z">
        <w:r>
          <w:t xml:space="preserve"> </w:t>
        </w:r>
      </w:ins>
      <w:ins w:id="5120" w:author="Leon Sandler" w:date="2026-09-06T00:00:00Z">
        <w:r>
          <w:t>rotation</w:t>
        </w:r>
      </w:ins>
      <w:ins w:id="5121" w:author="Leon Sandler" w:date="2026-09-06T00:00:00Z">
        <w:r>
          <w:t xml:space="preserve"> </w:t>
        </w:r>
      </w:ins>
      <w:ins w:id="5122" w:author="Leon Sandler" w:date="2026-09-06T00:00:00Z">
        <w:r>
          <w:t>exactly</w:t>
        </w:r>
      </w:ins>
      <w:r>
        <w:t xml:space="preserve"> </w:t>
      </w:r>
      <w:r>
        <w:t>conserves</w:t>
      </w:r>
      <w:r>
        <w:t xml:space="preserve"> </w:t>
      </w:r>
      <w:r>
        <w:t>particle</w:t>
      </w:r>
      <w:r>
        <w:t xml:space="preserve"> </w:t>
      </w:r>
      <w:ins w:id="5123" w:author="Leon Sandler" w:date="2026-09-06T00:00:00Z">
        <w:r>
          <w:t>speed</w:t>
        </w:r>
      </w:ins>
      <w:ins w:id="5124" w:author="Leon Sandler" w:date="2026-09-06T00:00:00Z">
        <w:r>
          <w:t xml:space="preserve"> </w:t>
        </w:r>
      </w:ins>
      <w:ins w:id="5125" w:author="Leon Sandler" w:date="2026-09-06T00:00:00Z">
        <w:r>
          <w:t>(and</w:t>
        </w:r>
      </w:ins>
      <w:ins w:id="5126" w:author="Leon Sandler" w:date="2026-09-06T00:00:00Z">
        <w:r>
          <w:t xml:space="preserve"> </w:t>
        </w:r>
      </w:ins>
      <w:ins w:id="5127" w:author="Leon Sandler" w:date="2026-09-06T00:00:00Z">
        <w:r>
          <w:t>hence</w:t>
        </w:r>
      </w:ins>
      <w:ins w:id="5128" w:author="Leon Sandler" w:date="2026-09-06T00:00:00Z">
        <w:r>
          <w:t xml:space="preserve"> </w:t>
        </w:r>
      </w:ins>
      <w:ins w:id="5129" w:author="Leon Sandler" w:date="2026-09-06T00:00:00Z">
        <w:r>
          <w:t>relativistic</w:t>
        </w:r>
      </w:ins>
      <w:ins w:id="5130" w:author="Leon Sandler" w:date="2026-09-06T00:00:00Z">
        <w:r>
          <w:t xml:space="preserve"> </w:t>
        </w:r>
      </w:ins>
      <w:r>
        <w:t>Lorentz</w:t>
      </w:r>
      <w:r>
        <w:t xml:space="preserve"> </w:t>
      </w:r>
      <w:del w:id="5131" w:author="Leon Sandler" w:date="2026-09-06T00:00:00Z">
        <w:r>
          <w:delText>factor</w:delText>
        </w:r>
      </w:del>
      <w:ins w:id="5132" w:author="Leon Sandler" w:date="2026-09-06T00:00:00Z">
        <w:r>
          <w:t>factor)</w:t>
        </w:r>
      </w:ins>
      <w:r>
        <w:t xml:space="preserve"> </w:t>
      </w:r>
      <w:del w:id="5133" w:author="Leon Sandler" w:date="2026-09-06T00:00:00Z">
        <w:r>
          <w:delText>exactly</w:delText>
        </w:r>
      </w:del>
      <w:ins w:id="5134" w:author="Leon Sandler" w:date="2026-09-06T00:00:00Z">
        <w:r>
          <w:t>at</w:t>
        </w:r>
      </w:ins>
      <w:ins w:id="5135" w:author="Leon Sandler" w:date="2026-09-06T00:00:00Z">
        <w:r>
          <w:t xml:space="preserve"> </w:t>
        </w:r>
      </w:ins>
      <w:ins w:id="5136" w:author="Leon Sandler" w:date="2026-09-06T00:00:00Z">
        <w:r>
          <w:t>each</w:t>
        </w:r>
      </w:ins>
      <w:ins w:id="5137" w:author="Leon Sandler" w:date="2026-09-06T00:00:00Z">
        <w:r>
          <w:t xml:space="preserve"> </w:t>
        </w:r>
      </w:ins>
      <w:ins w:id="5138" w:author="Leon Sandler" w:date="2026-09-06T00:00:00Z">
        <w:r>
          <w:t>step</w:t>
        </w:r>
      </w:ins>
      <w:r>
        <w:t xml:space="preserve"> </w:t>
      </w:r>
      <w:r>
        <w:t>by</w:t>
      </w:r>
      <w:r>
        <w:t xml:space="preserve"> </w:t>
      </w:r>
      <w:del w:id="5139" w:author="Leon Sandler" w:date="2026-09-06T00:00:00Z">
        <w:r>
          <w:delText>construction;</w:delText>
        </w:r>
      </w:del>
      <w:ins w:id="5140" w:author="Leon Sandler" w:date="2026-09-06T00:00:00Z">
        <w:r>
          <w:t>construction,</w:t>
        </w:r>
      </w:ins>
      <w:r>
        <w:t xml:space="preserve"> </w:t>
      </w:r>
      <w:r>
        <w:t>the</w:t>
      </w:r>
      <w:ins w:id="5141" w:author="Leon Sandler" w:date="2026-09-06T00:00:00Z">
        <w:r>
          <w:t xml:space="preserve"> </w:t>
        </w:r>
      </w:ins>
      <w:ins w:id="5142" w:author="Leon Sandler" w:date="2026-09-06T00:00:00Z">
        <w:r>
          <w:t>scheme</w:t>
        </w:r>
      </w:ins>
      <w:ins w:id="5143" w:author="Leon Sandler" w:date="2026-09-06T00:00:00Z">
        <w:r>
          <w:t xml:space="preserve"> </w:t>
        </w:r>
      </w:ins>
      <w:ins w:id="5144" w:author="Leon Sandler" w:date="2026-09-06T00:00:00Z">
        <w:r>
          <w:t>is</w:t>
        </w:r>
      </w:ins>
      <w:ins w:id="5145" w:author="Leon Sandler" w:date="2026-09-06T00:00:00Z">
        <w:r>
          <w:t xml:space="preserve"> </w:t>
        </w:r>
      </w:ins>
      <w:ins w:id="5146" w:author="Leon Sandler" w:date="2026-09-06T00:00:00Z">
        <w:r>
          <w:t>well</w:t>
        </w:r>
      </w:ins>
      <w:ins w:id="5147" w:author="Leon Sandler" w:date="2026-09-06T00:00:00Z">
        <w:r>
          <w:t xml:space="preserve"> </w:t>
        </w:r>
      </w:ins>
      <w:ins w:id="5148" w:author="Leon Sandler" w:date="2026-09-06T00:00:00Z">
        <w:r>
          <w:t>suited</w:t>
        </w:r>
      </w:ins>
      <w:ins w:id="5149" w:author="Leon Sandler" w:date="2026-09-06T00:00:00Z">
        <w:r>
          <w:t xml:space="preserve"> </w:t>
        </w:r>
      </w:ins>
      <w:ins w:id="5150" w:author="Leon Sandler" w:date="2026-09-06T00:00:00Z">
        <w:r>
          <w:t>to</w:t>
        </w:r>
      </w:ins>
      <w:ins w:id="5151" w:author="Leon Sandler" w:date="2026-09-06T00:00:00Z">
        <w:r>
          <w:t xml:space="preserve"> </w:t>
        </w:r>
      </w:ins>
      <w:ins w:id="5152" w:author="Leon Sandler" w:date="2026-09-06T00:00:00Z">
        <w:r>
          <w:t>long-duration</w:t>
        </w:r>
      </w:ins>
      <w:ins w:id="5153" w:author="Leon Sandler" w:date="2026-09-06T00:00:00Z">
        <w:r>
          <w:t xml:space="preserve"> </w:t>
        </w:r>
      </w:ins>
      <w:ins w:id="5154" w:author="Leon Sandler" w:date="2026-09-06T00:00:00Z">
        <w:r>
          <w:t>magnetic-only</w:t>
        </w:r>
      </w:ins>
      <w:ins w:id="5155" w:author="Leon Sandler" w:date="2026-09-06T00:00:00Z">
        <w:r>
          <w:t xml:space="preserve"> </w:t>
        </w:r>
      </w:ins>
      <w:ins w:id="5156" w:author="Leon Sandler" w:date="2026-09-06T00:00:00Z">
        <w:r>
          <w:t>particle</w:t>
        </w:r>
      </w:ins>
      <w:ins w:id="5157" w:author="Leon Sandler" w:date="2026-09-06T00:00:00Z">
        <w:r>
          <w:t xml:space="preserve"> </w:t>
        </w:r>
      </w:ins>
      <w:ins w:id="5158" w:author="Leon Sandler" w:date="2026-09-06T00:00:00Z">
        <w:r>
          <w:t>tracking</w:t>
        </w:r>
      </w:ins>
      <w:ins w:id="5159" w:author="Leon Sandler" w:date="2026-09-06T00:00:00Z">
        <w:r>
          <w:t xml:space="preserve"> </w:t>
        </w:r>
      </w:ins>
      <w:ins w:id="5160" w:author="Leon Sandler" w:date="2026-09-06T00:00:00Z">
        <w:r>
          <w:t>where</w:t>
        </w:r>
      </w:ins>
      <w:ins w:id="5161" w:author="Leon Sandler" w:date="2026-09-06T00:00:00Z">
        <w:r>
          <w:t xml:space="preserve"> </w:t>
        </w:r>
      </w:ins>
      <w:ins w:id="5162" w:author="Leon Sandler" w:date="2026-09-06T00:00:00Z">
        <w:r>
          <w:t>energy-conservation</w:t>
        </w:r>
      </w:ins>
      <w:ins w:id="5163" w:author="Leon Sandler" w:date="2026-09-06T00:00:00Z">
        <w:r>
          <w:t xml:space="preserve"> </w:t>
        </w:r>
      </w:ins>
      <w:ins w:id="5164" w:author="Leon Sandler" w:date="2026-09-06T00:00:00Z">
        <w:r>
          <w:t>errors</w:t>
        </w:r>
      </w:ins>
      <w:ins w:id="5165" w:author="Leon Sandler" w:date="2026-09-06T00:00:00Z">
        <w:r>
          <w:t xml:space="preserve"> </w:t>
        </w:r>
      </w:ins>
      <w:ins w:id="5166" w:author="Leon Sandler" w:date="2026-09-06T00:00:00Z">
        <w:r>
          <w:t>would</w:t>
        </w:r>
      </w:ins>
      <w:ins w:id="5167" w:author="Leon Sandler" w:date="2026-09-06T00:00:00Z">
        <w:r>
          <w:t xml:space="preserve"> </w:t>
        </w:r>
      </w:ins>
      <w:ins w:id="5168" w:author="Leon Sandler" w:date="2026-09-06T00:00:00Z">
        <w:r>
          <w:t>otherwise</w:t>
        </w:r>
      </w:ins>
      <w:ins w:id="5169" w:author="Leon Sandler" w:date="2026-09-06T00:00:00Z">
        <w:r>
          <w:t xml:space="preserve"> </w:t>
        </w:r>
      </w:ins>
      <w:ins w:id="5170" w:author="Leon Sandler" w:date="2026-09-06T00:00:00Z">
        <w:r>
          <w:t>accumulate.</w:t>
        </w:r>
      </w:ins>
      <w:ins w:id="5171" w:author="Leon Sandler" w:date="2026-09-06T00:00:00Z">
        <w:r>
          <w:t xml:space="preserve"> </w:t>
        </w:r>
      </w:ins>
      <w:ins w:id="5172" w:author="Leon Sandler" w:date="2026-09-06T00:00:00Z">
        <w:r>
          <w:t>The</w:t>
        </w:r>
      </w:ins>
      <w:ins w:id="5173" w:author="Leon Sandler" w:date="2026-09-06T00:00:00Z">
        <w:r>
          <w:t xml:space="preserve"> </w:t>
        </w:r>
      </w:ins>
      <w:ins w:id="5174" w:author="Leon Sandler" w:date="2026-09-06T00:00:00Z">
        <w:r>
          <w:t>integration</w:t>
        </w:r>
      </w:ins>
      <w:r>
        <w:t xml:space="preserve"> </w:t>
      </w:r>
      <w:r>
        <w:t>time</w:t>
      </w:r>
      <w:r>
        <w:t xml:space="preserve"> </w:t>
      </w:r>
      <w:r>
        <w:t>step</w:t>
      </w:r>
      <w:r>
        <w:t xml:space="preserve"> </w:t>
      </w:r>
      <w:r>
        <w:t>is</w:t>
      </w:r>
      <w:r>
        <w:t xml:space="preserve"> </w:t>
      </w:r>
      <w:r>
        <w:t>adaptive,</w:t>
      </w:r>
      <w:r>
        <w:t xml:space="preserve"> </w:t>
      </w:r>
      <w:r>
        <w:t>dt</w:t>
      </w:r>
      <w:r>
        <w:t xml:space="preserve"> </w:t>
      </w:r>
      <w:r>
        <w:t>=</w:t>
      </w:r>
      <w:r>
        <w:t xml:space="preserve"> </w:t>
      </w:r>
      <w:r>
        <w:t>min(T_g/25,</w:t>
      </w:r>
      <w:r>
        <w:t xml:space="preserve"> </w:t>
      </w:r>
      <w:r>
        <w:t>10</w:t>
      </w:r>
      <w:r>
        <w:t xml:space="preserve"> </w:t>
      </w:r>
      <w:r>
        <w:t>m/v),</w:t>
      </w:r>
      <w:r>
        <w:t xml:space="preserve"> </w:t>
      </w:r>
      <w:del w:id="5175" w:author="Leon Sandler" w:date="2026-09-06T00:00:00Z">
        <w:r>
          <w:delText>with</w:delText>
        </w:r>
      </w:del>
      <w:ins w:id="5176" w:author="Leon Sandler" w:date="2026-09-06T00:00:00Z">
        <w:r>
          <w:t>where</w:t>
        </w:r>
      </w:ins>
      <w:r>
        <w:t xml:space="preserve"> </w:t>
      </w:r>
      <w:r>
        <w:t>T_g</w:t>
      </w:r>
      <w:ins w:id="5177" w:author="Leon Sandler" w:date="2026-09-06T00:00:00Z">
        <w:r>
          <w:t xml:space="preserve"> </w:t>
        </w:r>
      </w:ins>
      <w:ins w:id="5178" w:author="Leon Sandler" w:date="2026-09-06T00:00:00Z">
        <w:r>
          <w:t>is</w:t>
        </w:r>
      </w:ins>
      <w:r>
        <w:t xml:space="preserve"> </w:t>
      </w:r>
      <w:r>
        <w:t>the</w:t>
      </w:r>
      <w:r>
        <w:t xml:space="preserve"> </w:t>
      </w:r>
      <w:r>
        <w:t>local</w:t>
      </w:r>
      <w:r>
        <w:t xml:space="preserve"> </w:t>
      </w:r>
      <w:del w:id="5179" w:author="Leon Sandler" w:date="2026-09-06T00:00:00Z">
        <w:r>
          <w:delText>gyroperiod.</w:delText>
        </w:r>
      </w:del>
      <w:ins w:id="5180" w:author="Leon Sandler" w:date="2026-09-06T00:00:00Z">
        <w:r>
          <w:t>gyroperiod</w:t>
        </w:r>
      </w:ins>
      <w:r>
        <w:t xml:space="preserve"> </w:t>
      </w:r>
      <w:ins w:id="5181" w:author="Leon Sandler" w:date="2026-09-06T00:00:00Z">
        <w:r>
          <w:t>and</w:t>
        </w:r>
      </w:ins>
      <w:ins w:id="5182" w:author="Leon Sandler" w:date="2026-09-06T00:00:00Z">
        <w:r>
          <w:t xml:space="preserve"> </w:t>
        </w:r>
      </w:ins>
      <w:ins w:id="5183" w:author="Leon Sandler" w:date="2026-09-06T00:00:00Z">
        <w:r>
          <w:t>v</w:t>
        </w:r>
      </w:ins>
      <w:ins w:id="5184" w:author="Leon Sandler" w:date="2026-09-06T00:00:00Z">
        <w:r>
          <w:t xml:space="preserve"> </w:t>
        </w:r>
      </w:ins>
      <w:ins w:id="5185" w:author="Leon Sandler" w:date="2026-09-06T00:00:00Z">
        <w:r>
          <w:t>is</w:t>
        </w:r>
      </w:ins>
      <w:ins w:id="5186" w:author="Leon Sandler" w:date="2026-09-06T00:00:00Z">
        <w:r>
          <w:t xml:space="preserve"> </w:t>
        </w:r>
      </w:ins>
      <w:ins w:id="5187" w:author="Leon Sandler" w:date="2026-09-06T00:00:00Z">
        <w:r>
          <w:t>particle</w:t>
        </w:r>
      </w:ins>
      <w:ins w:id="5188" w:author="Leon Sandler" w:date="2026-09-06T00:00:00Z">
        <w:r>
          <w:t xml:space="preserve"> </w:t>
        </w:r>
      </w:ins>
      <w:ins w:id="5189" w:author="Leon Sandler" w:date="2026-09-06T00:00:00Z">
        <w:r>
          <w:t>speed;</w:t>
        </w:r>
      </w:ins>
      <w:ins w:id="5190" w:author="Leon Sandler" w:date="2026-09-06T00:00:00Z">
        <w:r>
          <w:t xml:space="preserve"> </w:t>
        </w:r>
      </w:ins>
      <w:ins w:id="5191" w:author="Leon Sandler" w:date="2026-09-06T00:00:00Z">
        <w:r>
          <w:t>this</w:t>
        </w:r>
      </w:ins>
      <w:ins w:id="5192" w:author="Leon Sandler" w:date="2026-09-06T00:00:00Z">
        <w:r>
          <w:t xml:space="preserve"> </w:t>
        </w:r>
      </w:ins>
      <w:ins w:id="5193" w:author="Leon Sandler" w:date="2026-09-06T00:00:00Z">
        <w:r>
          <w:t>choice</w:t>
        </w:r>
      </w:ins>
      <w:ins w:id="5194" w:author="Leon Sandler" w:date="2026-09-06T00:00:00Z">
        <w:r>
          <w:t xml:space="preserve"> </w:t>
        </w:r>
      </w:ins>
      <w:ins w:id="5195" w:author="Leon Sandler" w:date="2026-09-06T00:00:00Z">
        <w:r>
          <w:t>ensures</w:t>
        </w:r>
      </w:ins>
      <w:ins w:id="5196" w:author="Leon Sandler" w:date="2026-09-06T00:00:00Z">
        <w:r>
          <w:t xml:space="preserve"> </w:t>
        </w:r>
      </w:ins>
      <w:ins w:id="5197" w:author="Leon Sandler" w:date="2026-09-06T00:00:00Z">
        <w:r>
          <w:t>at</w:t>
        </w:r>
      </w:ins>
      <w:ins w:id="5198" w:author="Leon Sandler" w:date="2026-09-06T00:00:00Z">
        <w:r>
          <w:t xml:space="preserve"> </w:t>
        </w:r>
      </w:ins>
      <w:ins w:id="5199" w:author="Leon Sandler" w:date="2026-09-06T00:00:00Z">
        <w:r>
          <w:t>least</w:t>
        </w:r>
      </w:ins>
      <w:ins w:id="5200" w:author="Leon Sandler" w:date="2026-09-06T00:00:00Z">
        <w:r>
          <w:t xml:space="preserve"> </w:t>
        </w:r>
      </w:ins>
      <w:ins w:id="5201" w:author="Leon Sandler" w:date="2026-09-06T00:00:00Z">
        <w:r>
          <w:t>25</w:t>
        </w:r>
      </w:ins>
      <w:ins w:id="5202" w:author="Leon Sandler" w:date="2026-09-06T00:00:00Z">
        <w:r>
          <w:t xml:space="preserve"> </w:t>
        </w:r>
      </w:ins>
      <w:ins w:id="5203" w:author="Leon Sandler" w:date="2026-09-06T00:00:00Z">
        <w:r>
          <w:t>steps</w:t>
        </w:r>
      </w:ins>
      <w:ins w:id="5204" w:author="Leon Sandler" w:date="2026-09-06T00:00:00Z">
        <w:r>
          <w:t xml:space="preserve"> </w:t>
        </w:r>
      </w:ins>
      <w:ins w:id="5205" w:author="Leon Sandler" w:date="2026-09-06T00:00:00Z">
        <w:r>
          <w:t>are</w:t>
        </w:r>
      </w:ins>
      <w:ins w:id="5206" w:author="Leon Sandler" w:date="2026-09-06T00:00:00Z">
        <w:r>
          <w:t xml:space="preserve"> </w:t>
        </w:r>
      </w:ins>
      <w:ins w:id="5207" w:author="Leon Sandler" w:date="2026-09-06T00:00:00Z">
        <w:r>
          <w:t>taken</w:t>
        </w:r>
      </w:ins>
      <w:ins w:id="5208" w:author="Leon Sandler" w:date="2026-09-06T00:00:00Z">
        <w:r>
          <w:t xml:space="preserve"> </w:t>
        </w:r>
      </w:ins>
      <w:ins w:id="5209" w:author="Leon Sandler" w:date="2026-09-06T00:00:00Z">
        <w:r>
          <w:t>per</w:t>
        </w:r>
      </w:ins>
      <w:ins w:id="5210" w:author="Leon Sandler" w:date="2026-09-06T00:00:00Z">
        <w:r>
          <w:t xml:space="preserve"> </w:t>
        </w:r>
      </w:ins>
      <w:ins w:id="5211" w:author="Leon Sandler" w:date="2026-09-06T00:00:00Z">
        <w:r>
          <w:t>gyro-orbit</w:t>
        </w:r>
      </w:ins>
      <w:ins w:id="5212" w:author="Leon Sandler" w:date="2026-09-06T00:00:00Z">
        <w:r>
          <w:t xml:space="preserve"> </w:t>
        </w:r>
      </w:ins>
      <w:ins w:id="5213" w:author="Leon Sandler" w:date="2026-09-06T00:00:00Z">
        <w:r>
          <w:t>in</w:t>
        </w:r>
      </w:ins>
      <w:ins w:id="5214" w:author="Leon Sandler" w:date="2026-09-06T00:00:00Z">
        <w:r>
          <w:t xml:space="preserve"> </w:t>
        </w:r>
      </w:ins>
      <w:ins w:id="5215" w:author="Leon Sandler" w:date="2026-09-06T00:00:00Z">
        <w:r>
          <w:t>strong-field</w:t>
        </w:r>
      </w:ins>
      <w:ins w:id="5216" w:author="Leon Sandler" w:date="2026-09-06T00:00:00Z">
        <w:r>
          <w:t xml:space="preserve"> </w:t>
        </w:r>
      </w:ins>
      <w:ins w:id="5217" w:author="Leon Sandler" w:date="2026-09-06T00:00:00Z">
        <w:r>
          <w:t>regions</w:t>
        </w:r>
      </w:ins>
      <w:ins w:id="5218" w:author="Leon Sandler" w:date="2026-09-06T00:00:00Z">
        <w:r>
          <w:t xml:space="preserve"> </w:t>
        </w:r>
      </w:ins>
      <w:ins w:id="5219" w:author="Leon Sandler" w:date="2026-09-06T00:00:00Z">
        <w:r>
          <w:t>while</w:t>
        </w:r>
      </w:ins>
      <w:ins w:id="5220" w:author="Leon Sandler" w:date="2026-09-06T00:00:00Z">
        <w:r>
          <w:t xml:space="preserve"> </w:t>
        </w:r>
      </w:ins>
      <w:ins w:id="5221" w:author="Leon Sandler" w:date="2026-09-06T00:00:00Z">
        <w:r>
          <w:t>preventing</w:t>
        </w:r>
      </w:ins>
      <w:ins w:id="5222" w:author="Leon Sandler" w:date="2026-09-06T00:00:00Z">
        <w:r>
          <w:t xml:space="preserve"> </w:t>
        </w:r>
      </w:ins>
      <w:ins w:id="5223" w:author="Leon Sandler" w:date="2026-09-06T00:00:00Z">
        <w:r>
          <w:t>excessively</w:t>
        </w:r>
      </w:ins>
      <w:ins w:id="5224" w:author="Leon Sandler" w:date="2026-09-06T00:00:00Z">
        <w:r>
          <w:t xml:space="preserve"> </w:t>
        </w:r>
      </w:ins>
      <w:ins w:id="5225" w:author="Leon Sandler" w:date="2026-09-06T00:00:00Z">
        <w:r>
          <w:t>short</w:t>
        </w:r>
      </w:ins>
      <w:ins w:id="5226" w:author="Leon Sandler" w:date="2026-09-06T00:00:00Z">
        <w:r>
          <w:t xml:space="preserve"> </w:t>
        </w:r>
      </w:ins>
      <w:ins w:id="5227" w:author="Leon Sandler" w:date="2026-09-06T00:00:00Z">
        <w:r>
          <w:t>steps</w:t>
        </w:r>
      </w:ins>
      <w:ins w:id="5228" w:author="Leon Sandler" w:date="2026-09-06T00:00:00Z">
        <w:r>
          <w:t xml:space="preserve"> </w:t>
        </w:r>
      </w:ins>
      <w:ins w:id="5229" w:author="Leon Sandler" w:date="2026-09-06T00:00:00Z">
        <w:r>
          <w:t>from</w:t>
        </w:r>
      </w:ins>
      <w:ins w:id="5230" w:author="Leon Sandler" w:date="2026-09-06T00:00:00Z">
        <w:r>
          <w:t xml:space="preserve"> </w:t>
        </w:r>
      </w:ins>
      <w:ins w:id="5231" w:author="Leon Sandler" w:date="2026-09-06T00:00:00Z">
        <w:r>
          <w:t>being</w:t>
        </w:r>
      </w:ins>
      <w:ins w:id="5232" w:author="Leon Sandler" w:date="2026-09-06T00:00:00Z">
        <w:r>
          <w:t xml:space="preserve"> </w:t>
        </w:r>
      </w:ins>
      <w:ins w:id="5233" w:author="Leon Sandler" w:date="2026-09-06T00:00:00Z">
        <w:r>
          <w:t>wasted</w:t>
        </w:r>
      </w:ins>
      <w:ins w:id="5234" w:author="Leon Sandler" w:date="2026-09-06T00:00:00Z">
        <w:r>
          <w:t xml:space="preserve"> </w:t>
        </w:r>
      </w:ins>
      <w:ins w:id="5235" w:author="Leon Sandler" w:date="2026-09-06T00:00:00Z">
        <w:r>
          <w:t>in</w:t>
        </w:r>
      </w:ins>
      <w:ins w:id="5236" w:author="Leon Sandler" w:date="2026-09-06T00:00:00Z">
        <w:r>
          <w:t xml:space="preserve"> </w:t>
        </w:r>
      </w:ins>
      <w:ins w:id="5237" w:author="Leon Sandler" w:date="2026-09-06T00:00:00Z">
        <w:r>
          <w:t>weak-field</w:t>
        </w:r>
      </w:ins>
      <w:ins w:id="5238" w:author="Leon Sandler" w:date="2026-09-06T00:00:00Z">
        <w:r>
          <w:t xml:space="preserve"> </w:t>
        </w:r>
      </w:ins>
      <w:ins w:id="5239" w:author="Leon Sandler" w:date="2026-09-06T00:00:00Z">
        <w:r>
          <w:t>regions</w:t>
        </w:r>
      </w:ins>
      <w:ins w:id="5240" w:author="Leon Sandler" w:date="2026-09-06T00:00:00Z">
        <w:r>
          <w:t xml:space="preserve"> </w:t>
        </w:r>
      </w:ins>
      <w:ins w:id="5241" w:author="Leon Sandler" w:date="2026-09-06T00:00:00Z">
        <w:r>
          <w:t>where</w:t>
        </w:r>
      </w:ins>
      <w:ins w:id="5242" w:author="Leon Sandler" w:date="2026-09-06T00:00:00Z">
        <w:r>
          <w:t xml:space="preserve"> </w:t>
        </w:r>
      </w:ins>
      <w:ins w:id="5243" w:author="Leon Sandler" w:date="2026-09-06T00:00:00Z">
        <w:r>
          <w:t>the</w:t>
        </w:r>
      </w:ins>
      <w:ins w:id="5244" w:author="Leon Sandler" w:date="2026-09-06T00:00:00Z">
        <w:r>
          <w:t xml:space="preserve"> </w:t>
        </w:r>
      </w:ins>
      <w:ins w:id="5245" w:author="Leon Sandler" w:date="2026-09-06T00:00:00Z">
        <w:r>
          <w:t>spatial-resolution</w:t>
        </w:r>
      </w:ins>
      <w:ins w:id="5246" w:author="Leon Sandler" w:date="2026-09-06T00:00:00Z">
        <w:r>
          <w:t xml:space="preserve"> </w:t>
        </w:r>
      </w:ins>
      <w:ins w:id="5247" w:author="Leon Sandler" w:date="2026-09-06T00:00:00Z">
        <w:r>
          <w:t>criterion</w:t>
        </w:r>
      </w:ins>
      <w:ins w:id="5248" w:author="Leon Sandler" w:date="2026-09-06T00:00:00Z">
        <w:r>
          <w:t xml:space="preserve"> </w:t>
        </w:r>
      </w:ins>
      <w:ins w:id="5249" w:author="Leon Sandler" w:date="2026-09-06T00:00:00Z">
        <w:r>
          <w:t>instead</w:t>
        </w:r>
      </w:ins>
      <w:ins w:id="5250" w:author="Leon Sandler" w:date="2026-09-06T00:00:00Z">
        <w:r>
          <w:t xml:space="preserve"> </w:t>
        </w:r>
      </w:ins>
      <w:ins w:id="5251" w:author="Leon Sandler" w:date="2026-09-06T00:00:00Z">
        <w:r>
          <w:t>dominates.</w:t>
        </w:r>
      </w:ins>
    </w:p>
    <w:p>
      <w:r>
        <w:t>For</w:t>
      </w:r>
      <w:r>
        <w:t xml:space="preserve"> </w:t>
      </w:r>
      <w:r>
        <w:t>each</w:t>
      </w:r>
      <w:r>
        <w:t xml:space="preserve"> </w:t>
      </w:r>
      <w:r>
        <w:t>configuration</w:t>
      </w:r>
      <w:r>
        <w:t xml:space="preserve"> </w:t>
      </w:r>
      <w:r>
        <w:t>and</w:t>
      </w:r>
      <w:ins w:id="5252" w:author="Leon Sandler" w:date="2026-09-06T00:00:00Z">
        <w:r>
          <w:t xml:space="preserve"> </w:t>
        </w:r>
      </w:ins>
      <w:ins w:id="5253" w:author="Leon Sandler" w:date="2026-09-06T00:00:00Z">
        <w:r>
          <w:t>incident</w:t>
        </w:r>
      </w:ins>
      <w:ins w:id="5254" w:author="Leon Sandler" w:date="2026-09-06T00:00:00Z">
        <w:r>
          <w:t xml:space="preserve"> </w:t>
        </w:r>
      </w:ins>
      <w:ins w:id="5255" w:author="Leon Sandler" w:date="2026-09-06T00:00:00Z">
        <w:r>
          <w:t>proton</w:t>
        </w:r>
      </w:ins>
      <w:r>
        <w:t xml:space="preserve"> </w:t>
      </w:r>
      <w:r>
        <w:t>energy,</w:t>
      </w:r>
      <w:r>
        <w:t xml:space="preserve"> </w:t>
      </w:r>
      <w:r>
        <w:t>N</w:t>
      </w:r>
      <w:r>
        <w:t xml:space="preserve"> </w:t>
      </w:r>
      <w:r>
        <w:t>protons</w:t>
      </w:r>
      <w:r>
        <w:t xml:space="preserve"> </w:t>
      </w:r>
      <w:r>
        <w:t>are</w:t>
      </w:r>
      <w:r>
        <w:t xml:space="preserve"> </w:t>
      </w:r>
      <w:r>
        <w:t>launched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aimed</w:t>
      </w:r>
      <w:r>
        <w:t xml:space="preserve"> </w:t>
      </w:r>
      <w:r>
        <w:t>pencil</w:t>
      </w:r>
      <w:r>
        <w:t xml:space="preserve"> </w:t>
      </w:r>
      <w:r>
        <w:t>beam</w:t>
      </w:r>
      <w:r>
        <w:t xml:space="preserve"> </w:t>
      </w:r>
      <w:r>
        <w:t>from</w:t>
      </w:r>
      <w:r>
        <w:t xml:space="preserve"> </w:t>
      </w:r>
      <w:r>
        <w:t>x</w:t>
      </w:r>
      <w:r>
        <w:t xml:space="preserve"> </w:t>
      </w:r>
      <w:r>
        <w:t>=</w:t>
      </w:r>
      <w:r>
        <w:t xml:space="preserve"> </w:t>
      </w:r>
      <w:r>
        <w:t>−900</w:t>
      </w:r>
      <w:r>
        <w:t xml:space="preserve"> </w:t>
      </w:r>
      <w:r>
        <w:t>m</w:t>
      </w:r>
      <w:r>
        <w:t xml:space="preserve"> </w:t>
      </w:r>
      <w:r>
        <w:t>toward</w:t>
      </w:r>
      <w:r>
        <w:t xml:space="preserve"> </w:t>
      </w:r>
      <w:r>
        <w:t>a</w:t>
      </w:r>
      <w:r>
        <w:t xml:space="preserve"> </w:t>
      </w:r>
      <w:r>
        <w:t>60</w:t>
      </w:r>
      <w:r>
        <w:t xml:space="preserve"> </w:t>
      </w:r>
      <w:r>
        <w:t>m</w:t>
      </w:r>
      <w:r>
        <w:t xml:space="preserve"> </w:t>
      </w:r>
      <w:r>
        <w:t>protected</w:t>
      </w:r>
      <w:r>
        <w:t xml:space="preserve"> </w:t>
      </w:r>
      <w:r>
        <w:t>zone</w:t>
      </w:r>
      <w:r>
        <w:t xml:space="preserve"> </w:t>
      </w:r>
      <w:ins w:id="5256" w:author="Leon Sandler" w:date="2026-09-06T00:00:00Z">
        <w:r>
          <w:t>centered</w:t>
        </w:r>
      </w:ins>
      <w:ins w:id="5257" w:author="Leon Sandler" w:date="2026-09-06T00:00:00Z">
        <w:r>
          <w:t xml:space="preserve"> </w:t>
        </w:r>
      </w:ins>
      <w:r>
        <w:t>at</w:t>
      </w:r>
      <w:r>
        <w:t xml:space="preserve"> </w:t>
      </w:r>
      <w:r>
        <w:t>the</w:t>
      </w:r>
      <w:r>
        <w:t xml:space="preserve"> </w:t>
      </w:r>
      <w:del w:id="5258" w:author="Leon Sandler" w:date="2026-09-06T00:00:00Z">
        <w:r>
          <w:delText>origin;</w:delText>
        </w:r>
      </w:del>
      <w:ins w:id="5259" w:author="Leon Sandler" w:date="2026-09-06T00:00:00Z">
        <w:r>
          <w:t>origin.</w:t>
        </w:r>
      </w:ins>
      <w:r>
        <w:t xml:space="preserve"> </w:t>
      </w:r>
      <w:del w:id="5260" w:author="Leon Sandler" w:date="2026-09-06T00:00:00Z">
        <w:r>
          <w:delText>in</w:delText>
        </w:r>
      </w:del>
      <w:ins w:id="5261" w:author="Leon Sandler" w:date="2026-09-06T00:00:00Z">
        <w:r>
          <w:t>In</w:t>
        </w:r>
      </w:ins>
      <w:r>
        <w:t xml:space="preserve"> </w:t>
      </w:r>
      <w:r>
        <w:t>the</w:t>
      </w:r>
      <w:r>
        <w:t xml:space="preserve"> </w:t>
      </w:r>
      <w:r>
        <w:t>field-free</w:t>
      </w:r>
      <w:r>
        <w:t xml:space="preserve"> </w:t>
      </w:r>
      <w:del w:id="5262" w:author="Leon Sandler" w:date="2026-09-06T00:00:00Z">
        <w:r>
          <w:delText>case</w:delText>
        </w:r>
      </w:del>
      <w:ins w:id="5263" w:author="Leon Sandler" w:date="2026-09-06T00:00:00Z">
        <w:r>
          <w:t>(no</w:t>
        </w:r>
      </w:ins>
      <w:ins w:id="5264" w:author="Leon Sandler" w:date="2026-09-06T00:00:00Z">
        <w:r>
          <w:t xml:space="preserve"> </w:t>
        </w:r>
      </w:ins>
      <w:ins w:id="5265" w:author="Leon Sandler" w:date="2026-09-06T00:00:00Z">
        <w:r>
          <w:t>shield)</w:t>
        </w:r>
      </w:ins>
      <w:ins w:id="5266" w:author="Leon Sandler" w:date="2026-09-06T00:00:00Z">
        <w:r>
          <w:t xml:space="preserve"> </w:t>
        </w:r>
      </w:ins>
      <w:ins w:id="5267" w:author="Leon Sandler" w:date="2026-09-06T00:00:00Z">
        <w:r>
          <w:t>case,</w:t>
        </w:r>
      </w:ins>
      <w:r>
        <w:t xml:space="preserve"> </w:t>
      </w:r>
      <w:r>
        <w:t>this</w:t>
      </w:r>
      <w:r>
        <w:t xml:space="preserve"> </w:t>
      </w:r>
      <w:r>
        <w:t>beam</w:t>
      </w:r>
      <w:r>
        <w:t xml:space="preserve"> </w:t>
      </w:r>
      <w:r>
        <w:t>geometry</w:t>
      </w:r>
      <w:r>
        <w:t xml:space="preserve"> </w:t>
      </w:r>
      <w:r>
        <w:t>gives</w:t>
      </w:r>
      <w:r>
        <w:t xml:space="preserve"> </w:t>
      </w:r>
      <w:r>
        <w:t>100%</w:t>
      </w:r>
      <w:r>
        <w:t xml:space="preserve"> </w:t>
      </w:r>
      <w:del w:id="5268" w:author="Leon Sandler" w:date="2026-09-06T00:00:00Z">
        <w:r>
          <w:delText>transmission,</w:delText>
        </w:r>
      </w:del>
      <w:ins w:id="5269" w:author="Leon Sandler" w:date="2026-09-06T00:00:00Z">
        <w:r>
          <w:t>transmission</w:t>
        </w:r>
      </w:ins>
      <w:ins w:id="5270" w:author="Leon Sandler" w:date="2026-09-06T00:00:00Z">
        <w:r>
          <w:t xml:space="preserve"> </w:t>
        </w:r>
      </w:ins>
      <w:ins w:id="5271" w:author="Leon Sandler" w:date="2026-09-06T00:00:00Z">
        <w:r>
          <w:t>by</w:t>
        </w:r>
      </w:ins>
      <w:ins w:id="5272" w:author="Leon Sandler" w:date="2026-09-06T00:00:00Z">
        <w:r>
          <w:t xml:space="preserve"> </w:t>
        </w:r>
      </w:ins>
      <w:ins w:id="5273" w:author="Leon Sandler" w:date="2026-09-06T00:00:00Z">
        <w:r>
          <w:t>construction,</w:t>
        </w:r>
      </w:ins>
      <w:r>
        <w:t xml:space="preserve"> </w:t>
      </w:r>
      <w:r>
        <w:t>so</w:t>
      </w:r>
      <w:ins w:id="5274" w:author="Leon Sandler" w:date="2026-09-06T00:00:00Z">
        <w:r>
          <w:t xml:space="preserve"> </w:t>
        </w:r>
      </w:ins>
      <w:ins w:id="5275" w:author="Leon Sandler" w:date="2026-09-06T00:00:00Z">
        <w:r>
          <w:t>any</w:t>
        </w:r>
      </w:ins>
      <w:r>
        <w:t xml:space="preserve"> </w:t>
      </w:r>
      <w:r>
        <w:t>reported</w:t>
      </w:r>
      <w:r>
        <w:t xml:space="preserve"> </w:t>
      </w:r>
      <w:r>
        <w:t>transmission</w:t>
      </w:r>
      <w:r>
        <w:t xml:space="preserve"> </w:t>
      </w:r>
      <w:ins w:id="5276" w:author="Leon Sandler" w:date="2026-09-06T00:00:00Z">
        <w:r>
          <w:t>fraction</w:t>
        </w:r>
      </w:ins>
      <w:ins w:id="5277" w:author="Leon Sandler" w:date="2026-09-06T00:00:00Z">
        <w:r>
          <w:t xml:space="preserve"> </w:t>
        </w:r>
      </w:ins>
      <w:ins w:id="5278" w:author="Leon Sandler" w:date="2026-09-06T00:00:00Z">
        <w:r>
          <w:t>below</w:t>
        </w:r>
      </w:ins>
      <w:ins w:id="5279" w:author="Leon Sandler" w:date="2026-09-06T00:00:00Z">
        <w:r>
          <w:t xml:space="preserve"> </w:t>
        </w:r>
      </w:ins>
      <w:ins w:id="5280" w:author="Leon Sandler" w:date="2026-09-06T00:00:00Z">
        <w:r>
          <w:t>unity</w:t>
        </w:r>
      </w:ins>
      <w:ins w:id="5281" w:author="Leon Sandler" w:date="2026-09-06T00:00:00Z">
        <w:r>
          <w:t xml:space="preserve"> </w:t>
        </w:r>
      </w:ins>
      <w:r>
        <w:t>is</w:t>
      </w:r>
      <w:r>
        <w:t xml:space="preserve"> </w:t>
      </w:r>
      <w:r>
        <w:t>directly</w:t>
      </w:r>
      <w:ins w:id="5282" w:author="Leon Sandler" w:date="2026-09-06T00:00:00Z">
        <w:r>
          <w:t xml:space="preserve"> </w:t>
        </w:r>
      </w:ins>
      <w:ins w:id="5283" w:author="Leon Sandler" w:date="2026-09-06T00:00:00Z">
        <w:r>
          <w:t>attributable</w:t>
        </w:r>
      </w:ins>
      <w:ins w:id="5284" w:author="Leon Sandler" w:date="2026-09-06T00:00:00Z">
        <w:r>
          <w:t xml:space="preserve"> </w:t>
        </w:r>
      </w:ins>
      <w:ins w:id="5285" w:author="Leon Sandler" w:date="2026-09-06T00:00:00Z">
        <w:r>
          <w:t>to</w:t>
        </w:r>
      </w:ins>
      <w:r>
        <w:t xml:space="preserve"> </w:t>
      </w:r>
      <w:r>
        <w:t>the</w:t>
      </w:r>
      <w:r>
        <w:t xml:space="preserve"> </w:t>
      </w:r>
      <w:r>
        <w:t>shield's</w:t>
      </w:r>
      <w:r>
        <w:t xml:space="preserve"> </w:t>
      </w:r>
      <w:del w:id="5286" w:author="Leon Sandler" w:date="2026-09-06T00:00:00Z">
        <w:r>
          <w:delText>leakage.</w:delText>
        </w:r>
      </w:del>
      <w:ins w:id="5287" w:author="Leon Sandler" w:date="2026-09-06T00:00:00Z">
        <w:r>
          <w:t>leakage</w:t>
        </w:r>
      </w:ins>
      <w:r>
        <w:t xml:space="preserve"> </w:t>
      </w:r>
      <w:del w:id="5288" w:author="Leon Sandler" w:date="2026-09-06T00:00:00Z">
        <w:r>
          <w:delText>The</w:delText>
        </w:r>
      </w:del>
      <w:ins w:id="5289" w:author="Leon Sandler" w:date="2026-09-06T00:00:00Z">
        <w:r>
          <w:t>rather</w:t>
        </w:r>
      </w:ins>
      <w:ins w:id="5290" w:author="Leon Sandler" w:date="2026-09-06T00:00:00Z">
        <w:r>
          <w:t xml:space="preserve"> </w:t>
        </w:r>
      </w:ins>
      <w:ins w:id="5291" w:author="Leon Sandler" w:date="2026-09-06T00:00:00Z">
        <w:r>
          <w:t>than</w:t>
        </w:r>
      </w:ins>
      <w:ins w:id="5292" w:author="Leon Sandler" w:date="2026-09-06T00:00:00Z">
        <w:r>
          <w:t xml:space="preserve"> </w:t>
        </w:r>
      </w:ins>
      <w:ins w:id="5293" w:author="Leon Sandler" w:date="2026-09-06T00:00:00Z">
        <w:r>
          <w:t>to</w:t>
        </w:r>
      </w:ins>
      <w:ins w:id="5294" w:author="Leon Sandler" w:date="2026-09-06T00:00:00Z">
        <w:r>
          <w:t xml:space="preserve"> </w:t>
        </w:r>
      </w:ins>
      <w:ins w:id="5295" w:author="Leon Sandler" w:date="2026-09-06T00:00:00Z">
        <w:r>
          <w:t>beam</w:t>
        </w:r>
      </w:ins>
      <w:ins w:id="5296" w:author="Leon Sandler" w:date="2026-09-06T00:00:00Z">
        <w:r>
          <w:t xml:space="preserve"> </w:t>
        </w:r>
      </w:ins>
      <w:ins w:id="5297" w:author="Leon Sandler" w:date="2026-09-06T00:00:00Z">
        <w:r>
          <w:t>divergence</w:t>
        </w:r>
      </w:ins>
      <w:ins w:id="5298" w:author="Leon Sandler" w:date="2026-09-06T00:00:00Z">
        <w:r>
          <w:t xml:space="preserve"> </w:t>
        </w:r>
      </w:ins>
      <w:ins w:id="5299" w:author="Leon Sandler" w:date="2026-09-06T00:00:00Z">
        <w:r>
          <w:t>or</w:t>
        </w:r>
      </w:ins>
      <w:ins w:id="5300" w:author="Leon Sandler" w:date="2026-09-06T00:00:00Z">
        <w:r>
          <w:t xml:space="preserve"> </w:t>
        </w:r>
      </w:ins>
      <w:ins w:id="5301" w:author="Leon Sandler" w:date="2026-09-06T00:00:00Z">
        <w:r>
          <w:t>geometric</w:t>
        </w:r>
      </w:ins>
      <w:ins w:id="5302" w:author="Leon Sandler" w:date="2026-09-06T00:00:00Z">
        <w:r>
          <w:t xml:space="preserve"> </w:t>
        </w:r>
      </w:ins>
      <w:ins w:id="5303" w:author="Leon Sandler" w:date="2026-09-06T00:00:00Z">
        <w:r>
          <w:t>loss.</w:t>
        </w:r>
      </w:ins>
      <w:ins w:id="5304" w:author="Leon Sandler" w:date="2026-09-06T00:00:00Z">
        <w:r>
          <w:t xml:space="preserve"> </w:t>
        </w:r>
      </w:ins>
      <w:ins w:id="5305" w:author="Leon Sandler" w:date="2026-09-06T00:00:00Z">
        <w:r>
          <w:t>We</w:t>
        </w:r>
      </w:ins>
      <w:ins w:id="5306" w:author="Leon Sandler" w:date="2026-09-06T00:00:00Z">
        <w:r>
          <w:t xml:space="preserve"> </w:t>
        </w:r>
      </w:ins>
      <w:ins w:id="5307" w:author="Leon Sandler" w:date="2026-09-06T00:00:00Z">
        <w:r>
          <w:t>adopt</w:t>
        </w:r>
      </w:ins>
      <w:ins w:id="5308" w:author="Leon Sandler" w:date="2026-09-06T00:00:00Z">
        <w:r>
          <w:t xml:space="preserve"> </w:t>
        </w:r>
      </w:ins>
      <w:ins w:id="5309" w:author="Leon Sandler" w:date="2026-09-06T00:00:00Z">
        <w:r>
          <w:t>the</w:t>
        </w:r>
      </w:ins>
      <w:r>
        <w:t xml:space="preserve"> </w:t>
      </w:r>
      <w:r>
        <w:t>aimed-beam</w:t>
      </w:r>
      <w:r>
        <w:t xml:space="preserve"> </w:t>
      </w:r>
      <w:r>
        <w:t>geometry</w:t>
      </w:r>
      <w:r>
        <w:t xml:space="preserve"> </w:t>
      </w:r>
      <w:del w:id="5310" w:author="Leon Sandler" w:date="2026-09-06T00:00:00Z">
        <w:r>
          <w:delText>is</w:delText>
        </w:r>
      </w:del>
      <w:ins w:id="5311" w:author="Leon Sandler" w:date="2026-09-06T00:00:00Z">
        <w:r>
          <w:t>deliberately</w:t>
        </w:r>
      </w:ins>
      <w:ins w:id="5312" w:author="Leon Sandler" w:date="2026-09-06T00:00:00Z">
        <w:r>
          <w:t xml:space="preserve"> </w:t>
        </w:r>
      </w:ins>
      <w:ins w:id="5313" w:author="Leon Sandler" w:date="2026-09-06T00:00:00Z">
        <w:r>
          <w:t>as</w:t>
        </w:r>
      </w:ins>
      <w:r>
        <w:t xml:space="preserve"> </w:t>
      </w:r>
      <w:r>
        <w:t>a</w:t>
      </w:r>
      <w:r>
        <w:t xml:space="preserve"> </w:t>
      </w:r>
      <w:del w:id="5314" w:author="Leon Sandler" w:date="2026-09-06T00:00:00Z">
        <w:r>
          <w:delText>deliberate</w:delText>
        </w:r>
      </w:del>
      <w:ins w:id="5315" w:author="Leon Sandler" w:date="2026-09-06T00:00:00Z">
        <w:r>
          <w:t>conservative,</w:t>
        </w:r>
      </w:ins>
      <w:r>
        <w:t xml:space="preserve"> </w:t>
      </w:r>
      <w:r>
        <w:t>bounding</w:t>
      </w:r>
      <w:r>
        <w:t xml:space="preserve"> </w:t>
      </w:r>
      <w:del w:id="5316" w:author="Leon Sandler" w:date="2026-09-06T00:00:00Z">
        <w:r>
          <w:delText>choice,</w:delText>
        </w:r>
      </w:del>
      <w:del w:id="5317" w:author="Leon Sandler" w:date="2026-09-06T00:00:00Z">
        <w:r>
          <w:delText> </w:delText>
        </w:r>
      </w:del>
      <w:del w:id="5318" w:author="Leon Sandler" w:date="2026-09-06T00:00:00Z">
        <w:r>
          <w:delText>since</w:delText>
        </w:r>
      </w:del>
      <w:ins w:id="5319" w:author="Leon Sandler" w:date="2026-09-06T00:00:00Z">
        <w:r>
          <w:t>choice:</w:t>
        </w:r>
      </w:ins>
      <w:r>
        <w:t xml:space="preserve"> </w:t>
      </w:r>
      <w:r>
        <w:t>a</w:t>
      </w:r>
      <w:r>
        <w:t xml:space="preserve"> </w:t>
      </w:r>
      <w:r>
        <w:t>normally</w:t>
      </w:r>
      <w:r>
        <w:t xml:space="preserve"> </w:t>
      </w:r>
      <w:r>
        <w:t>incident</w:t>
      </w:r>
      <w:r>
        <w:t xml:space="preserve"> </w:t>
      </w:r>
      <w:r>
        <w:t>pencil</w:t>
      </w:r>
      <w:r>
        <w:t xml:space="preserve"> </w:t>
      </w:r>
      <w:r>
        <w:t>beam</w:t>
      </w:r>
      <w:r>
        <w:t xml:space="preserve"> </w:t>
      </w:r>
      <w:ins w:id="5320" w:author="Leon Sandler" w:date="2026-09-06T00:00:00Z">
        <w:r>
          <w:t>aimed</w:t>
        </w:r>
      </w:ins>
      <w:ins w:id="5321" w:author="Leon Sandler" w:date="2026-09-06T00:00:00Z">
        <w:r>
          <w:t xml:space="preserve"> </w:t>
        </w:r>
      </w:ins>
      <w:ins w:id="5322" w:author="Leon Sandler" w:date="2026-09-06T00:00:00Z">
        <w:r>
          <w:t>directly</w:t>
        </w:r>
      </w:ins>
      <w:ins w:id="5323" w:author="Leon Sandler" w:date="2026-09-06T00:00:00Z">
        <w:r>
          <w:t xml:space="preserve"> </w:t>
        </w:r>
      </w:ins>
      <w:ins w:id="5324" w:author="Leon Sandler" w:date="2026-09-06T00:00:00Z">
        <w:r>
          <w:t>along</w:t>
        </w:r>
      </w:ins>
      <w:ins w:id="5325" w:author="Leon Sandler" w:date="2026-09-06T00:00:00Z">
        <w:r>
          <w:t xml:space="preserve"> </w:t>
        </w:r>
      </w:ins>
      <w:ins w:id="5326" w:author="Leon Sandler" w:date="2026-09-06T00:00:00Z">
        <w:r>
          <w:t>a</w:t>
        </w:r>
      </w:ins>
      <w:ins w:id="5327" w:author="Leon Sandler" w:date="2026-09-06T00:00:00Z">
        <w:r>
          <w:t xml:space="preserve"> </w:t>
        </w:r>
      </w:ins>
      <w:ins w:id="5328" w:author="Leon Sandler" w:date="2026-09-06T00:00:00Z">
        <w:r>
          <w:t>line</w:t>
        </w:r>
      </w:ins>
      <w:ins w:id="5329" w:author="Leon Sandler" w:date="2026-09-06T00:00:00Z">
        <w:r>
          <w:t xml:space="preserve"> </w:t>
        </w:r>
      </w:ins>
      <w:ins w:id="5330" w:author="Leon Sandler" w:date="2026-09-06T00:00:00Z">
        <w:r>
          <w:t>of</w:t>
        </w:r>
      </w:ins>
      <w:ins w:id="5331" w:author="Leon Sandler" w:date="2026-09-06T00:00:00Z">
        <w:r>
          <w:t xml:space="preserve"> </w:t>
        </w:r>
      </w:ins>
      <w:ins w:id="5332" w:author="Leon Sandler" w:date="2026-09-06T00:00:00Z">
        <w:r>
          <w:t>sight</w:t>
        </w:r>
      </w:ins>
      <w:ins w:id="5333" w:author="Leon Sandler" w:date="2026-09-06T00:00:00Z">
        <w:r>
          <w:t xml:space="preserve"> </w:t>
        </w:r>
      </w:ins>
      <w:ins w:id="5334" w:author="Leon Sandler" w:date="2026-09-06T00:00:00Z">
        <w:r>
          <w:t>to</w:t>
        </w:r>
      </w:ins>
      <w:ins w:id="5335" w:author="Leon Sandler" w:date="2026-09-06T00:00:00Z">
        <w:r>
          <w:t xml:space="preserve"> </w:t>
        </w:r>
      </w:ins>
      <w:ins w:id="5336" w:author="Leon Sandler" w:date="2026-09-06T00:00:00Z">
        <w:r>
          <w:t>the</w:t>
        </w:r>
      </w:ins>
      <w:ins w:id="5337" w:author="Leon Sandler" w:date="2026-09-06T00:00:00Z">
        <w:r>
          <w:t xml:space="preserve"> </w:t>
        </w:r>
      </w:ins>
      <w:ins w:id="5338" w:author="Leon Sandler" w:date="2026-09-06T00:00:00Z">
        <w:r>
          <w:t>protected</w:t>
        </w:r>
      </w:ins>
      <w:ins w:id="5339" w:author="Leon Sandler" w:date="2026-09-06T00:00:00Z">
        <w:r>
          <w:t xml:space="preserve"> </w:t>
        </w:r>
      </w:ins>
      <w:ins w:id="5340" w:author="Leon Sandler" w:date="2026-09-06T00:00:00Z">
        <w:r>
          <w:t>zone</w:t>
        </w:r>
      </w:ins>
      <w:ins w:id="5341" w:author="Leon Sandler" w:date="2026-09-06T00:00:00Z">
        <w:r>
          <w:t xml:space="preserve"> </w:t>
        </w:r>
      </w:ins>
      <w:r>
        <w:t>probes</w:t>
      </w:r>
      <w:r>
        <w:t xml:space="preserve"> </w:t>
      </w:r>
      <w:r>
        <w:t>the</w:t>
      </w:r>
      <w:r>
        <w:t xml:space="preserve"> </w:t>
      </w:r>
      <w:r>
        <w:t>fence's</w:t>
      </w:r>
      <w:r>
        <w:t xml:space="preserve"> </w:t>
      </w:r>
      <w:r>
        <w:t>weakest</w:t>
      </w:r>
      <w:r>
        <w:t xml:space="preserve"> </w:t>
      </w:r>
      <w:r>
        <w:t>apertures</w:t>
      </w:r>
      <w:r>
        <w:t xml:space="preserve"> </w:t>
      </w:r>
      <w:del w:id="5342" w:author="Leon Sandler" w:date="2026-09-06T00:00:00Z">
        <w:r>
          <w:delText>head-on;</w:delText>
        </w:r>
      </w:del>
      <w:ins w:id="5343" w:author="Leon Sandler" w:date="2026-09-06T00:00:00Z">
        <w:r>
          <w:t>head-on,</w:t>
        </w:r>
      </w:ins>
      <w:ins w:id="5344" w:author="Leon Sandler" w:date="2026-09-06T00:00:00Z">
        <w:r>
          <w:t xml:space="preserve"> </w:t>
        </w:r>
      </w:ins>
      <w:ins w:id="5345" w:author="Leon Sandler" w:date="2026-09-06T00:00:00Z">
        <w:r>
          <w:t>whereas</w:t>
        </w:r>
      </w:ins>
      <w:ins w:id="5346" w:author="Leon Sandler" w:date="2026-09-06T00:00:00Z">
        <w:r>
          <w:t xml:space="preserve"> </w:t>
        </w:r>
      </w:ins>
      <w:ins w:id="5347" w:author="Leon Sandler" w:date="2026-09-06T00:00:00Z">
        <w:r>
          <w:t>a</w:t>
        </w:r>
      </w:ins>
      <w:ins w:id="5348" w:author="Leon Sandler" w:date="2026-09-06T00:00:00Z">
        <w:r>
          <w:t xml:space="preserve"> </w:t>
        </w:r>
      </w:ins>
      <w:ins w:id="5349" w:author="Leon Sandler" w:date="2026-09-06T00:00:00Z">
        <w:r>
          <w:t>more</w:t>
        </w:r>
      </w:ins>
      <w:ins w:id="5350" w:author="Leon Sandler" w:date="2026-09-06T00:00:00Z">
        <w:r>
          <w:t xml:space="preserve"> </w:t>
        </w:r>
      </w:ins>
      <w:ins w:id="5351" w:author="Leon Sandler" w:date="2026-09-06T00:00:00Z">
        <w:r>
          <w:t>realistic</w:t>
        </w:r>
      </w:ins>
      <w:r>
        <w:t xml:space="preserve"> </w:t>
      </w:r>
      <w:r>
        <w:t>isotropic</w:t>
      </w:r>
      <w:r>
        <w:t xml:space="preserve"> </w:t>
      </w:r>
      <w:ins w:id="5352" w:author="Leon Sandler" w:date="2026-09-06T00:00:00Z">
        <w:r>
          <w:t>or</w:t>
        </w:r>
      </w:ins>
      <w:ins w:id="5353" w:author="Leon Sandler" w:date="2026-09-06T00:00:00Z">
        <w:r>
          <w:t xml:space="preserve"> </w:t>
        </w:r>
      </w:ins>
      <w:ins w:id="5354" w:author="Leon Sandler" w:date="2026-09-06T00:00:00Z">
        <w:r>
          <w:t>broad-angle</w:t>
        </w:r>
      </w:ins>
      <w:ins w:id="5355" w:author="Leon Sandler" w:date="2026-09-06T00:00:00Z">
        <w:r>
          <w:t xml:space="preserve"> </w:t>
        </w:r>
      </w:ins>
      <w:r>
        <w:t>incidence</w:t>
      </w:r>
      <w:ins w:id="5356" w:author="Leon Sandler" w:date="2026-09-06T00:00:00Z">
        <w:r>
          <w:t xml:space="preserve"> </w:t>
        </w:r>
      </w:ins>
      <w:ins w:id="5357" w:author="Leon Sandler" w:date="2026-09-06T00:00:00Z">
        <w:r>
          <w:t>would</w:t>
        </w:r>
      </w:ins>
      <w:ins w:id="5358" w:author="Leon Sandler" w:date="2026-09-06T00:00:00Z">
        <w:r>
          <w:t xml:space="preserve"> </w:t>
        </w:r>
      </w:ins>
      <w:ins w:id="5359" w:author="Leon Sandler" w:date="2026-09-06T00:00:00Z">
        <w:r>
          <w:t>average</w:t>
        </w:r>
      </w:ins>
      <w:ins w:id="5360" w:author="Leon Sandler" w:date="2026-09-06T00:00:00Z">
        <w:r>
          <w:t xml:space="preserve"> </w:t>
        </w:r>
      </w:ins>
      <w:ins w:id="5361" w:author="Leon Sandler" w:date="2026-09-06T00:00:00Z">
        <w:r>
          <w:t>over</w:t>
        </w:r>
      </w:ins>
      <w:ins w:id="5362" w:author="Leon Sandler" w:date="2026-09-06T00:00:00Z">
        <w:r>
          <w:t xml:space="preserve"> </w:t>
        </w:r>
      </w:ins>
      <w:ins w:id="5363" w:author="Leon Sandler" w:date="2026-09-06T00:00:00Z">
        <w:r>
          <w:t>many</w:t>
        </w:r>
      </w:ins>
      <w:ins w:id="5364" w:author="Leon Sandler" w:date="2026-09-06T00:00:00Z">
        <w:r>
          <w:t xml:space="preserve"> </w:t>
        </w:r>
      </w:ins>
      <w:ins w:id="5365" w:author="Leon Sandler" w:date="2026-09-06T00:00:00Z">
        <w:r>
          <w:t>lines</w:t>
        </w:r>
      </w:ins>
      <w:ins w:id="5366" w:author="Leon Sandler" w:date="2026-09-06T00:00:00Z">
        <w:r>
          <w:t xml:space="preserve"> </w:t>
        </w:r>
      </w:ins>
      <w:ins w:id="5367" w:author="Leon Sandler" w:date="2026-09-06T00:00:00Z">
        <w:r>
          <w:t>of</w:t>
        </w:r>
      </w:ins>
      <w:ins w:id="5368" w:author="Leon Sandler" w:date="2026-09-06T00:00:00Z">
        <w:r>
          <w:t xml:space="preserve"> </w:t>
        </w:r>
      </w:ins>
      <w:ins w:id="5369" w:author="Leon Sandler" w:date="2026-09-06T00:00:00Z">
        <w:r>
          <w:t>sight,</w:t>
        </w:r>
      </w:ins>
      <w:ins w:id="5370" w:author="Leon Sandler" w:date="2026-09-06T00:00:00Z">
        <w:r>
          <w:t xml:space="preserve"> </w:t>
        </w:r>
      </w:ins>
      <w:ins w:id="5371" w:author="Leon Sandler" w:date="2026-09-06T00:00:00Z">
        <w:r>
          <w:t>including</w:t>
        </w:r>
      </w:ins>
      <w:ins w:id="5372" w:author="Leon Sandler" w:date="2026-09-06T00:00:00Z">
        <w:r>
          <w:t xml:space="preserve"> </w:t>
        </w:r>
      </w:ins>
      <w:ins w:id="5373" w:author="Leon Sandler" w:date="2026-09-06T00:00:00Z">
        <w:r>
          <w:t>well-shielded</w:t>
        </w:r>
      </w:ins>
      <w:ins w:id="5374" w:author="Leon Sandler" w:date="2026-09-06T00:00:00Z">
        <w:r>
          <w:t xml:space="preserve"> </w:t>
        </w:r>
      </w:ins>
      <w:ins w:id="5375" w:author="Leon Sandler" w:date="2026-09-06T00:00:00Z">
        <w:r>
          <w:t>ones,</w:t>
        </w:r>
      </w:ins>
      <w:ins w:id="5376" w:author="Leon Sandler" w:date="2026-09-06T00:00:00Z">
        <w:r>
          <w:t xml:space="preserve"> </w:t>
        </w:r>
      </w:ins>
      <w:ins w:id="5377" w:author="Leon Sandler" w:date="2026-09-06T00:00:00Z">
        <w:r>
          <w:t>and</w:t>
        </w:r>
      </w:ins>
      <w:r>
        <w:t xml:space="preserve"> </w:t>
      </w:r>
      <w:r>
        <w:t>is</w:t>
      </w:r>
      <w:r>
        <w:t xml:space="preserve"> </w:t>
      </w:r>
      <w:r>
        <w:t>expected</w:t>
      </w:r>
      <w:r>
        <w:t xml:space="preserve"> </w:t>
      </w:r>
      <w:r>
        <w:t>to</w:t>
      </w:r>
      <w:r>
        <w:t xml:space="preserve"> </w:t>
      </w:r>
      <w:r>
        <w:t>lower,</w:t>
      </w:r>
      <w:r>
        <w:t xml:space="preserve"> </w:t>
      </w:r>
      <w:r>
        <w:t>not</w:t>
      </w:r>
      <w:r>
        <w:t xml:space="preserve"> </w:t>
      </w:r>
      <w:r>
        <w:t>raise,</w:t>
      </w:r>
      <w:r>
        <w:t xml:space="preserve"> </w:t>
      </w:r>
      <w:r>
        <w:t>the</w:t>
      </w:r>
      <w:r>
        <w:t xml:space="preserve"> </w:t>
      </w:r>
      <w:r>
        <w:t>reported</w:t>
      </w:r>
      <w:r>
        <w:t xml:space="preserve"> </w:t>
      </w:r>
      <w:r>
        <w:t>transmission.</w:t>
      </w:r>
      <w:r>
        <w:t xml:space="preserve"> </w:t>
      </w:r>
      <w:ins w:id="5378" w:author="Leon Sandler" w:date="2026-09-06T00:00:00Z">
        <w:r>
          <w:t>The</w:t>
        </w:r>
      </w:ins>
      <w:ins w:id="5379" w:author="Leon Sandler" w:date="2026-09-06T00:00:00Z">
        <w:r>
          <w:t xml:space="preserve"> </w:t>
        </w:r>
      </w:ins>
      <w:ins w:id="5380" w:author="Leon Sandler" w:date="2026-09-06T00:00:00Z">
        <w:r>
          <w:t>reported</w:t>
        </w:r>
      </w:ins>
      <w:ins w:id="5381" w:author="Leon Sandler" w:date="2026-09-06T00:00:00Z">
        <w:r>
          <w:t xml:space="preserve"> </w:t>
        </w:r>
      </w:ins>
      <w:ins w:id="5382" w:author="Leon Sandler" w:date="2026-09-06T00:00:00Z">
        <w:r>
          <w:t>transmission</w:t>
        </w:r>
      </w:ins>
      <w:ins w:id="5383" w:author="Leon Sandler" w:date="2026-09-06T00:00:00Z">
        <w:r>
          <w:t xml:space="preserve"> </w:t>
        </w:r>
      </w:ins>
      <w:ins w:id="5384" w:author="Leon Sandler" w:date="2026-09-06T00:00:00Z">
        <w:r>
          <w:t>values</w:t>
        </w:r>
      </w:ins>
      <w:ins w:id="5385" w:author="Leon Sandler" w:date="2026-09-06T00:00:00Z">
        <w:r>
          <w:t xml:space="preserve"> </w:t>
        </w:r>
      </w:ins>
      <w:ins w:id="5386" w:author="Leon Sandler" w:date="2026-09-06T00:00:00Z">
        <w:r>
          <w:t>in</w:t>
        </w:r>
      </w:ins>
      <w:ins w:id="5387" w:author="Leon Sandler" w:date="2026-09-06T00:00:00Z">
        <w:r>
          <w:t xml:space="preserve"> </w:t>
        </w:r>
      </w:ins>
      <w:ins w:id="5388" w:author="Leon Sandler" w:date="2026-09-06T00:00:00Z">
        <w:r>
          <w:t>this</w:t>
        </w:r>
      </w:ins>
      <w:ins w:id="5389" w:author="Leon Sandler" w:date="2026-09-06T00:00:00Z">
        <w:r>
          <w:t xml:space="preserve"> </w:t>
        </w:r>
      </w:ins>
      <w:ins w:id="5390" w:author="Leon Sandler" w:date="2026-09-06T00:00:00Z">
        <w:r>
          <w:t>paper</w:t>
        </w:r>
      </w:ins>
      <w:ins w:id="5391" w:author="Leon Sandler" w:date="2026-09-06T00:00:00Z">
        <w:r>
          <w:t xml:space="preserve"> </w:t>
        </w:r>
      </w:ins>
      <w:ins w:id="5392" w:author="Leon Sandler" w:date="2026-09-06T00:00:00Z">
        <w:r>
          <w:t>should</w:t>
        </w:r>
      </w:ins>
      <w:ins w:id="5393" w:author="Leon Sandler" w:date="2026-09-06T00:00:00Z">
        <w:r>
          <w:t xml:space="preserve"> </w:t>
        </w:r>
      </w:ins>
      <w:ins w:id="5394" w:author="Leon Sandler" w:date="2026-09-06T00:00:00Z">
        <w:r>
          <w:t>therefore</w:t>
        </w:r>
      </w:ins>
      <w:ins w:id="5395" w:author="Leon Sandler" w:date="2026-09-06T00:00:00Z">
        <w:r>
          <w:t xml:space="preserve"> </w:t>
        </w:r>
      </w:ins>
      <w:ins w:id="5396" w:author="Leon Sandler" w:date="2026-09-06T00:00:00Z">
        <w:r>
          <w:t>be</w:t>
        </w:r>
      </w:ins>
      <w:ins w:id="5397" w:author="Leon Sandler" w:date="2026-09-06T00:00:00Z">
        <w:r>
          <w:t xml:space="preserve"> </w:t>
        </w:r>
      </w:ins>
      <w:ins w:id="5398" w:author="Leon Sandler" w:date="2026-09-06T00:00:00Z">
        <w:r>
          <w:t>read</w:t>
        </w:r>
      </w:ins>
      <w:ins w:id="5399" w:author="Leon Sandler" w:date="2026-09-06T00:00:00Z">
        <w:r>
          <w:t xml:space="preserve"> </w:t>
        </w:r>
      </w:ins>
      <w:ins w:id="5400" w:author="Leon Sandler" w:date="2026-09-06T00:00:00Z">
        <w:r>
          <w:t>as</w:t>
        </w:r>
      </w:ins>
      <w:ins w:id="5401" w:author="Leon Sandler" w:date="2026-09-06T00:00:00Z">
        <w:r>
          <w:t xml:space="preserve"> </w:t>
        </w:r>
      </w:ins>
      <w:ins w:id="5402" w:author="Leon Sandler" w:date="2026-09-06T00:00:00Z">
        <w:r>
          <w:t>upper</w:t>
        </w:r>
      </w:ins>
      <w:ins w:id="5403" w:author="Leon Sandler" w:date="2026-09-06T00:00:00Z">
        <w:r>
          <w:t xml:space="preserve"> </w:t>
        </w:r>
      </w:ins>
      <w:ins w:id="5404" w:author="Leon Sandler" w:date="2026-09-06T00:00:00Z">
        <w:r>
          <w:t>bounds</w:t>
        </w:r>
      </w:ins>
      <w:ins w:id="5405" w:author="Leon Sandler" w:date="2026-09-06T00:00:00Z">
        <w:r>
          <w:t xml:space="preserve"> </w:t>
        </w:r>
      </w:ins>
      <w:ins w:id="5406" w:author="Leon Sandler" w:date="2026-09-06T00:00:00Z">
        <w:r>
          <w:t>on</w:t>
        </w:r>
      </w:ins>
      <w:ins w:id="5407" w:author="Leon Sandler" w:date="2026-09-06T00:00:00Z">
        <w:r>
          <w:t xml:space="preserve"> </w:t>
        </w:r>
      </w:ins>
      <w:ins w:id="5408" w:author="Leon Sandler" w:date="2026-09-06T00:00:00Z">
        <w:r>
          <w:t>true</w:t>
        </w:r>
      </w:ins>
      <w:ins w:id="5409" w:author="Leon Sandler" w:date="2026-09-06T00:00:00Z">
        <w:r>
          <w:t xml:space="preserve"> </w:t>
        </w:r>
      </w:ins>
      <w:ins w:id="5410" w:author="Leon Sandler" w:date="2026-09-06T00:00:00Z">
        <w:r>
          <w:t>operational</w:t>
        </w:r>
      </w:ins>
      <w:ins w:id="5411" w:author="Leon Sandler" w:date="2026-09-06T00:00:00Z">
        <w:r>
          <w:t xml:space="preserve"> </w:t>
        </w:r>
      </w:ins>
      <w:ins w:id="5412" w:author="Leon Sandler" w:date="2026-09-06T00:00:00Z">
        <w:r>
          <w:t>leakage</w:t>
        </w:r>
      </w:ins>
      <w:ins w:id="5413" w:author="Leon Sandler" w:date="2026-09-06T00:00:00Z">
        <w:r>
          <w:t xml:space="preserve"> </w:t>
        </w:r>
      </w:ins>
      <w:ins w:id="5414" w:author="Leon Sandler" w:date="2026-09-06T00:00:00Z">
        <w:r>
          <w:t>under</w:t>
        </w:r>
      </w:ins>
      <w:ins w:id="5415" w:author="Leon Sandler" w:date="2026-09-06T00:00:00Z">
        <w:r>
          <w:t xml:space="preserve"> </w:t>
        </w:r>
      </w:ins>
      <w:ins w:id="5416" w:author="Leon Sandler" w:date="2026-09-06T00:00:00Z">
        <w:r>
          <w:t>realistic</w:t>
        </w:r>
      </w:ins>
      <w:ins w:id="5417" w:author="Leon Sandler" w:date="2026-09-06T00:00:00Z">
        <w:r>
          <w:t xml:space="preserve"> </w:t>
        </w:r>
      </w:ins>
      <w:ins w:id="5418" w:author="Leon Sandler" w:date="2026-09-06T00:00:00Z">
        <w:r>
          <w:t>incidence</w:t>
        </w:r>
      </w:ins>
      <w:ins w:id="5419" w:author="Leon Sandler" w:date="2026-09-06T00:00:00Z">
        <w:r>
          <w:t xml:space="preserve"> </w:t>
        </w:r>
      </w:ins>
      <w:ins w:id="5420" w:author="Leon Sandler" w:date="2026-09-06T00:00:00Z">
        <w:r>
          <w:t>conditions.</w:t>
        </w:r>
      </w:ins>
      <w:ins w:id="5421" w:author="Leon Sandler" w:date="2026-09-06T00:00:00Z">
        <w:r>
          <w:t xml:space="preserve"> </w:t>
        </w:r>
      </w:ins>
      <w:r>
        <w:t>Baseline</w:t>
      </w:r>
      <w:r>
        <w:t xml:space="preserve"> </w:t>
      </w:r>
      <w:r>
        <w:t>runs</w:t>
      </w:r>
      <w:r>
        <w:t xml:space="preserve"> </w:t>
      </w:r>
      <w:r>
        <w:t>use</w:t>
      </w:r>
      <w:r>
        <w:t xml:space="preserve"> </w:t>
      </w:r>
      <w:r>
        <w:t>N</w:t>
      </w:r>
      <w:r>
        <w:t xml:space="preserve"> </w:t>
      </w:r>
      <w:r>
        <w:t>=</w:t>
      </w:r>
      <w:r>
        <w:t xml:space="preserve"> </w:t>
      </w:r>
      <w:del w:id="5422" w:author="Leon Sandler" w:date="2026-09-06T00:00:00Z">
        <w:r>
          <w:delText>500-1000,</w:delText>
        </w:r>
      </w:del>
      <w:ins w:id="5423" w:author="Leon Sandler" w:date="2026-09-06T00:00:00Z">
        <w:r>
          <w:t>500–1000</w:t>
        </w:r>
      </w:ins>
      <w:r>
        <w:t xml:space="preserve"> </w:t>
      </w:r>
      <w:del w:id="5424" w:author="Leon Sandler" w:date="2026-09-06T00:00:00Z">
        <w:r>
          <w:delText>giving</w:delText>
        </w:r>
      </w:del>
      <w:ins w:id="5425" w:author="Leon Sandler" w:date="2026-09-06T00:00:00Z">
        <w:r>
          <w:t>protons</w:t>
        </w:r>
      </w:ins>
      <w:ins w:id="5426" w:author="Leon Sandler" w:date="2026-09-06T00:00:00Z">
        <w:r>
          <w:t xml:space="preserve"> </w:t>
        </w:r>
      </w:ins>
      <w:ins w:id="5427" w:author="Leon Sandler" w:date="2026-09-06T00:00:00Z">
        <w:r>
          <w:t>per</w:t>
        </w:r>
      </w:ins>
      <w:ins w:id="5428" w:author="Leon Sandler" w:date="2026-09-06T00:00:00Z">
        <w:r>
          <w:t xml:space="preserve"> </w:t>
        </w:r>
      </w:ins>
      <w:ins w:id="5429" w:author="Leon Sandler" w:date="2026-09-06T00:00:00Z">
        <w:r>
          <w:t>energy</w:t>
        </w:r>
      </w:ins>
      <w:ins w:id="5430" w:author="Leon Sandler" w:date="2026-09-06T00:00:00Z">
        <w:r>
          <w:t xml:space="preserve"> </w:t>
        </w:r>
      </w:ins>
      <w:ins w:id="5431" w:author="Leon Sandler" w:date="2026-09-06T00:00:00Z">
        <w:r>
          <w:t>point,</w:t>
        </w:r>
      </w:ins>
      <w:ins w:id="5432" w:author="Leon Sandler" w:date="2026-09-06T00:00:00Z">
        <w:r>
          <w:t xml:space="preserve"> </w:t>
        </w:r>
      </w:ins>
      <w:ins w:id="5433" w:author="Leon Sandler" w:date="2026-09-06T00:00:00Z">
        <w:r>
          <w:t>which</w:t>
        </w:r>
      </w:ins>
      <w:ins w:id="5434" w:author="Leon Sandler" w:date="2026-09-06T00:00:00Z">
        <w:r>
          <w:t xml:space="preserve"> </w:t>
        </w:r>
      </w:ins>
      <w:ins w:id="5435" w:author="Leon Sandler" w:date="2026-09-06T00:00:00Z">
        <w:r>
          <w:t>by</w:t>
        </w:r>
      </w:ins>
      <w:ins w:id="5436" w:author="Leon Sandler" w:date="2026-09-06T00:00:00Z">
        <w:r>
          <w:t xml:space="preserve"> </w:t>
        </w:r>
      </w:ins>
      <w:ins w:id="5437" w:author="Leon Sandler" w:date="2026-09-06T00:00:00Z">
        <w:r>
          <w:t>binomial</w:t>
        </w:r>
      </w:ins>
      <w:ins w:id="5438" w:author="Leon Sandler" w:date="2026-09-06T00:00:00Z">
        <w:r>
          <w:t xml:space="preserve"> </w:t>
        </w:r>
      </w:ins>
      <w:ins w:id="5439" w:author="Leon Sandler" w:date="2026-09-06T00:00:00Z">
        <w:r>
          <w:t>counting</w:t>
        </w:r>
      </w:ins>
      <w:ins w:id="5440" w:author="Leon Sandler" w:date="2026-09-06T00:00:00Z">
        <w:r>
          <w:t xml:space="preserve"> </w:t>
        </w:r>
      </w:ins>
      <w:ins w:id="5441" w:author="Leon Sandler" w:date="2026-09-06T00:00:00Z">
        <w:r>
          <w:t>statistics</w:t>
        </w:r>
      </w:ins>
      <w:ins w:id="5442" w:author="Leon Sandler" w:date="2026-09-06T00:00:00Z">
        <w:r>
          <w:t xml:space="preserve"> </w:t>
        </w:r>
      </w:ins>
      <w:ins w:id="5443" w:author="Leon Sandler" w:date="2026-09-06T00:00:00Z">
        <w:r>
          <w:t>gives</w:t>
        </w:r>
      </w:ins>
      <w:r>
        <w:t xml:space="preserve"> </w:t>
      </w:r>
      <w:r>
        <w:t>a</w:t>
      </w:r>
      <w:r>
        <w:t xml:space="preserve"> </w:t>
      </w:r>
      <w:r>
        <w:t>95%</w:t>
      </w:r>
      <w:r>
        <w:t xml:space="preserve"> </w:t>
      </w:r>
      <w:r>
        <w:t>confidence</w:t>
      </w:r>
      <w:r>
        <w:t xml:space="preserve"> </w:t>
      </w:r>
      <w:r>
        <w:t>half-width</w:t>
      </w:r>
      <w:r>
        <w:t xml:space="preserve"> </w:t>
      </w:r>
      <w:del w:id="5444" w:author="Leon Sandler" w:date="2026-09-06T00:00:00Z">
        <w:r>
          <w:delText>≤</w:delText>
        </w:r>
      </w:del>
      <w:ins w:id="5445" w:author="Leon Sandler" w:date="2026-09-06T00:00:00Z">
        <w:r>
          <w:t>on</w:t>
        </w:r>
      </w:ins>
      <w:r>
        <w:t xml:space="preserve"> </w:t>
      </w:r>
      <w:del w:id="5446" w:author="Leon Sandler" w:date="2026-09-06T00:00:00Z">
        <w:r>
          <w:delText>0.045.</w:delText>
        </w:r>
      </w:del>
      <w:ins w:id="5447" w:author="Leon Sandler" w:date="2026-09-06T00:00:00Z">
        <w:r>
          <w:t>the</w:t>
        </w:r>
      </w:ins>
      <w:ins w:id="5448" w:author="Leon Sandler" w:date="2026-09-06T00:00:00Z">
        <w:r>
          <w:t xml:space="preserve"> </w:t>
        </w:r>
      </w:ins>
      <w:ins w:id="5449" w:author="Leon Sandler" w:date="2026-09-06T00:00:00Z">
        <w:r>
          <w:t>transmission</w:t>
        </w:r>
      </w:ins>
      <w:ins w:id="5450" w:author="Leon Sandler" w:date="2026-09-06T00:00:00Z">
        <w:r>
          <w:t xml:space="preserve"> </w:t>
        </w:r>
      </w:ins>
      <w:ins w:id="5451" w:author="Leon Sandler" w:date="2026-09-06T00:00:00Z">
        <w:r>
          <w:t>fraction</w:t>
        </w:r>
      </w:ins>
      <w:ins w:id="5452" w:author="Leon Sandler" w:date="2026-09-06T00:00:00Z">
        <w:r>
          <w:t xml:space="preserve"> </w:t>
        </w:r>
      </w:ins>
      <w:ins w:id="5453" w:author="Leon Sandler" w:date="2026-09-06T00:00:00Z">
        <w:r>
          <w:t>of</w:t>
        </w:r>
      </w:ins>
      <w:ins w:id="5454" w:author="Leon Sandler" w:date="2026-09-06T00:00:00Z">
        <w:r>
          <w:t xml:space="preserve"> </w:t>
        </w:r>
      </w:ins>
      <w:ins w:id="5455" w:author="Leon Sandler" w:date="2026-09-06T00:00:00Z">
        <w:r>
          <w:t>no</w:t>
        </w:r>
      </w:ins>
      <w:ins w:id="5456" w:author="Leon Sandler" w:date="2026-09-06T00:00:00Z">
        <w:r>
          <w:t xml:space="preserve"> </w:t>
        </w:r>
      </w:ins>
      <w:ins w:id="5457" w:author="Leon Sandler" w:date="2026-09-06T00:00:00Z">
        <w:r>
          <w:t>more</w:t>
        </w:r>
      </w:ins>
      <w:ins w:id="5458" w:author="Leon Sandler" w:date="2026-09-06T00:00:00Z">
        <w:r>
          <w:t xml:space="preserve"> </w:t>
        </w:r>
      </w:ins>
      <w:ins w:id="5459" w:author="Leon Sandler" w:date="2026-09-06T00:00:00Z">
        <w:r>
          <w:t>than</w:t>
        </w:r>
      </w:ins>
      <w:ins w:id="5460" w:author="Leon Sandler" w:date="2026-09-06T00:00:00Z">
        <w:r>
          <w:t xml:space="preserve"> </w:t>
        </w:r>
      </w:ins>
      <w:ins w:id="5461" w:author="Leon Sandler" w:date="2026-09-06T00:00:00Z">
        <w:r>
          <w:t>±0.045.</w:t>
        </w:r>
      </w:ins>
    </w:p>
    <w:p>
      <w:del w:id="5462" w:author="Leon Sandler" w:date="2026-09-06T00:00:00Z">
        <w:r>
          <w:delText>4.</w:delText>
        </w:r>
      </w:del>
      <w:ins w:id="5463" w:author="Leon Sandler" w:date="2026-09-06T00:00:00Z">
        <w:r>
          <w:t>5.</w:t>
        </w:r>
      </w:ins>
      <w:ins w:id="5464" w:author="Leon Sandler" w:date="2026-09-06T00:00:00Z">
        <w:r>
          <w:t xml:space="preserve"> </w:t>
        </w:r>
      </w:ins>
      <w:ins w:id="5465" w:author="Leon Sandler" w:date="2026-09-06T00:00:00Z">
        <w:r>
          <w:t>Numerical</w:t>
        </w:r>
      </w:ins>
      <w:r>
        <w:t xml:space="preserve"> </w:t>
      </w:r>
      <w:r>
        <w:t>Verification</w:t>
      </w:r>
      <w:r>
        <w:t xml:space="preserve"> </w:t>
      </w:r>
      <w:r>
        <w:t>and</w:t>
      </w:r>
      <w:r>
        <w:t xml:space="preserve"> </w:t>
      </w:r>
      <w:r>
        <w:t>Convergence</w:t>
      </w:r>
    </w:p>
    <w:p>
      <w:r>
        <w:t>Three</w:t>
      </w:r>
      <w:r>
        <w:t xml:space="preserve"> </w:t>
      </w:r>
      <w:ins w:id="5466" w:author="Leon Sandler" w:date="2026-09-06T00:00:00Z">
        <w:r>
          <w:t>independent</w:t>
        </w:r>
      </w:ins>
      <w:ins w:id="5467" w:author="Leon Sandler" w:date="2026-09-06T00:00:00Z">
        <w:r>
          <w:t xml:space="preserve"> </w:t>
        </w:r>
      </w:ins>
      <w:r>
        <w:t>checks</w:t>
      </w:r>
      <w:r>
        <w:t xml:space="preserve"> </w:t>
      </w:r>
      <w:r>
        <w:t>establish</w:t>
      </w:r>
      <w:r>
        <w:t xml:space="preserve"> </w:t>
      </w:r>
      <w:r>
        <w:t>the</w:t>
      </w:r>
      <w:r>
        <w:t xml:space="preserve"> </w:t>
      </w:r>
      <w:del w:id="5468" w:author="Leon Sandler" w:date="2026-09-06T00:00:00Z">
        <w:r>
          <w:delText>numerics.</w:delText>
        </w:r>
      </w:del>
      <w:ins w:id="5469" w:author="Leon Sandler" w:date="2026-09-06T00:00:00Z">
        <w:r>
          <w:t>numerical</w:t>
        </w:r>
      </w:ins>
      <w:r>
        <w:t xml:space="preserve"> </w:t>
      </w:r>
      <w:del w:id="5470" w:author="Leon Sandler" w:date="2026-09-06T00:00:00Z">
        <w:r>
          <w:delText>Against</w:delText>
        </w:r>
      </w:del>
      <w:ins w:id="5471" w:author="Leon Sandler" w:date="2026-09-06T00:00:00Z">
        <w:r>
          <w:t>reliability</w:t>
        </w:r>
      </w:ins>
      <w:ins w:id="5472" w:author="Leon Sandler" w:date="2026-09-06T00:00:00Z">
        <w:r>
          <w:t xml:space="preserve"> </w:t>
        </w:r>
      </w:ins>
      <w:ins w:id="5473" w:author="Leon Sandler" w:date="2026-09-06T00:00:00Z">
        <w:r>
          <w:t>of</w:t>
        </w:r>
      </w:ins>
      <w:ins w:id="5474" w:author="Leon Sandler" w:date="2026-09-06T00:00:00Z">
        <w:r>
          <w:t xml:space="preserve"> </w:t>
        </w:r>
      </w:ins>
      <w:ins w:id="5475" w:author="Leon Sandler" w:date="2026-09-06T00:00:00Z">
        <w:r>
          <w:t>the</w:t>
        </w:r>
      </w:ins>
      <w:ins w:id="5476" w:author="Leon Sandler" w:date="2026-09-06T00:00:00Z">
        <w:r>
          <w:t xml:space="preserve"> </w:t>
        </w:r>
      </w:ins>
      <w:ins w:id="5477" w:author="Leon Sandler" w:date="2026-09-06T00:00:00Z">
        <w:r>
          <w:t>simulation</w:t>
        </w:r>
      </w:ins>
      <w:ins w:id="5478" w:author="Leon Sandler" w:date="2026-09-06T00:00:00Z">
        <w:r>
          <w:t xml:space="preserve"> </w:t>
        </w:r>
      </w:ins>
      <w:ins w:id="5479" w:author="Leon Sandler" w:date="2026-09-06T00:00:00Z">
        <w:r>
          <w:t>before</w:t>
        </w:r>
      </w:ins>
      <w:ins w:id="5480" w:author="Leon Sandler" w:date="2026-09-06T00:00:00Z">
        <w:r>
          <w:t xml:space="preserve"> </w:t>
        </w:r>
      </w:ins>
      <w:ins w:id="5481" w:author="Leon Sandler" w:date="2026-09-06T00:00:00Z">
        <w:r>
          <w:t>it</w:t>
        </w:r>
      </w:ins>
      <w:ins w:id="5482" w:author="Leon Sandler" w:date="2026-09-06T00:00:00Z">
        <w:r>
          <w:t xml:space="preserve"> </w:t>
        </w:r>
      </w:ins>
      <w:ins w:id="5483" w:author="Leon Sandler" w:date="2026-09-06T00:00:00Z">
        <w:r>
          <w:t>is</w:t>
        </w:r>
      </w:ins>
      <w:ins w:id="5484" w:author="Leon Sandler" w:date="2026-09-06T00:00:00Z">
        <w:r>
          <w:t xml:space="preserve"> </w:t>
        </w:r>
      </w:ins>
      <w:ins w:id="5485" w:author="Leon Sandler" w:date="2026-09-06T00:00:00Z">
        <w:r>
          <w:t>used</w:t>
        </w:r>
      </w:ins>
      <w:ins w:id="5486" w:author="Leon Sandler" w:date="2026-09-06T00:00:00Z">
        <w:r>
          <w:t xml:space="preserve"> </w:t>
        </w:r>
      </w:ins>
      <w:ins w:id="5487" w:author="Leon Sandler" w:date="2026-09-06T00:00:00Z">
        <w:r>
          <w:t>to</w:t>
        </w:r>
      </w:ins>
      <w:ins w:id="5488" w:author="Leon Sandler" w:date="2026-09-06T00:00:00Z">
        <w:r>
          <w:t xml:space="preserve"> </w:t>
        </w:r>
      </w:ins>
      <w:ins w:id="5489" w:author="Leon Sandler" w:date="2026-09-06T00:00:00Z">
        <w:r>
          <w:t>compare</w:t>
        </w:r>
      </w:ins>
      <w:ins w:id="5490" w:author="Leon Sandler" w:date="2026-09-06T00:00:00Z">
        <w:r>
          <w:t xml:space="preserve"> </w:t>
        </w:r>
      </w:ins>
      <w:ins w:id="5491" w:author="Leon Sandler" w:date="2026-09-06T00:00:00Z">
        <w:r>
          <w:t>shielding</w:t>
        </w:r>
      </w:ins>
      <w:ins w:id="5492" w:author="Leon Sandler" w:date="2026-09-06T00:00:00Z">
        <w:r>
          <w:t xml:space="preserve"> </w:t>
        </w:r>
      </w:ins>
      <w:ins w:id="5493" w:author="Leon Sandler" w:date="2026-09-06T00:00:00Z">
        <w:r>
          <w:t>architectures.</w:t>
        </w:r>
      </w:ins>
      <w:ins w:id="5494" w:author="Leon Sandler" w:date="2026-09-06T00:00:00Z">
        <w:r>
          <w:t xml:space="preserve"> </w:t>
        </w:r>
      </w:ins>
      <w:ins w:id="5495" w:author="Leon Sandler" w:date="2026-09-06T00:00:00Z">
        <w:r>
          <w:t>First,</w:t>
        </w:r>
      </w:ins>
      <w:ins w:id="5496" w:author="Leon Sandler" w:date="2026-09-06T00:00:00Z">
        <w:r>
          <w:t xml:space="preserve"> </w:t>
        </w:r>
      </w:ins>
      <w:ins w:id="5497" w:author="Leon Sandler" w:date="2026-09-06T00:00:00Z">
        <w:r>
          <w:t>against</w:t>
        </w:r>
      </w:ins>
      <w:r>
        <w:t xml:space="preserve"> </w:t>
      </w:r>
      <w:r>
        <w:t>the</w:t>
      </w:r>
      <w:r>
        <w:t xml:space="preserve"> </w:t>
      </w:r>
      <w:r>
        <w:t>analytic</w:t>
      </w:r>
      <w:r>
        <w:t xml:space="preserve"> </w:t>
      </w:r>
      <w:r>
        <w:t>gyroradius</w:t>
      </w:r>
      <w:r>
        <w:t xml:space="preserve"> </w:t>
      </w:r>
      <w:ins w:id="5498" w:author="Leon Sandler" w:date="2026-09-06T00:00:00Z">
        <w:r>
          <w:t>solution</w:t>
        </w:r>
      </w:ins>
      <w:ins w:id="5499" w:author="Leon Sandler" w:date="2026-09-06T00:00:00Z">
        <w:r>
          <w:t xml:space="preserve"> </w:t>
        </w:r>
      </w:ins>
      <w:ins w:id="5500" w:author="Leon Sandler" w:date="2026-09-06T00:00:00Z">
        <w:r>
          <w:t>for</w:t>
        </w:r>
      </w:ins>
      <w:ins w:id="5501" w:author="Leon Sandler" w:date="2026-09-06T00:00:00Z">
        <w:r>
          <w:t xml:space="preserve"> </w:t>
        </w:r>
      </w:ins>
      <w:ins w:id="5502" w:author="Leon Sandler" w:date="2026-09-06T00:00:00Z">
        <w:r>
          <w:t>a</w:t>
        </w:r>
      </w:ins>
      <w:ins w:id="5503" w:author="Leon Sandler" w:date="2026-09-06T00:00:00Z">
        <w:r>
          <w:t xml:space="preserve"> </w:t>
        </w:r>
      </w:ins>
      <w:ins w:id="5504" w:author="Leon Sandler" w:date="2026-09-06T00:00:00Z">
        <w:r>
          <w:t>proton</w:t>
        </w:r>
      </w:ins>
      <w:ins w:id="5505" w:author="Leon Sandler" w:date="2026-09-06T00:00:00Z">
        <w:r>
          <w:t xml:space="preserve"> </w:t>
        </w:r>
      </w:ins>
      <w:r>
        <w:t>in</w:t>
      </w:r>
      <w:r>
        <w:t xml:space="preserve"> </w:t>
      </w:r>
      <w:r>
        <w:t>a</w:t>
      </w:r>
      <w:r>
        <w:t xml:space="preserve"> </w:t>
      </w:r>
      <w:r>
        <w:t>uniform</w:t>
      </w:r>
      <w:ins w:id="5506" w:author="Leon Sandler" w:date="2026-09-06T00:00:00Z">
        <w:r>
          <w:t xml:space="preserve"> </w:t>
        </w:r>
      </w:ins>
      <w:ins w:id="5507" w:author="Leon Sandler" w:date="2026-09-06T00:00:00Z">
        <w:r>
          <w:t>magnetic</w:t>
        </w:r>
      </w:ins>
      <w:r>
        <w:t xml:space="preserve"> </w:t>
      </w:r>
      <w:r>
        <w:t>field,</w:t>
      </w:r>
      <w:r>
        <w:t xml:space="preserve"> </w:t>
      </w:r>
      <w:r>
        <w:t>the</w:t>
      </w:r>
      <w:r>
        <w:t xml:space="preserve"> </w:t>
      </w:r>
      <w:r>
        <w:t>Boris</w:t>
      </w:r>
      <w:r>
        <w:t xml:space="preserve"> </w:t>
      </w:r>
      <w:r>
        <w:t>integrator</w:t>
      </w:r>
      <w:r>
        <w:t xml:space="preserve"> </w:t>
      </w:r>
      <w:r>
        <w:t>converges</w:t>
      </w:r>
      <w:r>
        <w:t xml:space="preserve"> </w:t>
      </w:r>
      <w:r>
        <w:t>quadratically</w:t>
      </w:r>
      <w:r>
        <w:t xml:space="preserve"> </w:t>
      </w:r>
      <w:r>
        <w:t>in</w:t>
      </w:r>
      <w:r>
        <w:t xml:space="preserve"> </w:t>
      </w:r>
      <w:r>
        <w:t>time</w:t>
      </w:r>
      <w:r>
        <w:t xml:space="preserve"> </w:t>
      </w:r>
      <w:r>
        <w:t>step,</w:t>
      </w:r>
      <w:r>
        <w:t xml:space="preserve"> </w:t>
      </w:r>
      <w:r>
        <w:t>from</w:t>
      </w:r>
      <w:r>
        <w:t xml:space="preserve"> </w:t>
      </w:r>
      <w:ins w:id="5508" w:author="Leon Sandler" w:date="2026-09-06T00:00:00Z">
        <w:r>
          <w:t>a</w:t>
        </w:r>
      </w:ins>
      <w:ins w:id="5509" w:author="Leon Sandler" w:date="2026-09-06T00:00:00Z">
        <w:r>
          <w:t xml:space="preserve"> </w:t>
        </w:r>
      </w:ins>
      <w:r>
        <w:t>4.7%</w:t>
      </w:r>
      <w:r>
        <w:t xml:space="preserve"> </w:t>
      </w:r>
      <w:r>
        <w:t>radius</w:t>
      </w:r>
      <w:r>
        <w:t xml:space="preserve"> </w:t>
      </w:r>
      <w:r>
        <w:t>error</w:t>
      </w:r>
      <w:r>
        <w:t xml:space="preserve"> </w:t>
      </w:r>
      <w:r>
        <w:t>at</w:t>
      </w:r>
      <w:r>
        <w:t xml:space="preserve"> </w:t>
      </w:r>
      <w:r>
        <w:t>10</w:t>
      </w:r>
      <w:r>
        <w:t xml:space="preserve"> </w:t>
      </w:r>
      <w:ins w:id="5510" w:author="Leon Sandler" w:date="2026-09-06T00:00:00Z">
        <w:r>
          <w:t>integration</w:t>
        </w:r>
      </w:ins>
      <w:ins w:id="5511" w:author="Leon Sandler" w:date="2026-09-06T00:00:00Z">
        <w:r>
          <w:t xml:space="preserve"> </w:t>
        </w:r>
      </w:ins>
      <w:r>
        <w:t>steps</w:t>
      </w:r>
      <w:r>
        <w:t xml:space="preserve"> </w:t>
      </w:r>
      <w:r>
        <w:t>per</w:t>
      </w:r>
      <w:r>
        <w:t xml:space="preserve"> </w:t>
      </w:r>
      <w:r>
        <w:t>gyroperiod</w:t>
      </w:r>
      <w:r>
        <w:t xml:space="preserve"> </w:t>
      </w:r>
      <w:ins w:id="5512" w:author="Leon Sandler" w:date="2026-09-06T00:00:00Z">
        <w:r>
          <w:t>down</w:t>
        </w:r>
      </w:ins>
      <w:ins w:id="5513" w:author="Leon Sandler" w:date="2026-09-06T00:00:00Z">
        <w:r>
          <w:t xml:space="preserve"> </w:t>
        </w:r>
      </w:ins>
      <w:r>
        <w:t>to</w:t>
      </w:r>
      <w:r>
        <w:t xml:space="preserve"> </w:t>
      </w:r>
      <w:r>
        <w:t>0.05%</w:t>
      </w:r>
      <w:ins w:id="5514" w:author="Leon Sandler" w:date="2026-09-06T00:00:00Z">
        <w:r>
          <w:t xml:space="preserve"> </w:t>
        </w:r>
      </w:ins>
      <w:ins w:id="5515" w:author="Leon Sandler" w:date="2026-09-06T00:00:00Z">
        <w:r>
          <w:t>error</w:t>
        </w:r>
      </w:ins>
      <w:r>
        <w:t xml:space="preserve"> </w:t>
      </w:r>
      <w:r>
        <w:t>at</w:t>
      </w:r>
      <w:r>
        <w:t xml:space="preserve"> </w:t>
      </w:r>
      <w:r>
        <w:t>100</w:t>
      </w:r>
      <w:r>
        <w:t xml:space="preserve"> </w:t>
      </w:r>
      <w:del w:id="5516" w:author="Leon Sandler" w:date="2026-09-06T00:00:00Z">
        <w:r>
          <w:delText>steps;</w:delText>
        </w:r>
      </w:del>
      <w:ins w:id="5517" w:author="Leon Sandler" w:date="2026-09-06T00:00:00Z">
        <w:r>
          <w:t>steps</w:t>
        </w:r>
      </w:ins>
      <w:ins w:id="5518" w:author="Leon Sandler" w:date="2026-09-06T00:00:00Z">
        <w:r>
          <w:t xml:space="preserve"> </w:t>
        </w:r>
      </w:ins>
      <w:ins w:id="5519" w:author="Leon Sandler" w:date="2026-09-06T00:00:00Z">
        <w:r>
          <w:t>per</w:t>
        </w:r>
      </w:ins>
      <w:ins w:id="5520" w:author="Leon Sandler" w:date="2026-09-06T00:00:00Z">
        <w:r>
          <w:t xml:space="preserve"> </w:t>
        </w:r>
      </w:ins>
      <w:ins w:id="5521" w:author="Leon Sandler" w:date="2026-09-06T00:00:00Z">
        <w:r>
          <w:t>gyroperiod;</w:t>
        </w:r>
      </w:ins>
      <w:r>
        <w:t xml:space="preserve"> </w:t>
      </w:r>
      <w:r>
        <w:t>the</w:t>
      </w:r>
      <w:r>
        <w:t xml:space="preserve"> </w:t>
      </w:r>
      <w:r>
        <w:t>production</w:t>
      </w:r>
      <w:r>
        <w:t xml:space="preserve"> </w:t>
      </w:r>
      <w:r>
        <w:t>setting</w:t>
      </w:r>
      <w:r>
        <w:t xml:space="preserve"> </w:t>
      </w:r>
      <w:del w:id="5522" w:author="Leon Sandler" w:date="2026-09-06T00:00:00Z">
        <w:r>
          <w:delText>of</w:delText>
        </w:r>
      </w:del>
      <w:ins w:id="5523" w:author="Leon Sandler" w:date="2026-09-06T00:00:00Z">
        <w:r>
          <w:t>used</w:t>
        </w:r>
      </w:ins>
      <w:ins w:id="5524" w:author="Leon Sandler" w:date="2026-09-06T00:00:00Z">
        <w:r>
          <w:t xml:space="preserve"> </w:t>
        </w:r>
      </w:ins>
      <w:ins w:id="5525" w:author="Leon Sandler" w:date="2026-09-06T00:00:00Z">
        <w:r>
          <w:t>throughout</w:t>
        </w:r>
      </w:ins>
      <w:ins w:id="5526" w:author="Leon Sandler" w:date="2026-09-06T00:00:00Z">
        <w:r>
          <w:t xml:space="preserve"> </w:t>
        </w:r>
      </w:ins>
      <w:ins w:id="5527" w:author="Leon Sandler" w:date="2026-09-06T00:00:00Z">
        <w:r>
          <w:t>this</w:t>
        </w:r>
      </w:ins>
      <w:ins w:id="5528" w:author="Leon Sandler" w:date="2026-09-06T00:00:00Z">
        <w:r>
          <w:t xml:space="preserve"> </w:t>
        </w:r>
      </w:ins>
      <w:ins w:id="5529" w:author="Leon Sandler" w:date="2026-09-06T00:00:00Z">
        <w:r>
          <w:t>paper,</w:t>
        </w:r>
      </w:ins>
      <w:r>
        <w:t xml:space="preserve"> </w:t>
      </w:r>
      <w:r>
        <w:t>25</w:t>
      </w:r>
      <w:r>
        <w:t xml:space="preserve"> </w:t>
      </w:r>
      <w:r>
        <w:t>steps</w:t>
      </w:r>
      <w:r>
        <w:t xml:space="preserve"> </w:t>
      </w:r>
      <w:r>
        <w:t>per</w:t>
      </w:r>
      <w:r>
        <w:t xml:space="preserve"> </w:t>
      </w:r>
      <w:del w:id="5530" w:author="Leon Sandler" w:date="2026-09-06T00:00:00Z">
        <w:r>
          <w:delText>gyroperiod</w:delText>
        </w:r>
      </w:del>
      <w:ins w:id="5531" w:author="Leon Sandler" w:date="2026-09-06T00:00:00Z">
        <w:r>
          <w:t>gyroperiod,</w:t>
        </w:r>
      </w:ins>
      <w:r>
        <w:t xml:space="preserve"> </w:t>
      </w:r>
      <w:r>
        <w:t>gives</w:t>
      </w:r>
      <w:r>
        <w:t xml:space="preserve"> </w:t>
      </w:r>
      <w:r>
        <w:t>0.8%</w:t>
      </w:r>
      <w:ins w:id="5532" w:author="Leon Sandler" w:date="2026-09-06T00:00:00Z">
        <w:r>
          <w:t xml:space="preserve"> </w:t>
        </w:r>
      </w:ins>
      <w:ins w:id="5533" w:author="Leon Sandler" w:date="2026-09-06T00:00:00Z">
        <w:r>
          <w:t>radius</w:t>
        </w:r>
      </w:ins>
      <w:r>
        <w:t xml:space="preserve"> </w:t>
      </w:r>
      <w:r>
        <w:t>error,</w:t>
      </w:r>
      <w:r>
        <w:t xml:space="preserve"> </w:t>
      </w:r>
      <w:r>
        <w:t>and</w:t>
      </w:r>
      <w:r>
        <w:t xml:space="preserve"> </w:t>
      </w:r>
      <w:r>
        <w:t>momentum</w:t>
      </w:r>
      <w:r>
        <w:t xml:space="preserve"> </w:t>
      </w:r>
      <w:r>
        <w:t>magnitude</w:t>
      </w:r>
      <w:ins w:id="5534" w:author="Leon Sandler" w:date="2026-09-06T00:00:00Z">
        <w:r>
          <w:t xml:space="preserve"> </w:t>
        </w:r>
      </w:ins>
      <w:ins w:id="5535" w:author="Leon Sandler" w:date="2026-09-06T00:00:00Z">
        <w:r>
          <w:t>—</w:t>
        </w:r>
      </w:ins>
      <w:ins w:id="5536" w:author="Leon Sandler" w:date="2026-09-06T00:00:00Z">
        <w:r>
          <w:t xml:space="preserve"> </w:t>
        </w:r>
      </w:ins>
      <w:ins w:id="5537" w:author="Leon Sandler" w:date="2026-09-06T00:00:00Z">
        <w:r>
          <w:t>which</w:t>
        </w:r>
      </w:ins>
      <w:ins w:id="5538" w:author="Leon Sandler" w:date="2026-09-06T00:00:00Z">
        <w:r>
          <w:t xml:space="preserve"> </w:t>
        </w:r>
      </w:ins>
      <w:ins w:id="5539" w:author="Leon Sandler" w:date="2026-09-06T00:00:00Z">
        <w:r>
          <w:t>the</w:t>
        </w:r>
      </w:ins>
      <w:ins w:id="5540" w:author="Leon Sandler" w:date="2026-09-06T00:00:00Z">
        <w:r>
          <w:t xml:space="preserve"> </w:t>
        </w:r>
      </w:ins>
      <w:ins w:id="5541" w:author="Leon Sandler" w:date="2026-09-06T00:00:00Z">
        <w:r>
          <w:t>Boris</w:t>
        </w:r>
      </w:ins>
      <w:ins w:id="5542" w:author="Leon Sandler" w:date="2026-09-06T00:00:00Z">
        <w:r>
          <w:t xml:space="preserve"> </w:t>
        </w:r>
      </w:ins>
      <w:ins w:id="5543" w:author="Leon Sandler" w:date="2026-09-06T00:00:00Z">
        <w:r>
          <w:t>algorithm</w:t>
        </w:r>
      </w:ins>
      <w:ins w:id="5544" w:author="Leon Sandler" w:date="2026-09-06T00:00:00Z">
        <w:r>
          <w:t xml:space="preserve"> </w:t>
        </w:r>
      </w:ins>
      <w:ins w:id="5545" w:author="Leon Sandler" w:date="2026-09-06T00:00:00Z">
        <w:r>
          <w:t>conserves</w:t>
        </w:r>
      </w:ins>
      <w:ins w:id="5546" w:author="Leon Sandler" w:date="2026-09-06T00:00:00Z">
        <w:r>
          <w:t xml:space="preserve"> </w:t>
        </w:r>
      </w:ins>
      <w:ins w:id="5547" w:author="Leon Sandler" w:date="2026-09-06T00:00:00Z">
        <w:r>
          <w:t>exactly</w:t>
        </w:r>
      </w:ins>
      <w:ins w:id="5548" w:author="Leon Sandler" w:date="2026-09-06T00:00:00Z">
        <w:r>
          <w:t xml:space="preserve"> </w:t>
        </w:r>
      </w:ins>
      <w:ins w:id="5549" w:author="Leon Sandler" w:date="2026-09-06T00:00:00Z">
        <w:r>
          <w:t>in</w:t>
        </w:r>
      </w:ins>
      <w:ins w:id="5550" w:author="Leon Sandler" w:date="2026-09-06T00:00:00Z">
        <w:r>
          <w:t xml:space="preserve"> </w:t>
        </w:r>
      </w:ins>
      <w:ins w:id="5551" w:author="Leon Sandler" w:date="2026-09-06T00:00:00Z">
        <w:r>
          <w:t>the</w:t>
        </w:r>
      </w:ins>
      <w:ins w:id="5552" w:author="Leon Sandler" w:date="2026-09-06T00:00:00Z">
        <w:r>
          <w:t xml:space="preserve"> </w:t>
        </w:r>
      </w:ins>
      <w:ins w:id="5553" w:author="Leon Sandler" w:date="2026-09-06T00:00:00Z">
        <w:r>
          <w:t>absence</w:t>
        </w:r>
      </w:ins>
      <w:ins w:id="5554" w:author="Leon Sandler" w:date="2026-09-06T00:00:00Z">
        <w:r>
          <w:t xml:space="preserve"> </w:t>
        </w:r>
      </w:ins>
      <w:ins w:id="5555" w:author="Leon Sandler" w:date="2026-09-06T00:00:00Z">
        <w:r>
          <w:t>of</w:t>
        </w:r>
      </w:ins>
      <w:ins w:id="5556" w:author="Leon Sandler" w:date="2026-09-06T00:00:00Z">
        <w:r>
          <w:t xml:space="preserve"> </w:t>
        </w:r>
      </w:ins>
      <w:ins w:id="5557" w:author="Leon Sandler" w:date="2026-09-06T00:00:00Z">
        <w:r>
          <w:t>numerical</w:t>
        </w:r>
      </w:ins>
      <w:ins w:id="5558" w:author="Leon Sandler" w:date="2026-09-06T00:00:00Z">
        <w:r>
          <w:t xml:space="preserve"> </w:t>
        </w:r>
      </w:ins>
      <w:ins w:id="5559" w:author="Leon Sandler" w:date="2026-09-06T00:00:00Z">
        <w:r>
          <w:t>error</w:t>
        </w:r>
      </w:ins>
      <w:ins w:id="5560" w:author="Leon Sandler" w:date="2026-09-06T00:00:00Z">
        <w:r>
          <w:t xml:space="preserve"> </w:t>
        </w:r>
      </w:ins>
      <w:ins w:id="5561" w:author="Leon Sandler" w:date="2026-09-06T00:00:00Z">
        <w:r>
          <w:t>—</w:t>
        </w:r>
      </w:ins>
      <w:r>
        <w:t xml:space="preserve"> </w:t>
      </w:r>
      <w:r>
        <w:t>is</w:t>
      </w:r>
      <w:r>
        <w:t xml:space="preserve"> </w:t>
      </w:r>
      <w:r>
        <w:t>conserved</w:t>
      </w:r>
      <w:r>
        <w:t xml:space="preserve"> </w:t>
      </w:r>
      <w:r>
        <w:t>to</w:t>
      </w:r>
      <w:r>
        <w:t xml:space="preserve"> </w:t>
      </w:r>
      <w:r>
        <w:t>1</w:t>
      </w:r>
      <w:r>
        <w:t xml:space="preserve"> </w:t>
      </w:r>
      <w:r>
        <w:t>part</w:t>
      </w:r>
      <w:r>
        <w:t xml:space="preserve"> </w:t>
      </w:r>
      <w:r>
        <w:t>in</w:t>
      </w:r>
      <w:r>
        <w:t xml:space="preserve"> </w:t>
      </w:r>
      <w:r>
        <w:t>10¹⁵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 </w:t>
      </w:r>
      <w:del w:id="5562" w:author="Leon Sandler" w:date="2026-09-06T00:00:00Z">
        <w:r>
          <w:delText>settings.</w:delText>
        </w:r>
      </w:del>
      <w:ins w:id="5563" w:author="Leon Sandler" w:date="2026-09-06T00:00:00Z">
        <w:r>
          <w:t>tested</w:t>
        </w:r>
      </w:ins>
      <w:r>
        <w:t xml:space="preserve"> </w:t>
      </w:r>
      <w:del w:id="5564" w:author="Leon Sandler" w:date="2026-09-06T00:00:00Z">
        <w:r>
          <w:delText>Transmission</w:delText>
        </w:r>
      </w:del>
      <w:ins w:id="5565" w:author="Leon Sandler" w:date="2026-09-06T00:00:00Z">
        <w:r>
          <w:t>settings,</w:t>
        </w:r>
      </w:ins>
      <w:ins w:id="5566" w:author="Leon Sandler" w:date="2026-09-06T00:00:00Z">
        <w:r>
          <w:t xml:space="preserve"> </w:t>
        </w:r>
      </w:ins>
      <w:ins w:id="5567" w:author="Leon Sandler" w:date="2026-09-06T00:00:00Z">
        <w:r>
          <w:t>confirming</w:t>
        </w:r>
      </w:ins>
      <w:ins w:id="5568" w:author="Leon Sandler" w:date="2026-09-06T00:00:00Z">
        <w:r>
          <w:t xml:space="preserve"> </w:t>
        </w:r>
      </w:ins>
      <w:ins w:id="5569" w:author="Leon Sandler" w:date="2026-09-06T00:00:00Z">
        <w:r>
          <w:t>that</w:t>
        </w:r>
      </w:ins>
      <w:ins w:id="5570" w:author="Leon Sandler" w:date="2026-09-06T00:00:00Z">
        <w:r>
          <w:t xml:space="preserve"> </w:t>
        </w:r>
      </w:ins>
      <w:ins w:id="5571" w:author="Leon Sandler" w:date="2026-09-06T00:00:00Z">
        <w:r>
          <w:t>the</w:t>
        </w:r>
      </w:ins>
      <w:ins w:id="5572" w:author="Leon Sandler" w:date="2026-09-06T00:00:00Z">
        <w:r>
          <w:t xml:space="preserve"> </w:t>
        </w:r>
      </w:ins>
      <w:ins w:id="5573" w:author="Leon Sandler" w:date="2026-09-06T00:00:00Z">
        <w:r>
          <w:t>observed</w:t>
        </w:r>
      </w:ins>
      <w:ins w:id="5574" w:author="Leon Sandler" w:date="2026-09-06T00:00:00Z">
        <w:r>
          <w:t xml:space="preserve"> </w:t>
        </w:r>
      </w:ins>
      <w:ins w:id="5575" w:author="Leon Sandler" w:date="2026-09-06T00:00:00Z">
        <w:r>
          <w:t>radius</w:t>
        </w:r>
      </w:ins>
      <w:ins w:id="5576" w:author="Leon Sandler" w:date="2026-09-06T00:00:00Z">
        <w:r>
          <w:t xml:space="preserve"> </w:t>
        </w:r>
      </w:ins>
      <w:ins w:id="5577" w:author="Leon Sandler" w:date="2026-09-06T00:00:00Z">
        <w:r>
          <w:t>error</w:t>
        </w:r>
      </w:ins>
      <w:ins w:id="5578" w:author="Leon Sandler" w:date="2026-09-06T00:00:00Z">
        <w:r>
          <w:t xml:space="preserve"> </w:t>
        </w:r>
      </w:ins>
      <w:ins w:id="5579" w:author="Leon Sandler" w:date="2026-09-06T00:00:00Z">
        <w:r>
          <w:t>is</w:t>
        </w:r>
      </w:ins>
      <w:ins w:id="5580" w:author="Leon Sandler" w:date="2026-09-06T00:00:00Z">
        <w:r>
          <w:t xml:space="preserve"> </w:t>
        </w:r>
      </w:ins>
      <w:ins w:id="5581" w:author="Leon Sandler" w:date="2026-09-06T00:00:00Z">
        <w:r>
          <w:t>a</w:t>
        </w:r>
      </w:ins>
      <w:ins w:id="5582" w:author="Leon Sandler" w:date="2026-09-06T00:00:00Z">
        <w:r>
          <w:t xml:space="preserve"> </w:t>
        </w:r>
      </w:ins>
      <w:ins w:id="5583" w:author="Leon Sandler" w:date="2026-09-06T00:00:00Z">
        <w:r>
          <w:t>genuine</w:t>
        </w:r>
      </w:ins>
      <w:ins w:id="5584" w:author="Leon Sandler" w:date="2026-09-06T00:00:00Z">
        <w:r>
          <w:t xml:space="preserve"> </w:t>
        </w:r>
      </w:ins>
      <w:ins w:id="5585" w:author="Leon Sandler" w:date="2026-09-06T00:00:00Z">
        <w:r>
          <w:t>time-discretization</w:t>
        </w:r>
      </w:ins>
      <w:ins w:id="5586" w:author="Leon Sandler" w:date="2026-09-06T00:00:00Z">
        <w:r>
          <w:t xml:space="preserve"> </w:t>
        </w:r>
      </w:ins>
      <w:ins w:id="5587" w:author="Leon Sandler" w:date="2026-09-06T00:00:00Z">
        <w:r>
          <w:t>effect</w:t>
        </w:r>
      </w:ins>
      <w:ins w:id="5588" w:author="Leon Sandler" w:date="2026-09-06T00:00:00Z">
        <w:r>
          <w:t xml:space="preserve"> </w:t>
        </w:r>
      </w:ins>
      <w:ins w:id="5589" w:author="Leon Sandler" w:date="2026-09-06T00:00:00Z">
        <w:r>
          <w:t>rather</w:t>
        </w:r>
      </w:ins>
      <w:ins w:id="5590" w:author="Leon Sandler" w:date="2026-09-06T00:00:00Z">
        <w:r>
          <w:t xml:space="preserve"> </w:t>
        </w:r>
      </w:ins>
      <w:ins w:id="5591" w:author="Leon Sandler" w:date="2026-09-06T00:00:00Z">
        <w:r>
          <w:t>than</w:t>
        </w:r>
      </w:ins>
      <w:ins w:id="5592" w:author="Leon Sandler" w:date="2026-09-06T00:00:00Z">
        <w:r>
          <w:t xml:space="preserve"> </w:t>
        </w:r>
      </w:ins>
      <w:ins w:id="5593" w:author="Leon Sandler" w:date="2026-09-06T00:00:00Z">
        <w:r>
          <w:t>an</w:t>
        </w:r>
      </w:ins>
      <w:ins w:id="5594" w:author="Leon Sandler" w:date="2026-09-06T00:00:00Z">
        <w:r>
          <w:t xml:space="preserve"> </w:t>
        </w:r>
      </w:ins>
      <w:ins w:id="5595" w:author="Leon Sandler" w:date="2026-09-06T00:00:00Z">
        <w:r>
          <w:t>implementation</w:t>
        </w:r>
      </w:ins>
      <w:ins w:id="5596" w:author="Leon Sandler" w:date="2026-09-06T00:00:00Z">
        <w:r>
          <w:t xml:space="preserve"> </w:t>
        </w:r>
      </w:ins>
      <w:ins w:id="5597" w:author="Leon Sandler" w:date="2026-09-06T00:00:00Z">
        <w:r>
          <w:t>bug.</w:t>
        </w:r>
      </w:ins>
      <w:ins w:id="5598" w:author="Leon Sandler" w:date="2026-09-06T00:00:00Z">
        <w:r>
          <w:t xml:space="preserve"> </w:t>
        </w:r>
      </w:ins>
      <w:ins w:id="5599" w:author="Leon Sandler" w:date="2026-09-06T00:00:00Z">
        <w:r>
          <w:t>Second,</w:t>
        </w:r>
      </w:ins>
      <w:ins w:id="5600" w:author="Leon Sandler" w:date="2026-09-06T00:00:00Z">
        <w:r>
          <w:t xml:space="preserve"> </w:t>
        </w:r>
      </w:ins>
      <w:ins w:id="5601" w:author="Leon Sandler" w:date="2026-09-06T00:00:00Z">
        <w:r>
          <w:t>the</w:t>
        </w:r>
      </w:ins>
      <w:ins w:id="5602" w:author="Leon Sandler" w:date="2026-09-06T00:00:00Z">
        <w:r>
          <w:t xml:space="preserve"> </w:t>
        </w:r>
      </w:ins>
      <w:ins w:id="5603" w:author="Leon Sandler" w:date="2026-09-06T00:00:00Z">
        <w:r>
          <w:t>reported</w:t>
        </w:r>
      </w:ins>
      <w:ins w:id="5604" w:author="Leon Sandler" w:date="2026-09-06T00:00:00Z">
        <w:r>
          <w:t xml:space="preserve"> </w:t>
        </w:r>
      </w:ins>
      <w:ins w:id="5605" w:author="Leon Sandler" w:date="2026-09-06T00:00:00Z">
        <w:r>
          <w:t>transmission</w:t>
        </w:r>
      </w:ins>
      <w:ins w:id="5606" w:author="Leon Sandler" w:date="2026-09-06T00:00:00Z">
        <w:r>
          <w:t xml:space="preserve"> </w:t>
        </w:r>
      </w:ins>
      <w:ins w:id="5607" w:author="Leon Sandler" w:date="2026-09-06T00:00:00Z">
        <w:r>
          <w:t>fraction</w:t>
        </w:r>
      </w:ins>
      <w:r>
        <w:t xml:space="preserve"> </w:t>
      </w:r>
      <w:r>
        <w:t>at</w:t>
      </w:r>
      <w:ins w:id="5608" w:author="Leon Sandler" w:date="2026-09-06T00:00:00Z">
        <w:r>
          <w:t xml:space="preserve"> </w:t>
        </w:r>
      </w:ins>
      <w:ins w:id="5609" w:author="Leon Sandler" w:date="2026-09-06T00:00:00Z">
        <w:r>
          <w:t>a</w:t>
        </w:r>
      </w:ins>
      <w:ins w:id="5610" w:author="Leon Sandler" w:date="2026-09-06T00:00:00Z">
        <w:r>
          <w:t xml:space="preserve"> </w:t>
        </w:r>
      </w:ins>
      <w:ins w:id="5611" w:author="Leon Sandler" w:date="2026-09-06T00:00:00Z">
        <w:r>
          <w:t>representative</w:t>
        </w:r>
      </w:ins>
      <w:ins w:id="5612" w:author="Leon Sandler" w:date="2026-09-06T00:00:00Z">
        <w:r>
          <w:t xml:space="preserve"> </w:t>
        </w:r>
      </w:ins>
      <w:ins w:id="5613" w:author="Leon Sandler" w:date="2026-09-06T00:00:00Z">
        <w:r>
          <w:t>test</w:t>
        </w:r>
      </w:ins>
      <w:ins w:id="5614" w:author="Leon Sandler" w:date="2026-09-06T00:00:00Z">
        <w:r>
          <w:t xml:space="preserve"> </w:t>
        </w:r>
      </w:ins>
      <w:ins w:id="5615" w:author="Leon Sandler" w:date="2026-09-06T00:00:00Z">
        <w:r>
          <w:t>energy</w:t>
        </w:r>
      </w:ins>
      <w:ins w:id="5616" w:author="Leon Sandler" w:date="2026-09-06T00:00:00Z">
        <w:r>
          <w:t xml:space="preserve"> </w:t>
        </w:r>
      </w:ins>
      <w:ins w:id="5617" w:author="Leon Sandler" w:date="2026-09-06T00:00:00Z">
        <w:r>
          <w:t>of</w:t>
        </w:r>
      </w:ins>
      <w:r>
        <w:t xml:space="preserve"> </w:t>
      </w:r>
      <w:r>
        <w:t>10</w:t>
      </w:r>
      <w:r>
        <w:t xml:space="preserve"> </w:t>
      </w:r>
      <w:r>
        <w:t>MeV</w:t>
      </w:r>
      <w:r>
        <w:t xml:space="preserve"> </w:t>
      </w:r>
      <w:r>
        <w:t>is</w:t>
      </w:r>
      <w:r>
        <w:t xml:space="preserve"> </w:t>
      </w:r>
      <w:r>
        <w:t>insensitive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time-step</w:t>
      </w:r>
      <w:r>
        <w:t xml:space="preserve"> </w:t>
      </w:r>
      <w:r>
        <w:t>setting</w:t>
      </w:r>
      <w:r>
        <w:t xml:space="preserve"> </w:t>
      </w:r>
      <w:ins w:id="5618" w:author="Leon Sandler" w:date="2026-09-06T00:00:00Z">
        <w:r>
          <w:t>across</w:t>
        </w:r>
      </w:ins>
      <w:ins w:id="5619" w:author="Leon Sandler" w:date="2026-09-06T00:00:00Z">
        <w:r>
          <w:t xml:space="preserve"> </w:t>
        </w:r>
      </w:ins>
      <w:ins w:id="5620" w:author="Leon Sandler" w:date="2026-09-06T00:00:00Z">
        <w:r>
          <w:t>a</w:t>
        </w:r>
      </w:ins>
      <w:ins w:id="5621" w:author="Leon Sandler" w:date="2026-09-06T00:00:00Z">
        <w:r>
          <w:t xml:space="preserve"> </w:t>
        </w:r>
      </w:ins>
      <w:ins w:id="5622" w:author="Leon Sandler" w:date="2026-09-06T00:00:00Z">
        <w:r>
          <w:t>threefold</w:t>
        </w:r>
      </w:ins>
      <w:ins w:id="5623" w:author="Leon Sandler" w:date="2026-09-06T00:00:00Z">
        <w:r>
          <w:t xml:space="preserve"> </w:t>
        </w:r>
      </w:ins>
      <w:ins w:id="5624" w:author="Leon Sandler" w:date="2026-09-06T00:00:00Z">
        <w:r>
          <w:t>range</w:t>
        </w:r>
      </w:ins>
      <w:ins w:id="5625" w:author="Leon Sandler" w:date="2026-09-06T00:00:00Z">
        <w:r>
          <w:t xml:space="preserve"> </w:t>
        </w:r>
      </w:ins>
      <w:r>
        <w:t>(T</w:t>
      </w:r>
      <w:r>
        <w:t xml:space="preserve"> </w:t>
      </w:r>
      <w:r>
        <w:t>=</w:t>
      </w:r>
      <w:r>
        <w:t xml:space="preserve"> </w:t>
      </w:r>
      <w:r>
        <w:t>0.046,</w:t>
      </w:r>
      <w:r>
        <w:t xml:space="preserve"> </w:t>
      </w:r>
      <w:r>
        <w:t>0.046,</w:t>
      </w:r>
      <w:ins w:id="5626" w:author="Leon Sandler" w:date="2026-09-06T00:00:00Z">
        <w:r>
          <w:t xml:space="preserve"> </w:t>
        </w:r>
      </w:ins>
      <w:ins w:id="5627" w:author="Leon Sandler" w:date="2026-09-06T00:00:00Z">
        <w:r>
          <w:t>and</w:t>
        </w:r>
      </w:ins>
      <w:r>
        <w:t xml:space="preserve"> </w:t>
      </w:r>
      <w:r>
        <w:t>0.048</w:t>
      </w:r>
      <w:r>
        <w:t xml:space="preserve"> </w:t>
      </w:r>
      <w:r>
        <w:t>at</w:t>
      </w:r>
      <w:r>
        <w:t xml:space="preserve"> </w:t>
      </w:r>
      <w:r>
        <w:t>10,</w:t>
      </w:r>
      <w:r>
        <w:t xml:space="preserve"> </w:t>
      </w:r>
      <w:r>
        <w:t>25,</w:t>
      </w:r>
      <w:r>
        <w:t xml:space="preserve"> </w:t>
      </w:r>
      <w:ins w:id="5628" w:author="Leon Sandler" w:date="2026-09-06T00:00:00Z">
        <w:r>
          <w:t>and</w:t>
        </w:r>
      </w:ins>
      <w:ins w:id="5629" w:author="Leon Sandler" w:date="2026-09-06T00:00:00Z">
        <w:r>
          <w:t xml:space="preserve"> </w:t>
        </w:r>
      </w:ins>
      <w:r>
        <w:t>50</w:t>
      </w:r>
      <w:r>
        <w:t xml:space="preserve"> </w:t>
      </w:r>
      <w:r>
        <w:t>steps</w:t>
      </w:r>
      <w:r>
        <w:t xml:space="preserve"> </w:t>
      </w:r>
      <w:r>
        <w:t>per</w:t>
      </w:r>
      <w:r>
        <w:t xml:space="preserve"> </w:t>
      </w:r>
      <w:del w:id="5630" w:author="Leon Sandler" w:date="2026-09-06T00:00:00Z">
        <w:r>
          <w:delText>gyroperiod).</w:delText>
        </w:r>
      </w:del>
      <w:ins w:id="5631" w:author="Leon Sandler" w:date="2026-09-06T00:00:00Z">
        <w:r>
          <w:t>gyroperiod</w:t>
        </w:r>
      </w:ins>
      <w:r>
        <w:t xml:space="preserve"> </w:t>
      </w:r>
      <w:del w:id="5632" w:author="Leon Sandler" w:date="2026-09-06T00:00:00Z">
        <w:r>
          <w:delText>Transmission</w:delText>
        </w:r>
      </w:del>
      <w:ins w:id="5633" w:author="Leon Sandler" w:date="2026-09-06T00:00:00Z">
        <w:r>
          <w:t>respectively),</w:t>
        </w:r>
      </w:ins>
      <w:ins w:id="5634" w:author="Leon Sandler" w:date="2026-09-06T00:00:00Z">
        <w:r>
          <w:t xml:space="preserve"> </w:t>
        </w:r>
      </w:ins>
      <w:ins w:id="5635" w:author="Leon Sandler" w:date="2026-09-06T00:00:00Z">
        <w:r>
          <w:t>confirming</w:t>
        </w:r>
      </w:ins>
      <w:ins w:id="5636" w:author="Leon Sandler" w:date="2026-09-06T00:00:00Z">
        <w:r>
          <w:t xml:space="preserve"> </w:t>
        </w:r>
      </w:ins>
      <w:ins w:id="5637" w:author="Leon Sandler" w:date="2026-09-06T00:00:00Z">
        <w:r>
          <w:t>that</w:t>
        </w:r>
      </w:ins>
      <w:ins w:id="5638" w:author="Leon Sandler" w:date="2026-09-06T00:00:00Z">
        <w:r>
          <w:t xml:space="preserve"> </w:t>
        </w:r>
      </w:ins>
      <w:ins w:id="5639" w:author="Leon Sandler" w:date="2026-09-06T00:00:00Z">
        <w:r>
          <w:t>the</w:t>
        </w:r>
      </w:ins>
      <w:ins w:id="5640" w:author="Leon Sandler" w:date="2026-09-06T00:00:00Z">
        <w:r>
          <w:t xml:space="preserve"> </w:t>
        </w:r>
      </w:ins>
      <w:ins w:id="5641" w:author="Leon Sandler" w:date="2026-09-06T00:00:00Z">
        <w:r>
          <w:t>production</w:t>
        </w:r>
      </w:ins>
      <w:ins w:id="5642" w:author="Leon Sandler" w:date="2026-09-06T00:00:00Z">
        <w:r>
          <w:t xml:space="preserve"> </w:t>
        </w:r>
      </w:ins>
      <w:ins w:id="5643" w:author="Leon Sandler" w:date="2026-09-06T00:00:00Z">
        <w:r>
          <w:t>time-step</w:t>
        </w:r>
      </w:ins>
      <w:ins w:id="5644" w:author="Leon Sandler" w:date="2026-09-06T00:00:00Z">
        <w:r>
          <w:t xml:space="preserve"> </w:t>
        </w:r>
      </w:ins>
      <w:ins w:id="5645" w:author="Leon Sandler" w:date="2026-09-06T00:00:00Z">
        <w:r>
          <w:t>setting</w:t>
        </w:r>
      </w:ins>
      <w:ins w:id="5646" w:author="Leon Sandler" w:date="2026-09-06T00:00:00Z">
        <w:r>
          <w:t xml:space="preserve"> </w:t>
        </w:r>
      </w:ins>
      <w:ins w:id="5647" w:author="Leon Sandler" w:date="2026-09-06T00:00:00Z">
        <w:r>
          <w:t>is</w:t>
        </w:r>
      </w:ins>
      <w:ins w:id="5648" w:author="Leon Sandler" w:date="2026-09-06T00:00:00Z">
        <w:r>
          <w:t xml:space="preserve"> </w:t>
        </w:r>
      </w:ins>
      <w:ins w:id="5649" w:author="Leon Sandler" w:date="2026-09-06T00:00:00Z">
        <w:r>
          <w:t>adequately</w:t>
        </w:r>
      </w:ins>
      <w:ins w:id="5650" w:author="Leon Sandler" w:date="2026-09-06T00:00:00Z">
        <w:r>
          <w:t xml:space="preserve"> </w:t>
        </w:r>
      </w:ins>
      <w:ins w:id="5651" w:author="Leon Sandler" w:date="2026-09-06T00:00:00Z">
        <w:r>
          <w:t>converged</w:t>
        </w:r>
      </w:ins>
      <w:ins w:id="5652" w:author="Leon Sandler" w:date="2026-09-06T00:00:00Z">
        <w:r>
          <w:t xml:space="preserve"> </w:t>
        </w:r>
      </w:ins>
      <w:ins w:id="5653" w:author="Leon Sandler" w:date="2026-09-06T00:00:00Z">
        <w:r>
          <w:t>for</w:t>
        </w:r>
      </w:ins>
      <w:ins w:id="5654" w:author="Leon Sandler" w:date="2026-09-06T00:00:00Z">
        <w:r>
          <w:t xml:space="preserve"> </w:t>
        </w:r>
      </w:ins>
      <w:ins w:id="5655" w:author="Leon Sandler" w:date="2026-09-06T00:00:00Z">
        <w:r>
          <w:t>the</w:t>
        </w:r>
      </w:ins>
      <w:ins w:id="5656" w:author="Leon Sandler" w:date="2026-09-06T00:00:00Z">
        <w:r>
          <w:t xml:space="preserve"> </w:t>
        </w:r>
      </w:ins>
      <w:ins w:id="5657" w:author="Leon Sandler" w:date="2026-09-06T00:00:00Z">
        <w:r>
          <w:t>shielding</w:t>
        </w:r>
      </w:ins>
      <w:ins w:id="5658" w:author="Leon Sandler" w:date="2026-09-06T00:00:00Z">
        <w:r>
          <w:t xml:space="preserve"> </w:t>
        </w:r>
      </w:ins>
      <w:ins w:id="5659" w:author="Leon Sandler" w:date="2026-09-06T00:00:00Z">
        <w:r>
          <w:t>metric</w:t>
        </w:r>
      </w:ins>
      <w:ins w:id="5660" w:author="Leon Sandler" w:date="2026-09-06T00:00:00Z">
        <w:r>
          <w:t xml:space="preserve"> </w:t>
        </w:r>
      </w:ins>
      <w:ins w:id="5661" w:author="Leon Sandler" w:date="2026-09-06T00:00:00Z">
        <w:r>
          <w:t>of</w:t>
        </w:r>
      </w:ins>
      <w:ins w:id="5662" w:author="Leon Sandler" w:date="2026-09-06T00:00:00Z">
        <w:r>
          <w:t xml:space="preserve"> </w:t>
        </w:r>
      </w:ins>
      <w:ins w:id="5663" w:author="Leon Sandler" w:date="2026-09-06T00:00:00Z">
        <w:r>
          <w:t>interest,</w:t>
        </w:r>
      </w:ins>
      <w:ins w:id="5664" w:author="Leon Sandler" w:date="2026-09-06T00:00:00Z">
        <w:r>
          <w:t xml:space="preserve"> </w:t>
        </w:r>
      </w:ins>
      <w:ins w:id="5665" w:author="Leon Sandler" w:date="2026-09-06T00:00:00Z">
        <w:r>
          <w:t>not</w:t>
        </w:r>
      </w:ins>
      <w:ins w:id="5666" w:author="Leon Sandler" w:date="2026-09-06T00:00:00Z">
        <w:r>
          <w:t xml:space="preserve"> </w:t>
        </w:r>
      </w:ins>
      <w:ins w:id="5667" w:author="Leon Sandler" w:date="2026-09-06T00:00:00Z">
        <w:r>
          <w:t>merely</w:t>
        </w:r>
      </w:ins>
      <w:ins w:id="5668" w:author="Leon Sandler" w:date="2026-09-06T00:00:00Z">
        <w:r>
          <w:t xml:space="preserve"> </w:t>
        </w:r>
      </w:ins>
      <w:ins w:id="5669" w:author="Leon Sandler" w:date="2026-09-06T00:00:00Z">
        <w:r>
          <w:t>for</w:t>
        </w:r>
      </w:ins>
      <w:ins w:id="5670" w:author="Leon Sandler" w:date="2026-09-06T00:00:00Z">
        <w:r>
          <w:t xml:space="preserve"> </w:t>
        </w:r>
      </w:ins>
      <w:ins w:id="5671" w:author="Leon Sandler" w:date="2026-09-06T00:00:00Z">
        <w:r>
          <w:t>the</w:t>
        </w:r>
      </w:ins>
      <w:ins w:id="5672" w:author="Leon Sandler" w:date="2026-09-06T00:00:00Z">
        <w:r>
          <w:t xml:space="preserve"> </w:t>
        </w:r>
      </w:ins>
      <w:ins w:id="5673" w:author="Leon Sandler" w:date="2026-09-06T00:00:00Z">
        <w:r>
          <w:t>idealized</w:t>
        </w:r>
      </w:ins>
      <w:ins w:id="5674" w:author="Leon Sandler" w:date="2026-09-06T00:00:00Z">
        <w:r>
          <w:t xml:space="preserve"> </w:t>
        </w:r>
      </w:ins>
      <w:ins w:id="5675" w:author="Leon Sandler" w:date="2026-09-06T00:00:00Z">
        <w:r>
          <w:t>single-particle</w:t>
        </w:r>
      </w:ins>
      <w:ins w:id="5676" w:author="Leon Sandler" w:date="2026-09-06T00:00:00Z">
        <w:r>
          <w:t xml:space="preserve"> </w:t>
        </w:r>
      </w:ins>
      <w:ins w:id="5677" w:author="Leon Sandler" w:date="2026-09-06T00:00:00Z">
        <w:r>
          <w:t>orbit</w:t>
        </w:r>
      </w:ins>
      <w:ins w:id="5678" w:author="Leon Sandler" w:date="2026-09-06T00:00:00Z">
        <w:r>
          <w:t xml:space="preserve"> </w:t>
        </w:r>
      </w:ins>
      <w:ins w:id="5679" w:author="Leon Sandler" w:date="2026-09-06T00:00:00Z">
        <w:r>
          <w:t>test.</w:t>
        </w:r>
      </w:ins>
      <w:ins w:id="5680" w:author="Leon Sandler" w:date="2026-09-06T00:00:00Z">
        <w:r>
          <w:t xml:space="preserve"> </w:t>
        </w:r>
      </w:ins>
      <w:ins w:id="5681" w:author="Leon Sandler" w:date="2026-09-06T00:00:00Z">
        <w:r>
          <w:t>Third,</w:t>
        </w:r>
      </w:ins>
      <w:ins w:id="5682" w:author="Leon Sandler" w:date="2026-09-06T00:00:00Z">
        <w:r>
          <w:t xml:space="preserve"> </w:t>
        </w:r>
      </w:ins>
      <w:ins w:id="5683" w:author="Leon Sandler" w:date="2026-09-06T00:00:00Z">
        <w:r>
          <w:t>transmission</w:t>
        </w:r>
      </w:ins>
      <w:r>
        <w:t xml:space="preserve"> </w:t>
      </w:r>
      <w:r>
        <w:t>is</w:t>
      </w:r>
      <w:r>
        <w:t xml:space="preserve"> </w:t>
      </w:r>
      <w:r>
        <w:t>stable</w:t>
      </w:r>
      <w:r>
        <w:t xml:space="preserve"> </w:t>
      </w:r>
      <w:r>
        <w:t>in</w:t>
      </w:r>
      <w:r>
        <w:t xml:space="preserve"> </w:t>
      </w:r>
      <w:r>
        <w:t>particle</w:t>
      </w:r>
      <w:r>
        <w:t xml:space="preserve"> </w:t>
      </w:r>
      <w:del w:id="5684" w:author="Leon Sandler" w:date="2026-09-06T00:00:00Z">
        <w:r>
          <w:delText>count,</w:delText>
        </w:r>
      </w:del>
      <w:ins w:id="5685" w:author="Leon Sandler" w:date="2026-09-06T00:00:00Z">
        <w:r>
          <w:t>count:</w:t>
        </w:r>
      </w:ins>
      <w:r>
        <w:t xml:space="preserve"> </w:t>
      </w:r>
      <w:del w:id="5686" w:author="Leon Sandler" w:date="2026-09-06T00:00:00Z">
        <w:r>
          <w:delText>with</w:delText>
        </w:r>
      </w:del>
      <w:ins w:id="5687" w:author="Leon Sandler" w:date="2026-09-06T00:00:00Z">
        <w:r>
          <w:t>the</w:t>
        </w:r>
      </w:ins>
      <w:r>
        <w:t xml:space="preserve"> </w:t>
      </w:r>
      <w:r>
        <w:t>seed-to-seed</w:t>
      </w:r>
      <w:r>
        <w:t xml:space="preserve"> </w:t>
      </w:r>
      <w:r>
        <w:t>spread</w:t>
      </w:r>
      <w:r>
        <w:t xml:space="preserve"> </w:t>
      </w:r>
      <w:del w:id="5688" w:author="Leon Sandler" w:date="2026-09-06T00:00:00Z">
        <w:r>
          <w:delText>shrinking</w:delText>
        </w:r>
      </w:del>
      <w:ins w:id="5689" w:author="Leon Sandler" w:date="2026-09-06T00:00:00Z">
        <w:r>
          <w:t>in</w:t>
        </w:r>
      </w:ins>
      <w:ins w:id="5690" w:author="Leon Sandler" w:date="2026-09-06T00:00:00Z">
        <w:r>
          <w:t xml:space="preserve"> </w:t>
        </w:r>
      </w:ins>
      <w:ins w:id="5691" w:author="Leon Sandler" w:date="2026-09-06T00:00:00Z">
        <w:r>
          <w:t>the</w:t>
        </w:r>
      </w:ins>
      <w:ins w:id="5692" w:author="Leon Sandler" w:date="2026-09-06T00:00:00Z">
        <w:r>
          <w:t xml:space="preserve"> </w:t>
        </w:r>
      </w:ins>
      <w:ins w:id="5693" w:author="Leon Sandler" w:date="2026-09-06T00:00:00Z">
        <w:r>
          <w:t>Monte</w:t>
        </w:r>
      </w:ins>
      <w:ins w:id="5694" w:author="Leon Sandler" w:date="2026-09-06T00:00:00Z">
        <w:r>
          <w:t xml:space="preserve"> </w:t>
        </w:r>
      </w:ins>
      <w:ins w:id="5695" w:author="Leon Sandler" w:date="2026-09-06T00:00:00Z">
        <w:r>
          <w:t>Carlo</w:t>
        </w:r>
      </w:ins>
      <w:ins w:id="5696" w:author="Leon Sandler" w:date="2026-09-06T00:00:00Z">
        <w:r>
          <w:t xml:space="preserve"> </w:t>
        </w:r>
      </w:ins>
      <w:ins w:id="5697" w:author="Leon Sandler" w:date="2026-09-06T00:00:00Z">
        <w:r>
          <w:t>transmission</w:t>
        </w:r>
      </w:ins>
      <w:ins w:id="5698" w:author="Leon Sandler" w:date="2026-09-06T00:00:00Z">
        <w:r>
          <w:t xml:space="preserve"> </w:t>
        </w:r>
      </w:ins>
      <w:ins w:id="5699" w:author="Leon Sandler" w:date="2026-09-06T00:00:00Z">
        <w:r>
          <w:t>estimate</w:t>
        </w:r>
      </w:ins>
      <w:ins w:id="5700" w:author="Leon Sandler" w:date="2026-09-06T00:00:00Z">
        <w:r>
          <w:t xml:space="preserve"> </w:t>
        </w:r>
      </w:ins>
      <w:ins w:id="5701" w:author="Leon Sandler" w:date="2026-09-06T00:00:00Z">
        <w:r>
          <w:t>shrinks</w:t>
        </w:r>
      </w:ins>
      <w:r>
        <w:t xml:space="preserve"> </w:t>
      </w:r>
      <w:r>
        <w:t>from</w:t>
      </w:r>
      <w:r>
        <w:t xml:space="preserve"> </w:t>
      </w:r>
      <w:r>
        <w:t>±0.033</w:t>
      </w:r>
      <w:r>
        <w:t xml:space="preserve"> </w:t>
      </w:r>
      <w:r>
        <w:t>at</w:t>
      </w:r>
      <w:r>
        <w:t xml:space="preserve"> </w:t>
      </w:r>
      <w:r>
        <w:t>N</w:t>
      </w:r>
      <w:r>
        <w:t xml:space="preserve"> </w:t>
      </w:r>
      <w:r>
        <w:t>=</w:t>
      </w:r>
      <w:r>
        <w:t xml:space="preserve"> </w:t>
      </w:r>
      <w:r>
        <w:t>100</w:t>
      </w:r>
      <w:r>
        <w:t xml:space="preserve"> </w:t>
      </w:r>
      <w:r>
        <w:t>to</w:t>
      </w:r>
      <w:r>
        <w:t xml:space="preserve"> </w:t>
      </w:r>
      <w:r>
        <w:t>±0.005</w:t>
      </w:r>
      <w:r>
        <w:t xml:space="preserve"> </w:t>
      </w:r>
      <w:r>
        <w:t>at</w:t>
      </w:r>
      <w:r>
        <w:t xml:space="preserve"> </w:t>
      </w:r>
      <w:r>
        <w:t>N</w:t>
      </w:r>
      <w:r>
        <w:t xml:space="preserve"> </w:t>
      </w:r>
      <w:r>
        <w:t>≥</w:t>
      </w:r>
      <w:r>
        <w:t xml:space="preserve"> </w:t>
      </w:r>
      <w:r>
        <w:t>500,</w:t>
      </w:r>
      <w:r>
        <w:t xml:space="preserve"> </w:t>
      </w:r>
      <w:r>
        <w:t>consistent</w:t>
      </w:r>
      <w:r>
        <w:t xml:space="preserve"> </w:t>
      </w:r>
      <w:r>
        <w:t>with</w:t>
      </w:r>
      <w:r>
        <w:t xml:space="preserve"> </w:t>
      </w:r>
      <w:ins w:id="5702" w:author="Leon Sandler" w:date="2026-09-06T00:00:00Z">
        <w:r>
          <w:t>the</w:t>
        </w:r>
      </w:ins>
      <w:ins w:id="5703" w:author="Leon Sandler" w:date="2026-09-06T00:00:00Z">
        <w:r>
          <w:t xml:space="preserve"> </w:t>
        </w:r>
      </w:ins>
      <w:ins w:id="5704" w:author="Leon Sandler" w:date="2026-09-06T00:00:00Z">
        <w:r>
          <w:t>1/√N</w:t>
        </w:r>
      </w:ins>
      <w:ins w:id="5705" w:author="Leon Sandler" w:date="2026-09-06T00:00:00Z">
        <w:r>
          <w:t xml:space="preserve"> </w:t>
        </w:r>
      </w:ins>
      <w:ins w:id="5706" w:author="Leon Sandler" w:date="2026-09-06T00:00:00Z">
        <w:r>
          <w:t>scaling</w:t>
        </w:r>
      </w:ins>
      <w:ins w:id="5707" w:author="Leon Sandler" w:date="2026-09-06T00:00:00Z">
        <w:r>
          <w:t xml:space="preserve"> </w:t>
        </w:r>
      </w:ins>
      <w:ins w:id="5708" w:author="Leon Sandler" w:date="2026-09-06T00:00:00Z">
        <w:r>
          <w:t>expected</w:t>
        </w:r>
      </w:ins>
      <w:ins w:id="5709" w:author="Leon Sandler" w:date="2026-09-06T00:00:00Z">
        <w:r>
          <w:t xml:space="preserve"> </w:t>
        </w:r>
      </w:ins>
      <w:ins w:id="5710" w:author="Leon Sandler" w:date="2026-09-06T00:00:00Z">
        <w:r>
          <w:t>of</w:t>
        </w:r>
      </w:ins>
      <w:ins w:id="5711" w:author="Leon Sandler" w:date="2026-09-06T00:00:00Z">
        <w:r>
          <w:t xml:space="preserve"> </w:t>
        </w:r>
      </w:ins>
      <w:r>
        <w:t>binomial</w:t>
      </w:r>
      <w:r>
        <w:t xml:space="preserve"> </w:t>
      </w:r>
      <w:del w:id="5712" w:author="Leon Sandler" w:date="2026-09-06T00:00:00Z">
        <w:r>
          <w:delText>statistics.</w:delText>
        </w:r>
      </w:del>
      <w:ins w:id="5713" w:author="Leon Sandler" w:date="2026-09-06T00:00:00Z">
        <w:r>
          <w:t>counting</w:t>
        </w:r>
      </w:ins>
      <w:ins w:id="5714" w:author="Leon Sandler" w:date="2026-09-06T00:00:00Z">
        <w:r>
          <w:t xml:space="preserve"> </w:t>
        </w:r>
      </w:ins>
      <w:ins w:id="5715" w:author="Leon Sandler" w:date="2026-09-06T00:00:00Z">
        <w:r>
          <w:t>statistics,</w:t>
        </w:r>
      </w:ins>
      <w:ins w:id="5716" w:author="Leon Sandler" w:date="2026-09-06T00:00:00Z">
        <w:r>
          <w:t xml:space="preserve"> </w:t>
        </w:r>
      </w:ins>
      <w:ins w:id="5717" w:author="Leon Sandler" w:date="2026-09-06T00:00:00Z">
        <w:r>
          <w:t>which</w:t>
        </w:r>
      </w:ins>
      <w:ins w:id="5718" w:author="Leon Sandler" w:date="2026-09-06T00:00:00Z">
        <w:r>
          <w:t xml:space="preserve"> </w:t>
        </w:r>
      </w:ins>
      <w:ins w:id="5719" w:author="Leon Sandler" w:date="2026-09-06T00:00:00Z">
        <w:r>
          <w:t>further</w:t>
        </w:r>
      </w:ins>
      <w:ins w:id="5720" w:author="Leon Sandler" w:date="2026-09-06T00:00:00Z">
        <w:r>
          <w:t xml:space="preserve"> </w:t>
        </w:r>
      </w:ins>
      <w:ins w:id="5721" w:author="Leon Sandler" w:date="2026-09-06T00:00:00Z">
        <w:r>
          <w:t>confirms</w:t>
        </w:r>
      </w:ins>
      <w:ins w:id="5722" w:author="Leon Sandler" w:date="2026-09-06T00:00:00Z">
        <w:r>
          <w:t xml:space="preserve"> </w:t>
        </w:r>
      </w:ins>
      <w:ins w:id="5723" w:author="Leon Sandler" w:date="2026-09-06T00:00:00Z">
        <w:r>
          <w:t>that</w:t>
        </w:r>
      </w:ins>
      <w:ins w:id="5724" w:author="Leon Sandler" w:date="2026-09-06T00:00:00Z">
        <w:r>
          <w:t xml:space="preserve"> </w:t>
        </w:r>
      </w:ins>
      <w:ins w:id="5725" w:author="Leon Sandler" w:date="2026-09-06T00:00:00Z">
        <w:r>
          <w:t>the</w:t>
        </w:r>
      </w:ins>
      <w:ins w:id="5726" w:author="Leon Sandler" w:date="2026-09-06T00:00:00Z">
        <w:r>
          <w:t xml:space="preserve"> </w:t>
        </w:r>
      </w:ins>
      <w:ins w:id="5727" w:author="Leon Sandler" w:date="2026-09-06T00:00:00Z">
        <w:r>
          <w:t>reported</w:t>
        </w:r>
      </w:ins>
      <w:ins w:id="5728" w:author="Leon Sandler" w:date="2026-09-06T00:00:00Z">
        <w:r>
          <w:t xml:space="preserve"> </w:t>
        </w:r>
      </w:ins>
      <w:ins w:id="5729" w:author="Leon Sandler" w:date="2026-09-06T00:00:00Z">
        <w:r>
          <w:t>confidence</w:t>
        </w:r>
      </w:ins>
      <w:ins w:id="5730" w:author="Leon Sandler" w:date="2026-09-06T00:00:00Z">
        <w:r>
          <w:t xml:space="preserve"> </w:t>
        </w:r>
      </w:ins>
      <w:ins w:id="5731" w:author="Leon Sandler" w:date="2026-09-06T00:00:00Z">
        <w:r>
          <w:t>intervals</w:t>
        </w:r>
      </w:ins>
      <w:ins w:id="5732" w:author="Leon Sandler" w:date="2026-09-06T00:00:00Z">
        <w:r>
          <w:t xml:space="preserve"> </w:t>
        </w:r>
      </w:ins>
      <w:ins w:id="5733" w:author="Leon Sandler" w:date="2026-09-06T00:00:00Z">
        <w:r>
          <w:t>in</w:t>
        </w:r>
      </w:ins>
      <w:ins w:id="5734" w:author="Leon Sandler" w:date="2026-09-06T00:00:00Z">
        <w:r>
          <w:t xml:space="preserve"> </w:t>
        </w:r>
      </w:ins>
      <w:ins w:id="5735" w:author="Leon Sandler" w:date="2026-09-06T00:00:00Z">
        <w:r>
          <w:t>Table</w:t>
        </w:r>
      </w:ins>
      <w:ins w:id="5736" w:author="Leon Sandler" w:date="2026-09-06T00:00:00Z">
        <w:r>
          <w:t xml:space="preserve"> </w:t>
        </w:r>
      </w:ins>
      <w:ins w:id="5737" w:author="Leon Sandler" w:date="2026-09-06T00:00:00Z">
        <w:r>
          <w:t>1</w:t>
        </w:r>
      </w:ins>
      <w:ins w:id="5738" w:author="Leon Sandler" w:date="2026-09-06T00:00:00Z">
        <w:r>
          <w:t xml:space="preserve"> </w:t>
        </w:r>
      </w:ins>
      <w:ins w:id="5739" w:author="Leon Sandler" w:date="2026-09-06T00:00:00Z">
        <w:r>
          <w:t>are</w:t>
        </w:r>
      </w:ins>
      <w:ins w:id="5740" w:author="Leon Sandler" w:date="2026-09-06T00:00:00Z">
        <w:r>
          <w:t xml:space="preserve"> </w:t>
        </w:r>
      </w:ins>
      <w:ins w:id="5741" w:author="Leon Sandler" w:date="2026-09-06T00:00:00Z">
        <w:r>
          <w:t>not</w:t>
        </w:r>
      </w:ins>
      <w:ins w:id="5742" w:author="Leon Sandler" w:date="2026-09-06T00:00:00Z">
        <w:r>
          <w:t xml:space="preserve"> </w:t>
        </w:r>
      </w:ins>
      <w:ins w:id="5743" w:author="Leon Sandler" w:date="2026-09-06T00:00:00Z">
        <w:r>
          <w:t>underestimates</w:t>
        </w:r>
      </w:ins>
      <w:ins w:id="5744" w:author="Leon Sandler" w:date="2026-09-06T00:00:00Z">
        <w:r>
          <w:t xml:space="preserve"> </w:t>
        </w:r>
      </w:ins>
      <w:ins w:id="5745" w:author="Leon Sandler" w:date="2026-09-06T00:00:00Z">
        <w:r>
          <w:t>arising</w:t>
        </w:r>
      </w:ins>
      <w:ins w:id="5746" w:author="Leon Sandler" w:date="2026-09-06T00:00:00Z">
        <w:r>
          <w:t xml:space="preserve"> </w:t>
        </w:r>
      </w:ins>
      <w:ins w:id="5747" w:author="Leon Sandler" w:date="2026-09-06T00:00:00Z">
        <w:r>
          <w:t>from</w:t>
        </w:r>
      </w:ins>
      <w:ins w:id="5748" w:author="Leon Sandler" w:date="2026-09-06T00:00:00Z">
        <w:r>
          <w:t xml:space="preserve"> </w:t>
        </w:r>
      </w:ins>
      <w:ins w:id="5749" w:author="Leon Sandler" w:date="2026-09-06T00:00:00Z">
        <w:r>
          <w:t>an</w:t>
        </w:r>
      </w:ins>
      <w:ins w:id="5750" w:author="Leon Sandler" w:date="2026-09-06T00:00:00Z">
        <w:r>
          <w:t xml:space="preserve"> </w:t>
        </w:r>
      </w:ins>
      <w:ins w:id="5751" w:author="Leon Sandler" w:date="2026-09-06T00:00:00Z">
        <w:r>
          <w:t>unrepresented</w:t>
        </w:r>
      </w:ins>
      <w:ins w:id="5752" w:author="Leon Sandler" w:date="2026-09-06T00:00:00Z">
        <w:r>
          <w:t xml:space="preserve"> </w:t>
        </w:r>
      </w:ins>
      <w:ins w:id="5753" w:author="Leon Sandler" w:date="2026-09-06T00:00:00Z">
        <w:r>
          <w:t>source</w:t>
        </w:r>
      </w:ins>
      <w:ins w:id="5754" w:author="Leon Sandler" w:date="2026-09-06T00:00:00Z">
        <w:r>
          <w:t xml:space="preserve"> </w:t>
        </w:r>
      </w:ins>
      <w:ins w:id="5755" w:author="Leon Sandler" w:date="2026-09-06T00:00:00Z">
        <w:r>
          <w:t>of</w:t>
        </w:r>
      </w:ins>
      <w:ins w:id="5756" w:author="Leon Sandler" w:date="2026-09-06T00:00:00Z">
        <w:r>
          <w:t xml:space="preserve"> </w:t>
        </w:r>
      </w:ins>
      <w:ins w:id="5757" w:author="Leon Sandler" w:date="2026-09-06T00:00:00Z">
        <w:r>
          <w:t>variance.</w:t>
        </w:r>
      </w:ins>
    </w:p>
    <w:p>
      <w:del w:id="5758" w:author="Leon Sandler" w:date="2026-09-06T00:00:00Z">
        <w:r>
          <w:delText>5.</w:delText>
        </w:r>
      </w:del>
      <w:ins w:id="5759" w:author="Leon Sandler" w:date="2026-09-06T00:00:00Z">
        <w:r>
          <w:t>Taken</w:t>
        </w:r>
      </w:ins>
      <w:ins w:id="5760" w:author="Leon Sandler" w:date="2026-09-06T00:00:00Z">
        <w:r>
          <w:t xml:space="preserve"> </w:t>
        </w:r>
      </w:ins>
      <w:ins w:id="5761" w:author="Leon Sandler" w:date="2026-09-06T00:00:00Z">
        <w:r>
          <w:t>together,</w:t>
        </w:r>
      </w:ins>
      <w:ins w:id="5762" w:author="Leon Sandler" w:date="2026-09-06T00:00:00Z">
        <w:r>
          <w:t xml:space="preserve"> </w:t>
        </w:r>
      </w:ins>
      <w:ins w:id="5763" w:author="Leon Sandler" w:date="2026-09-06T00:00:00Z">
        <w:r>
          <w:t>these</w:t>
        </w:r>
      </w:ins>
      <w:ins w:id="5764" w:author="Leon Sandler" w:date="2026-09-06T00:00:00Z">
        <w:r>
          <w:t xml:space="preserve"> </w:t>
        </w:r>
      </w:ins>
      <w:ins w:id="5765" w:author="Leon Sandler" w:date="2026-09-06T00:00:00Z">
        <w:r>
          <w:t>three</w:t>
        </w:r>
      </w:ins>
      <w:ins w:id="5766" w:author="Leon Sandler" w:date="2026-09-06T00:00:00Z">
        <w:r>
          <w:t xml:space="preserve"> </w:t>
        </w:r>
      </w:ins>
      <w:ins w:id="5767" w:author="Leon Sandler" w:date="2026-09-06T00:00:00Z">
        <w:r>
          <w:t>checks</w:t>
        </w:r>
      </w:ins>
      <w:ins w:id="5768" w:author="Leon Sandler" w:date="2026-09-06T00:00:00Z">
        <w:r>
          <w:t xml:space="preserve"> </w:t>
        </w:r>
      </w:ins>
      <w:ins w:id="5769" w:author="Leon Sandler" w:date="2026-09-06T00:00:00Z">
        <w:r>
          <w:t>establish</w:t>
        </w:r>
      </w:ins>
      <w:ins w:id="5770" w:author="Leon Sandler" w:date="2026-09-06T00:00:00Z">
        <w:r>
          <w:t xml:space="preserve"> </w:t>
        </w:r>
      </w:ins>
      <w:ins w:id="5771" w:author="Leon Sandler" w:date="2026-09-06T00:00:00Z">
        <w:r>
          <w:t>that</w:t>
        </w:r>
      </w:ins>
      <w:ins w:id="5772" w:author="Leon Sandler" w:date="2026-09-06T00:00:00Z">
        <w:r>
          <w:t xml:space="preserve"> </w:t>
        </w:r>
      </w:ins>
      <w:ins w:id="5773" w:author="Leon Sandler" w:date="2026-09-06T00:00:00Z">
        <w:r>
          <w:t>the</w:t>
        </w:r>
      </w:ins>
      <w:ins w:id="5774" w:author="Leon Sandler" w:date="2026-09-06T00:00:00Z">
        <w:r>
          <w:t xml:space="preserve"> </w:t>
        </w:r>
      </w:ins>
      <w:ins w:id="5775" w:author="Leon Sandler" w:date="2026-09-06T00:00:00Z">
        <w:r>
          <w:t>reported</w:t>
        </w:r>
      </w:ins>
      <w:ins w:id="5776" w:author="Leon Sandler" w:date="2026-09-06T00:00:00Z">
        <w:r>
          <w:t xml:space="preserve"> </w:t>
        </w:r>
      </w:ins>
      <w:ins w:id="5777" w:author="Leon Sandler" w:date="2026-09-06T00:00:00Z">
        <w:r>
          <w:t>transmission</w:t>
        </w:r>
      </w:ins>
      <w:ins w:id="5778" w:author="Leon Sandler" w:date="2026-09-06T00:00:00Z">
        <w:r>
          <w:t xml:space="preserve"> </w:t>
        </w:r>
      </w:ins>
      <w:ins w:id="5779" w:author="Leon Sandler" w:date="2026-09-06T00:00:00Z">
        <w:r>
          <w:t>fractions</w:t>
        </w:r>
      </w:ins>
      <w:ins w:id="5780" w:author="Leon Sandler" w:date="2026-09-06T00:00:00Z">
        <w:r>
          <w:t xml:space="preserve"> </w:t>
        </w:r>
      </w:ins>
      <w:ins w:id="5781" w:author="Leon Sandler" w:date="2026-09-06T00:00:00Z">
        <w:r>
          <w:t>in</w:t>
        </w:r>
      </w:ins>
      <w:ins w:id="5782" w:author="Leon Sandler" w:date="2026-09-06T00:00:00Z">
        <w:r>
          <w:t xml:space="preserve"> </w:t>
        </w:r>
      </w:ins>
      <w:ins w:id="5783" w:author="Leon Sandler" w:date="2026-09-06T00:00:00Z">
        <w:r>
          <w:t>Section</w:t>
        </w:r>
      </w:ins>
      <w:ins w:id="5784" w:author="Leon Sandler" w:date="2026-09-06T00:00:00Z">
        <w:r>
          <w:t xml:space="preserve"> </w:t>
        </w:r>
      </w:ins>
      <w:ins w:id="5785" w:author="Leon Sandler" w:date="2026-09-06T00:00:00Z">
        <w:r>
          <w:t>6</w:t>
        </w:r>
      </w:ins>
      <w:ins w:id="5786" w:author="Leon Sandler" w:date="2026-09-06T00:00:00Z">
        <w:r>
          <w:t xml:space="preserve"> </w:t>
        </w:r>
      </w:ins>
      <w:ins w:id="5787" w:author="Leon Sandler" w:date="2026-09-06T00:00:00Z">
        <w:r>
          <w:t>reflect</w:t>
        </w:r>
      </w:ins>
      <w:ins w:id="5788" w:author="Leon Sandler" w:date="2026-09-06T00:00:00Z">
        <w:r>
          <w:t xml:space="preserve"> </w:t>
        </w:r>
      </w:ins>
      <w:ins w:id="5789" w:author="Leon Sandler" w:date="2026-09-06T00:00:00Z">
        <w:r>
          <w:t>the</w:t>
        </w:r>
      </w:ins>
      <w:ins w:id="5790" w:author="Leon Sandler" w:date="2026-09-06T00:00:00Z">
        <w:r>
          <w:t xml:space="preserve"> </w:t>
        </w:r>
      </w:ins>
      <w:ins w:id="5791" w:author="Leon Sandler" w:date="2026-09-06T00:00:00Z">
        <w:r>
          <w:t>physics</w:t>
        </w:r>
      </w:ins>
      <w:ins w:id="5792" w:author="Leon Sandler" w:date="2026-09-06T00:00:00Z">
        <w:r>
          <w:t xml:space="preserve"> </w:t>
        </w:r>
      </w:ins>
      <w:ins w:id="5793" w:author="Leon Sandler" w:date="2026-09-06T00:00:00Z">
        <w:r>
          <w:t>of</w:t>
        </w:r>
      </w:ins>
      <w:ins w:id="5794" w:author="Leon Sandler" w:date="2026-09-06T00:00:00Z">
        <w:r>
          <w:t xml:space="preserve"> </w:t>
        </w:r>
      </w:ins>
      <w:ins w:id="5795" w:author="Leon Sandler" w:date="2026-09-06T00:00:00Z">
        <w:r>
          <w:t>the</w:t>
        </w:r>
      </w:ins>
      <w:ins w:id="5796" w:author="Leon Sandler" w:date="2026-09-06T00:00:00Z">
        <w:r>
          <w:t xml:space="preserve"> </w:t>
        </w:r>
      </w:ins>
      <w:ins w:id="5797" w:author="Leon Sandler" w:date="2026-09-06T00:00:00Z">
        <w:r>
          <w:t>modeled</w:t>
        </w:r>
      </w:ins>
      <w:ins w:id="5798" w:author="Leon Sandler" w:date="2026-09-06T00:00:00Z">
        <w:r>
          <w:t xml:space="preserve"> </w:t>
        </w:r>
      </w:ins>
      <w:ins w:id="5799" w:author="Leon Sandler" w:date="2026-09-06T00:00:00Z">
        <w:r>
          <w:t>fields</w:t>
        </w:r>
      </w:ins>
      <w:ins w:id="5800" w:author="Leon Sandler" w:date="2026-09-06T00:00:00Z">
        <w:r>
          <w:t xml:space="preserve"> </w:t>
        </w:r>
      </w:ins>
      <w:ins w:id="5801" w:author="Leon Sandler" w:date="2026-09-06T00:00:00Z">
        <w:r>
          <w:t>and</w:t>
        </w:r>
      </w:ins>
      <w:ins w:id="5802" w:author="Leon Sandler" w:date="2026-09-06T00:00:00Z">
        <w:r>
          <w:t xml:space="preserve"> </w:t>
        </w:r>
      </w:ins>
      <w:ins w:id="5803" w:author="Leon Sandler" w:date="2026-09-06T00:00:00Z">
        <w:r>
          <w:t>beam</w:t>
        </w:r>
      </w:ins>
      <w:ins w:id="5804" w:author="Leon Sandler" w:date="2026-09-06T00:00:00Z">
        <w:r>
          <w:t xml:space="preserve"> </w:t>
        </w:r>
      </w:ins>
      <w:ins w:id="5805" w:author="Leon Sandler" w:date="2026-09-06T00:00:00Z">
        <w:r>
          <w:t>geometry</w:t>
        </w:r>
      </w:ins>
      <w:ins w:id="5806" w:author="Leon Sandler" w:date="2026-09-06T00:00:00Z">
        <w:r>
          <w:t xml:space="preserve"> </w:t>
        </w:r>
      </w:ins>
      <w:ins w:id="5807" w:author="Leon Sandler" w:date="2026-09-06T00:00:00Z">
        <w:r>
          <w:t>to</w:t>
        </w:r>
      </w:ins>
      <w:ins w:id="5808" w:author="Leon Sandler" w:date="2026-09-06T00:00:00Z">
        <w:r>
          <w:t xml:space="preserve"> </w:t>
        </w:r>
      </w:ins>
      <w:ins w:id="5809" w:author="Leon Sandler" w:date="2026-09-06T00:00:00Z">
        <w:r>
          <w:t>within</w:t>
        </w:r>
      </w:ins>
      <w:ins w:id="5810" w:author="Leon Sandler" w:date="2026-09-06T00:00:00Z">
        <w:r>
          <w:t xml:space="preserve"> </w:t>
        </w:r>
      </w:ins>
      <w:ins w:id="5811" w:author="Leon Sandler" w:date="2026-09-06T00:00:00Z">
        <w:r>
          <w:t>the</w:t>
        </w:r>
      </w:ins>
      <w:ins w:id="5812" w:author="Leon Sandler" w:date="2026-09-06T00:00:00Z">
        <w:r>
          <w:t xml:space="preserve"> </w:t>
        </w:r>
      </w:ins>
      <w:ins w:id="5813" w:author="Leon Sandler" w:date="2026-09-06T00:00:00Z">
        <w:r>
          <w:t>stated</w:t>
        </w:r>
      </w:ins>
      <w:ins w:id="5814" w:author="Leon Sandler" w:date="2026-09-06T00:00:00Z">
        <w:r>
          <w:t xml:space="preserve"> </w:t>
        </w:r>
      </w:ins>
      <w:ins w:id="5815" w:author="Leon Sandler" w:date="2026-09-06T00:00:00Z">
        <w:r>
          <w:t>statistical</w:t>
        </w:r>
      </w:ins>
      <w:ins w:id="5816" w:author="Leon Sandler" w:date="2026-09-06T00:00:00Z">
        <w:r>
          <w:t xml:space="preserve"> </w:t>
        </w:r>
      </w:ins>
      <w:ins w:id="5817" w:author="Leon Sandler" w:date="2026-09-06T00:00:00Z">
        <w:r>
          <w:t>uncertainty,</w:t>
        </w:r>
      </w:ins>
      <w:ins w:id="5818" w:author="Leon Sandler" w:date="2026-09-06T00:00:00Z">
        <w:r>
          <w:t xml:space="preserve"> </w:t>
        </w:r>
      </w:ins>
      <w:ins w:id="5819" w:author="Leon Sandler" w:date="2026-09-06T00:00:00Z">
        <w:r>
          <w:t>rather</w:t>
        </w:r>
      </w:ins>
      <w:ins w:id="5820" w:author="Leon Sandler" w:date="2026-09-06T00:00:00Z">
        <w:r>
          <w:t xml:space="preserve"> </w:t>
        </w:r>
      </w:ins>
      <w:ins w:id="5821" w:author="Leon Sandler" w:date="2026-09-06T00:00:00Z">
        <w:r>
          <w:t>than</w:t>
        </w:r>
      </w:ins>
      <w:ins w:id="5822" w:author="Leon Sandler" w:date="2026-09-06T00:00:00Z">
        <w:r>
          <w:t xml:space="preserve"> </w:t>
        </w:r>
      </w:ins>
      <w:ins w:id="5823" w:author="Leon Sandler" w:date="2026-09-06T00:00:00Z">
        <w:r>
          <w:t>artifacts</w:t>
        </w:r>
      </w:ins>
      <w:ins w:id="5824" w:author="Leon Sandler" w:date="2026-09-06T00:00:00Z">
        <w:r>
          <w:t xml:space="preserve"> </w:t>
        </w:r>
      </w:ins>
      <w:ins w:id="5825" w:author="Leon Sandler" w:date="2026-09-06T00:00:00Z">
        <w:r>
          <w:t>of</w:t>
        </w:r>
      </w:ins>
      <w:ins w:id="5826" w:author="Leon Sandler" w:date="2026-09-06T00:00:00Z">
        <w:r>
          <w:t xml:space="preserve"> </w:t>
        </w:r>
      </w:ins>
      <w:ins w:id="5827" w:author="Leon Sandler" w:date="2026-09-06T00:00:00Z">
        <w:r>
          <w:t>time</w:t>
        </w:r>
      </w:ins>
      <w:ins w:id="5828" w:author="Leon Sandler" w:date="2026-09-06T00:00:00Z">
        <w:r>
          <w:t xml:space="preserve"> </w:t>
        </w:r>
      </w:ins>
      <w:ins w:id="5829" w:author="Leon Sandler" w:date="2026-09-06T00:00:00Z">
        <w:r>
          <w:t>discretization,</w:t>
        </w:r>
      </w:ins>
      <w:ins w:id="5830" w:author="Leon Sandler" w:date="2026-09-06T00:00:00Z">
        <w:r>
          <w:t xml:space="preserve"> </w:t>
        </w:r>
      </w:ins>
      <w:ins w:id="5831" w:author="Leon Sandler" w:date="2026-09-06T00:00:00Z">
        <w:r>
          <w:t>algorithmic</w:t>
        </w:r>
      </w:ins>
      <w:ins w:id="5832" w:author="Leon Sandler" w:date="2026-09-06T00:00:00Z">
        <w:r>
          <w:t xml:space="preserve"> </w:t>
        </w:r>
      </w:ins>
      <w:ins w:id="5833" w:author="Leon Sandler" w:date="2026-09-06T00:00:00Z">
        <w:r>
          <w:t>non-conservation,</w:t>
        </w:r>
      </w:ins>
      <w:ins w:id="5834" w:author="Leon Sandler" w:date="2026-09-06T00:00:00Z">
        <w:r>
          <w:t xml:space="preserve"> </w:t>
        </w:r>
      </w:ins>
      <w:ins w:id="5835" w:author="Leon Sandler" w:date="2026-09-06T00:00:00Z">
        <w:r>
          <w:t>or</w:t>
        </w:r>
      </w:ins>
      <w:ins w:id="5836" w:author="Leon Sandler" w:date="2026-09-06T00:00:00Z">
        <w:r>
          <w:t xml:space="preserve"> </w:t>
        </w:r>
      </w:ins>
      <w:ins w:id="5837" w:author="Leon Sandler" w:date="2026-09-06T00:00:00Z">
        <w:r>
          <w:t>under-sampled</w:t>
        </w:r>
      </w:ins>
      <w:ins w:id="5838" w:author="Leon Sandler" w:date="2026-09-06T00:00:00Z">
        <w:r>
          <w:t xml:space="preserve"> </w:t>
        </w:r>
      </w:ins>
      <w:ins w:id="5839" w:author="Leon Sandler" w:date="2026-09-06T00:00:00Z">
        <w:r>
          <w:t>Monte</w:t>
        </w:r>
      </w:ins>
      <w:ins w:id="5840" w:author="Leon Sandler" w:date="2026-09-06T00:00:00Z">
        <w:r>
          <w:t xml:space="preserve"> </w:t>
        </w:r>
      </w:ins>
      <w:ins w:id="5841" w:author="Leon Sandler" w:date="2026-09-06T00:00:00Z">
        <w:r>
          <w:t>Carlo</w:t>
        </w:r>
      </w:ins>
      <w:ins w:id="5842" w:author="Leon Sandler" w:date="2026-09-06T00:00:00Z">
        <w:r>
          <w:t xml:space="preserve"> </w:t>
        </w:r>
      </w:ins>
      <w:ins w:id="5843" w:author="Leon Sandler" w:date="2026-09-06T00:00:00Z">
        <w:r>
          <w:t>variance.</w:t>
        </w:r>
      </w:ins>
    </w:p>
    <w:p>
      <w:ins w:id="5844" w:author="Leon Sandler" w:date="2026-09-06T00:00:00Z">
        <w:r>
          <w:t>6.</w:t>
        </w:r>
      </w:ins>
      <w:ins w:id="5845" w:author="Leon Sandler" w:date="2026-09-06T00:00:00Z">
        <w:r>
          <w:t xml:space="preserve"> </w:t>
        </w:r>
      </w:ins>
      <w:ins w:id="5846" w:author="Leon Sandler" w:date="2026-09-06T00:00:00Z">
        <w:r>
          <w:t>Shielding</w:t>
        </w:r>
      </w:ins>
      <w:ins w:id="5847" w:author="Leon Sandler" w:date="2026-09-06T00:00:00Z">
        <w:r>
          <w:t xml:space="preserve"> </w:t>
        </w:r>
      </w:ins>
      <w:ins w:id="5848" w:author="Leon Sandler" w:date="2026-09-06T00:00:00Z">
        <w:r>
          <w:t>Performance:</w:t>
        </w:r>
      </w:ins>
      <w:r>
        <w:t xml:space="preserve"> </w:t>
      </w:r>
      <w:r>
        <w:t>Baseline</w:t>
      </w:r>
      <w:r>
        <w:t xml:space="preserve"> </w:t>
      </w:r>
      <w:del w:id="5849" w:author="Leon Sandler" w:date="2026-09-06T00:00:00Z">
        <w:r>
          <w:delText>Comparison</w:delText>
        </w:r>
      </w:del>
      <w:ins w:id="5850" w:author="Leon Sandler" w:date="2026-09-06T00:00:00Z">
        <w:r>
          <w:t>Comparison,</w:t>
        </w:r>
      </w:ins>
      <w:ins w:id="5851" w:author="Leon Sandler" w:date="2026-09-06T00:00:00Z">
        <w:r>
          <w:t xml:space="preserve"> </w:t>
        </w:r>
      </w:ins>
      <w:ins w:id="5852" w:author="Leon Sandler" w:date="2026-09-06T00:00:00Z">
        <w:r>
          <w:t>Scaling</w:t>
        </w:r>
      </w:ins>
      <w:ins w:id="5853" w:author="Leon Sandler" w:date="2026-09-06T00:00:00Z">
        <w:r>
          <w:t xml:space="preserve"> </w:t>
        </w:r>
      </w:ins>
      <w:ins w:id="5854" w:author="Leon Sandler" w:date="2026-09-06T00:00:00Z">
        <w:r>
          <w:t>Laws,</w:t>
        </w:r>
      </w:ins>
      <w:ins w:id="5855" w:author="Leon Sandler" w:date="2026-09-06T00:00:00Z">
        <w:r>
          <w:t xml:space="preserve"> </w:t>
        </w:r>
      </w:ins>
      <w:ins w:id="5856" w:author="Leon Sandler" w:date="2026-09-06T00:00:00Z">
        <w:r>
          <w:t>and</w:t>
        </w:r>
      </w:ins>
      <w:ins w:id="5857" w:author="Leon Sandler" w:date="2026-09-06T00:00:00Z">
        <w:r>
          <w:t xml:space="preserve"> </w:t>
        </w:r>
      </w:ins>
      <w:ins w:id="5858" w:author="Leon Sandler" w:date="2026-09-06T00:00:00Z">
        <w:r>
          <w:t>Helical</w:t>
        </w:r>
      </w:ins>
      <w:ins w:id="5859" w:author="Leon Sandler" w:date="2026-09-06T00:00:00Z">
        <w:r>
          <w:t xml:space="preserve"> </w:t>
        </w:r>
      </w:ins>
      <w:ins w:id="5860" w:author="Leon Sandler" w:date="2026-09-06T00:00:00Z">
        <w:r>
          <w:t>Winding</w:t>
        </w:r>
      </w:ins>
    </w:p>
    <w:p>
      <w:ins w:id="5861" w:author="Leon Sandler" w:date="2026-09-06T00:00:00Z">
        <w:r>
          <w:t>6.1</w:t>
        </w:r>
      </w:ins>
      <w:ins w:id="5862" w:author="Leon Sandler" w:date="2026-09-06T00:00:00Z">
        <w:r>
          <w:t xml:space="preserve"> </w:t>
        </w:r>
      </w:ins>
      <w:ins w:id="5863" w:author="Leon Sandler" w:date="2026-09-06T00:00:00Z">
        <w:r>
          <w:t>Baseline</w:t>
        </w:r>
      </w:ins>
      <w:ins w:id="5864" w:author="Leon Sandler" w:date="2026-09-06T00:00:00Z">
        <w:r>
          <w:t xml:space="preserve"> </w:t>
        </w:r>
      </w:ins>
      <w:ins w:id="5865" w:author="Leon Sandler" w:date="2026-09-06T00:00:00Z">
        <w:r>
          <w:t>attenuation</w:t>
        </w:r>
      </w:ins>
      <w:ins w:id="5866" w:author="Leon Sandler" w:date="2026-09-06T00:00:00Z">
        <w:r>
          <w:t xml:space="preserve"> </w:t>
        </w:r>
      </w:ins>
      <w:ins w:id="5867" w:author="Leon Sandler" w:date="2026-09-06T00:00:00Z">
        <w:r>
          <w:t>comparison</w:t>
        </w:r>
      </w:ins>
    </w:p>
    <w:p>
      <w:ins w:id="5868" w:author="Leon Sandler" w:date="2026-09-06T00:00:00Z">
        <w:r>
          <w:t>Table</w:t>
        </w:r>
      </w:ins>
      <w:ins w:id="5869" w:author="Leon Sandler" w:date="2026-09-06T00:00:00Z">
        <w:r>
          <w:t xml:space="preserve"> </w:t>
        </w:r>
      </w:ins>
      <w:ins w:id="5870" w:author="Leon Sandler" w:date="2026-09-06T00:00:00Z">
        <w:r>
          <w:t>1</w:t>
        </w:r>
      </w:ins>
      <w:ins w:id="5871" w:author="Leon Sandler" w:date="2026-09-06T00:00:00Z">
        <w:r>
          <w:t xml:space="preserve"> </w:t>
        </w:r>
      </w:ins>
      <w:ins w:id="5872" w:author="Leon Sandler" w:date="2026-09-06T00:00:00Z">
        <w:r>
          <w:t>reports</w:t>
        </w:r>
      </w:ins>
      <w:ins w:id="5873" w:author="Leon Sandler" w:date="2026-09-06T00:00:00Z">
        <w:r>
          <w:t xml:space="preserve"> </w:t>
        </w:r>
      </w:ins>
      <w:ins w:id="5874" w:author="Leon Sandler" w:date="2026-09-06T00:00:00Z">
        <w:r>
          <w:t>transmission</w:t>
        </w:r>
      </w:ins>
      <w:ins w:id="5875" w:author="Leon Sandler" w:date="2026-09-06T00:00:00Z">
        <w:r>
          <w:t xml:space="preserve"> </w:t>
        </w:r>
      </w:ins>
      <w:ins w:id="5876" w:author="Leon Sandler" w:date="2026-09-06T00:00:00Z">
        <w:r>
          <w:t>to</w:t>
        </w:r>
      </w:ins>
      <w:ins w:id="5877" w:author="Leon Sandler" w:date="2026-09-06T00:00:00Z">
        <w:r>
          <w:t xml:space="preserve"> </w:t>
        </w:r>
      </w:ins>
      <w:ins w:id="5878" w:author="Leon Sandler" w:date="2026-09-06T00:00:00Z">
        <w:r>
          <w:t>the</w:t>
        </w:r>
      </w:ins>
      <w:ins w:id="5879" w:author="Leon Sandler" w:date="2026-09-06T00:00:00Z">
        <w:r>
          <w:t xml:space="preserve"> </w:t>
        </w:r>
      </w:ins>
      <w:ins w:id="5880" w:author="Leon Sandler" w:date="2026-09-06T00:00:00Z">
        <w:r>
          <w:t>protected</w:t>
        </w:r>
      </w:ins>
      <w:ins w:id="5881" w:author="Leon Sandler" w:date="2026-09-06T00:00:00Z">
        <w:r>
          <w:t xml:space="preserve"> </w:t>
        </w:r>
      </w:ins>
      <w:ins w:id="5882" w:author="Leon Sandler" w:date="2026-09-06T00:00:00Z">
        <w:r>
          <w:t>zone</w:t>
        </w:r>
      </w:ins>
      <w:ins w:id="5883" w:author="Leon Sandler" w:date="2026-09-06T00:00:00Z">
        <w:r>
          <w:t xml:space="preserve"> </w:t>
        </w:r>
      </w:ins>
      <w:ins w:id="5884" w:author="Leon Sandler" w:date="2026-09-06T00:00:00Z">
        <w:r>
          <w:t>as</w:t>
        </w:r>
      </w:ins>
      <w:ins w:id="5885" w:author="Leon Sandler" w:date="2026-09-06T00:00:00Z">
        <w:r>
          <w:t xml:space="preserve"> </w:t>
        </w:r>
      </w:ins>
      <w:ins w:id="5886" w:author="Leon Sandler" w:date="2026-09-06T00:00:00Z">
        <w:r>
          <w:t>a</w:t>
        </w:r>
      </w:ins>
      <w:ins w:id="5887" w:author="Leon Sandler" w:date="2026-09-06T00:00:00Z">
        <w:r>
          <w:t xml:space="preserve"> </w:t>
        </w:r>
      </w:ins>
      <w:ins w:id="5888" w:author="Leon Sandler" w:date="2026-09-06T00:00:00Z">
        <w:r>
          <w:t>function</w:t>
        </w:r>
      </w:ins>
      <w:ins w:id="5889" w:author="Leon Sandler" w:date="2026-09-06T00:00:00Z">
        <w:r>
          <w:t xml:space="preserve"> </w:t>
        </w:r>
      </w:ins>
      <w:ins w:id="5890" w:author="Leon Sandler" w:date="2026-09-06T00:00:00Z">
        <w:r>
          <w:t>of</w:t>
        </w:r>
      </w:ins>
      <w:ins w:id="5891" w:author="Leon Sandler" w:date="2026-09-06T00:00:00Z">
        <w:r>
          <w:t xml:space="preserve"> </w:t>
        </w:r>
      </w:ins>
      <w:ins w:id="5892" w:author="Leon Sandler" w:date="2026-09-06T00:00:00Z">
        <w:r>
          <w:t>incident</w:t>
        </w:r>
      </w:ins>
      <w:ins w:id="5893" w:author="Leon Sandler" w:date="2026-09-06T00:00:00Z">
        <w:r>
          <w:t xml:space="preserve"> </w:t>
        </w:r>
      </w:ins>
      <w:ins w:id="5894" w:author="Leon Sandler" w:date="2026-09-06T00:00:00Z">
        <w:r>
          <w:t>proton</w:t>
        </w:r>
      </w:ins>
      <w:ins w:id="5895" w:author="Leon Sandler" w:date="2026-09-06T00:00:00Z">
        <w:r>
          <w:t xml:space="preserve"> </w:t>
        </w:r>
      </w:ins>
      <w:ins w:id="5896" w:author="Leon Sandler" w:date="2026-09-06T00:00:00Z">
        <w:r>
          <w:t>kinetic</w:t>
        </w:r>
      </w:ins>
      <w:ins w:id="5897" w:author="Leon Sandler" w:date="2026-09-06T00:00:00Z">
        <w:r>
          <w:t xml:space="preserve"> </w:t>
        </w:r>
      </w:ins>
      <w:ins w:id="5898" w:author="Leon Sandler" w:date="2026-09-06T00:00:00Z">
        <w:r>
          <w:t>energy</w:t>
        </w:r>
      </w:ins>
      <w:ins w:id="5899" w:author="Leon Sandler" w:date="2026-09-06T00:00:00Z">
        <w:r>
          <w:t xml:space="preserve"> </w:t>
        </w:r>
      </w:ins>
      <w:ins w:id="5900" w:author="Leon Sandler" w:date="2026-09-06T00:00:00Z">
        <w:r>
          <w:t>for</w:t>
        </w:r>
      </w:ins>
      <w:ins w:id="5901" w:author="Leon Sandler" w:date="2026-09-06T00:00:00Z">
        <w:r>
          <w:t xml:space="preserve"> </w:t>
        </w:r>
      </w:ins>
      <w:ins w:id="5902" w:author="Leon Sandler" w:date="2026-09-06T00:00:00Z">
        <w:r>
          <w:t>the</w:t>
        </w:r>
      </w:ins>
      <w:ins w:id="5903" w:author="Leon Sandler" w:date="2026-09-06T00:00:00Z">
        <w:r>
          <w:t xml:space="preserve"> </w:t>
        </w:r>
      </w:ins>
      <w:ins w:id="5904" w:author="Leon Sandler" w:date="2026-09-06T00:00:00Z">
        <w:r>
          <w:t>monolithic</w:t>
        </w:r>
      </w:ins>
      <w:ins w:id="5905" w:author="Leon Sandler" w:date="2026-09-06T00:00:00Z">
        <w:r>
          <w:t xml:space="preserve"> </w:t>
        </w:r>
      </w:ins>
      <w:ins w:id="5906" w:author="Leon Sandler" w:date="2026-09-06T00:00:00Z">
        <w:r>
          <w:t>dipole</w:t>
        </w:r>
      </w:ins>
      <w:ins w:id="5907" w:author="Leon Sandler" w:date="2026-09-06T00:00:00Z">
        <w:r>
          <w:t xml:space="preserve"> </w:t>
        </w:r>
      </w:ins>
      <w:ins w:id="5908" w:author="Leon Sandler" w:date="2026-09-06T00:00:00Z">
        <w:r>
          <w:t>(A)</w:t>
        </w:r>
      </w:ins>
      <w:ins w:id="5909" w:author="Leon Sandler" w:date="2026-09-06T00:00:00Z">
        <w:r>
          <w:t xml:space="preserve"> </w:t>
        </w:r>
      </w:ins>
      <w:ins w:id="5910" w:author="Leon Sandler" w:date="2026-09-06T00:00:00Z">
        <w:r>
          <w:t>and</w:t>
        </w:r>
      </w:ins>
      <w:ins w:id="5911" w:author="Leon Sandler" w:date="2026-09-06T00:00:00Z">
        <w:r>
          <w:t xml:space="preserve"> </w:t>
        </w:r>
      </w:ins>
      <w:ins w:id="5912" w:author="Leon Sandler" w:date="2026-09-06T00:00:00Z">
        <w:r>
          <w:t>the</w:t>
        </w:r>
      </w:ins>
      <w:ins w:id="5913" w:author="Leon Sandler" w:date="2026-09-06T00:00:00Z">
        <w:r>
          <w:t xml:space="preserve"> </w:t>
        </w:r>
      </w:ins>
      <w:ins w:id="5914" w:author="Leon Sandler" w:date="2026-09-06T00:00:00Z">
        <w:r>
          <w:t>two-channel</w:t>
        </w:r>
      </w:ins>
      <w:ins w:id="5915" w:author="Leon Sandler" w:date="2026-09-06T00:00:00Z">
        <w:r>
          <w:t xml:space="preserve"> </w:t>
        </w:r>
      </w:ins>
      <w:ins w:id="5916" w:author="Leon Sandler" w:date="2026-09-06T00:00:00Z">
        <w:r>
          <w:t>distributed</w:t>
        </w:r>
      </w:ins>
      <w:ins w:id="5917" w:author="Leon Sandler" w:date="2026-09-06T00:00:00Z">
        <w:r>
          <w:t xml:space="preserve"> </w:t>
        </w:r>
      </w:ins>
      <w:ins w:id="5918" w:author="Leon Sandler" w:date="2026-09-06T00:00:00Z">
        <w:r>
          <w:t>array</w:t>
        </w:r>
      </w:ins>
      <w:ins w:id="5919" w:author="Leon Sandler" w:date="2026-09-06T00:00:00Z">
        <w:r>
          <w:t xml:space="preserve"> </w:t>
        </w:r>
      </w:ins>
      <w:ins w:id="5920" w:author="Leon Sandler" w:date="2026-09-06T00:00:00Z">
        <w:r>
          <w:t>(B),</w:t>
        </w:r>
      </w:ins>
      <w:ins w:id="5921" w:author="Leon Sandler" w:date="2026-09-06T00:00:00Z">
        <w:r>
          <w:t xml:space="preserve"> </w:t>
        </w:r>
      </w:ins>
      <w:ins w:id="5922" w:author="Leon Sandler" w:date="2026-09-06T00:00:00Z">
        <w:r>
          <w:t>each</w:t>
        </w:r>
      </w:ins>
      <w:ins w:id="5923" w:author="Leon Sandler" w:date="2026-09-06T00:00:00Z">
        <w:r>
          <w:t xml:space="preserve"> </w:t>
        </w:r>
      </w:ins>
      <w:ins w:id="5924" w:author="Leon Sandler" w:date="2026-09-06T00:00:00Z">
        <w:r>
          <w:t>at</w:t>
        </w:r>
      </w:ins>
      <w:ins w:id="5925" w:author="Leon Sandler" w:date="2026-09-06T00:00:00Z">
        <w:r>
          <w:t xml:space="preserve"> </w:t>
        </w:r>
      </w:ins>
      <w:ins w:id="5926" w:author="Leon Sandler" w:date="2026-09-06T00:00:00Z">
        <w:r>
          <w:t>the</w:t>
        </w:r>
      </w:ins>
      <w:ins w:id="5927" w:author="Leon Sandler" w:date="2026-09-06T00:00:00Z">
        <w:r>
          <w:t xml:space="preserve"> </w:t>
        </w:r>
      </w:ins>
      <w:ins w:id="5928" w:author="Leon Sandler" w:date="2026-09-06T00:00:00Z">
        <w:r>
          <w:t>common</w:t>
        </w:r>
      </w:ins>
      <w:ins w:id="5929" w:author="Leon Sandler" w:date="2026-09-06T00:00:00Z">
        <w:r>
          <w:t xml:space="preserve"> </w:t>
        </w:r>
      </w:ins>
      <w:ins w:id="5930" w:author="Leon Sandler" w:date="2026-09-06T00:00:00Z">
        <w:r>
          <w:t>moment</w:t>
        </w:r>
      </w:ins>
      <w:ins w:id="5931" w:author="Leon Sandler" w:date="2026-09-06T00:00:00Z">
        <w:r>
          <w:t xml:space="preserve"> </w:t>
        </w:r>
      </w:ins>
      <w:ins w:id="5932" w:author="Leon Sandler" w:date="2026-09-06T00:00:00Z">
        <w:r>
          <w:t>budget</w:t>
        </w:r>
      </w:ins>
      <w:ins w:id="5933" w:author="Leon Sandler" w:date="2026-09-06T00:00:00Z">
        <w:r>
          <w:t xml:space="preserve"> </w:t>
        </w:r>
      </w:ins>
      <w:ins w:id="5934" w:author="Leon Sandler" w:date="2026-09-06T00:00:00Z">
        <w:r>
          <w:t>M0.</w:t>
        </w:r>
      </w:ins>
      <w:ins w:id="5935" w:author="Leon Sandler" w:date="2026-09-06T00:00:00Z">
        <w:r>
          <w:t xml:space="preserve"> </w:t>
        </w:r>
      </w:ins>
      <w:r>
        <w:t>Both</w:t>
      </w:r>
      <w:r>
        <w:t xml:space="preserve"> </w:t>
      </w:r>
      <w:r>
        <w:t>architectures</w:t>
      </w:r>
      <w:r>
        <w:t xml:space="preserve"> </w:t>
      </w:r>
      <w:r>
        <w:t>are</w:t>
      </w:r>
      <w:r>
        <w:t xml:space="preserve"> </w:t>
      </w:r>
      <w:r>
        <w:t>essentially</w:t>
      </w:r>
      <w:r>
        <w:t xml:space="preserve"> </w:t>
      </w:r>
      <w:r>
        <w:t>opaque</w:t>
      </w:r>
      <w:r>
        <w:t xml:space="preserve"> </w:t>
      </w:r>
      <w:r>
        <w:t>through</w:t>
      </w:r>
      <w:r>
        <w:t xml:space="preserve"> </w:t>
      </w:r>
      <w:r>
        <w:t>3</w:t>
      </w:r>
      <w:r>
        <w:t xml:space="preserve"> </w:t>
      </w:r>
      <w:r>
        <w:t>MeV,</w:t>
      </w:r>
      <w:r>
        <w:t xml:space="preserve"> </w:t>
      </w:r>
      <w:r>
        <w:t>pass</w:t>
      </w:r>
      <w:r>
        <w:t xml:space="preserve"> </w:t>
      </w:r>
      <w:del w:id="5936" w:author="Leon Sandler" w:date="2026-09-06T00:00:00Z">
        <w:r>
          <w:delText>~5%</w:delText>
        </w:r>
      </w:del>
      <w:ins w:id="5937" w:author="Leon Sandler" w:date="2026-09-06T00:00:00Z">
        <w:r>
          <w:t>roughly</w:t>
        </w:r>
      </w:ins>
      <w:ins w:id="5938" w:author="Leon Sandler" w:date="2026-09-06T00:00:00Z">
        <w:r>
          <w:t xml:space="preserve"> </w:t>
        </w:r>
      </w:ins>
      <w:ins w:id="5939" w:author="Leon Sandler" w:date="2026-09-06T00:00:00Z">
        <w:r>
          <w:t>5%</w:t>
        </w:r>
      </w:ins>
      <w:ins w:id="5940" w:author="Leon Sandler" w:date="2026-09-06T00:00:00Z">
        <w:r>
          <w:t xml:space="preserve"> </w:t>
        </w:r>
      </w:ins>
      <w:ins w:id="5941" w:author="Leon Sandler" w:date="2026-09-06T00:00:00Z">
        <w:r>
          <w:t>of</w:t>
        </w:r>
      </w:ins>
      <w:ins w:id="5942" w:author="Leon Sandler" w:date="2026-09-06T00:00:00Z">
        <w:r>
          <w:t xml:space="preserve"> </w:t>
        </w:r>
      </w:ins>
      <w:ins w:id="5943" w:author="Leon Sandler" w:date="2026-09-06T00:00:00Z">
        <w:r>
          <w:t>incident</w:t>
        </w:r>
      </w:ins>
      <w:ins w:id="5944" w:author="Leon Sandler" w:date="2026-09-06T00:00:00Z">
        <w:r>
          <w:t xml:space="preserve"> </w:t>
        </w:r>
      </w:ins>
      <w:ins w:id="5945" w:author="Leon Sandler" w:date="2026-09-06T00:00:00Z">
        <w:r>
          <w:t>flux</w:t>
        </w:r>
      </w:ins>
      <w:r>
        <w:t xml:space="preserve"> </w:t>
      </w:r>
      <w:r>
        <w:t>at</w:t>
      </w:r>
      <w:r>
        <w:t xml:space="preserve"> </w:t>
      </w:r>
      <w:r>
        <w:t>10</w:t>
      </w:r>
      <w:r>
        <w:t xml:space="preserve"> </w:t>
      </w:r>
      <w:r>
        <w:t>MeV,</w:t>
      </w:r>
      <w:r>
        <w:t xml:space="preserve"> </w:t>
      </w:r>
      <w:del w:id="5946" w:author="Leon Sandler" w:date="2026-09-06T00:00:00Z">
        <w:r>
          <w:delText>~30-40%</w:delText>
        </w:r>
      </w:del>
      <w:ins w:id="5947" w:author="Leon Sandler" w:date="2026-09-06T00:00:00Z">
        <w:r>
          <w:t>30–40%</w:t>
        </w:r>
      </w:ins>
      <w:r>
        <w:t xml:space="preserve"> </w:t>
      </w:r>
      <w:r>
        <w:t>at</w:t>
      </w:r>
      <w:r>
        <w:t xml:space="preserve"> </w:t>
      </w:r>
      <w:r>
        <w:t>30</w:t>
      </w:r>
      <w:r>
        <w:t xml:space="preserve"> </w:t>
      </w:r>
      <w:r>
        <w:t>MeV,</w:t>
      </w:r>
      <w:r>
        <w:t xml:space="preserve"> </w:t>
      </w:r>
      <w:r>
        <w:t>and</w:t>
      </w:r>
      <w:r>
        <w:t xml:space="preserve"> </w:t>
      </w:r>
      <w:del w:id="5948" w:author="Leon Sandler" w:date="2026-09-06T00:00:00Z">
        <w:r>
          <w:delText>~65%</w:delText>
        </w:r>
      </w:del>
      <w:ins w:id="5949" w:author="Leon Sandler" w:date="2026-09-06T00:00:00Z">
        <w:r>
          <w:t>65%</w:t>
        </w:r>
      </w:ins>
      <w:r>
        <w:t xml:space="preserve"> </w:t>
      </w:r>
      <w:r>
        <w:t>at</w:t>
      </w:r>
      <w:r>
        <w:t xml:space="preserve"> </w:t>
      </w:r>
      <w:r>
        <w:t>100</w:t>
      </w:r>
      <w:r>
        <w:t xml:space="preserve"> </w:t>
      </w:r>
      <w:del w:id="5950" w:author="Leon Sandler" w:date="2026-09-06T00:00:00Z">
        <w:r>
          <w:delText>MeV:</w:delText>
        </w:r>
      </w:del>
      <w:ins w:id="5951" w:author="Leon Sandler" w:date="2026-09-06T00:00:00Z">
        <w:r>
          <w:t>MeV,</w:t>
        </w:r>
      </w:ins>
      <w:ins w:id="5952" w:author="Leon Sandler" w:date="2026-09-06T00:00:00Z">
        <w:r>
          <w:t xml:space="preserve"> </w:t>
        </w:r>
      </w:ins>
      <w:ins w:id="5953" w:author="Leon Sandler" w:date="2026-09-06T00:00:00Z">
        <w:r>
          <w:t>confirming</w:t>
        </w:r>
      </w:ins>
      <w:ins w:id="5954" w:author="Leon Sandler" w:date="2026-09-06T00:00:00Z">
        <w:r>
          <w:t xml:space="preserve"> </w:t>
        </w:r>
      </w:ins>
      <w:ins w:id="5955" w:author="Leon Sandler" w:date="2026-09-06T00:00:00Z">
        <w:r>
          <w:t>that</w:t>
        </w:r>
      </w:ins>
      <w:r>
        <w:t xml:space="preserve"> </w:t>
      </w:r>
      <w:r>
        <w:t>at</w:t>
      </w:r>
      <w:r>
        <w:t xml:space="preserve"> </w:t>
      </w:r>
      <w:r>
        <w:t>equal</w:t>
      </w:r>
      <w:r>
        <w:t xml:space="preserve"> </w:t>
      </w:r>
      <w:r>
        <w:t>moment</w:t>
      </w:r>
      <w:r>
        <w:t xml:space="preserve"> </w:t>
      </w:r>
      <w:del w:id="5956" w:author="Leon Sandler" w:date="2026-09-06T00:00:00Z">
        <w:r>
          <w:delText>budget,</w:delText>
        </w:r>
      </w:del>
      <w:ins w:id="5957" w:author="Leon Sandler" w:date="2026-09-06T00:00:00Z">
        <w:r>
          <w:t>budget</w:t>
        </w:r>
      </w:ins>
      <w:r>
        <w:t xml:space="preserve"> </w:t>
      </w:r>
      <w:r>
        <w:t>the</w:t>
      </w:r>
      <w:r>
        <w:t xml:space="preserve"> </w:t>
      </w:r>
      <w:r>
        <w:t>distributed</w:t>
      </w:r>
      <w:r>
        <w:t xml:space="preserve"> </w:t>
      </w:r>
      <w:r>
        <w:t>fence</w:t>
      </w:r>
      <w:r>
        <w:t xml:space="preserve"> </w:t>
      </w:r>
      <w:r>
        <w:t>provides</w:t>
      </w:r>
      <w:ins w:id="5958" w:author="Leon Sandler" w:date="2026-09-06T00:00:00Z">
        <w:r>
          <w:t xml:space="preserve"> </w:t>
        </w:r>
      </w:ins>
      <w:ins w:id="5959" w:author="Leon Sandler" w:date="2026-09-06T00:00:00Z">
        <w:r>
          <w:t>essentially</w:t>
        </w:r>
      </w:ins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rigidity</w:t>
      </w:r>
      <w:r>
        <w:t xml:space="preserve"> </w:t>
      </w:r>
      <w:r>
        <w:t>filter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monolithic</w:t>
      </w:r>
      <w:r>
        <w:t xml:space="preserve"> </w:t>
      </w:r>
      <w:del w:id="5960" w:author="Leon Sandler" w:date="2026-09-06T00:00:00Z">
        <w:r>
          <w:delText>dipole.</w:delText>
        </w:r>
      </w:del>
      <w:ins w:id="5961" w:author="Leon Sandler" w:date="2026-09-06T00:00:00Z">
        <w:r>
          <w:t>dipole</w:t>
        </w:r>
      </w:ins>
      <w:ins w:id="5962" w:author="Leon Sandler" w:date="2026-09-06T00:00:00Z">
        <w:r>
          <w:t xml:space="preserve"> </w:t>
        </w:r>
      </w:ins>
      <w:ins w:id="5963" w:author="Leon Sandler" w:date="2026-09-06T00:00:00Z">
        <w:r>
          <w:t>despite</w:t>
        </w:r>
      </w:ins>
      <w:ins w:id="5964" w:author="Leon Sandler" w:date="2026-09-06T00:00:00Z">
        <w:r>
          <w:t xml:space="preserve"> </w:t>
        </w:r>
      </w:ins>
      <w:ins w:id="5965" w:author="Leon Sandler" w:date="2026-09-06T00:00:00Z">
        <w:r>
          <w:t>its</w:t>
        </w:r>
      </w:ins>
      <w:ins w:id="5966" w:author="Leon Sandler" w:date="2026-09-06T00:00:00Z">
        <w:r>
          <w:t xml:space="preserve"> </w:t>
        </w:r>
      </w:ins>
      <w:ins w:id="5967" w:author="Leon Sandler" w:date="2026-09-06T00:00:00Z">
        <w:r>
          <w:t>qualitatively</w:t>
        </w:r>
      </w:ins>
      <w:ins w:id="5968" w:author="Leon Sandler" w:date="2026-09-06T00:00:00Z">
        <w:r>
          <w:t xml:space="preserve"> </w:t>
        </w:r>
      </w:ins>
      <w:ins w:id="5969" w:author="Leon Sandler" w:date="2026-09-06T00:00:00Z">
        <w:r>
          <w:t>different</w:t>
        </w:r>
      </w:ins>
      <w:ins w:id="5970" w:author="Leon Sandler" w:date="2026-09-06T00:00:00Z">
        <w:r>
          <w:t xml:space="preserve"> </w:t>
        </w:r>
      </w:ins>
      <w:ins w:id="5971" w:author="Leon Sandler" w:date="2026-09-06T00:00:00Z">
        <w:r>
          <w:t>field</w:t>
        </w:r>
      </w:ins>
      <w:ins w:id="5972" w:author="Leon Sandler" w:date="2026-09-06T00:00:00Z">
        <w:r>
          <w:t xml:space="preserve"> </w:t>
        </w:r>
      </w:ins>
      <w:ins w:id="5973" w:author="Leon Sandler" w:date="2026-09-06T00:00:00Z">
        <w:r>
          <w:t>topology.</w:t>
        </w:r>
      </w:ins>
    </w:p>
    <w:p>
      <w:r>
        <w:t>Table</w:t>
      </w:r>
      <w:r>
        <w:t xml:space="preserve"> </w:t>
      </w:r>
      <w:r>
        <w:t>1.</w:t>
      </w:r>
      <w:r>
        <w:t xml:space="preserve"> </w:t>
      </w:r>
      <w:r>
        <w:t>Transmission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protected</w:t>
      </w:r>
      <w:r>
        <w:t xml:space="preserve"> </w:t>
      </w:r>
      <w:r>
        <w:t>zone</w:t>
      </w:r>
      <w:r>
        <w:t xml:space="preserve"> </w:t>
      </w:r>
      <w:r>
        <w:t>vs.</w:t>
      </w:r>
      <w:r>
        <w:t xml:space="preserve"> </w:t>
      </w:r>
      <w:r>
        <w:t>proton</w:t>
      </w:r>
      <w:r>
        <w:t xml:space="preserve"> </w:t>
      </w:r>
      <w:r>
        <w:t>kinetic</w:t>
      </w:r>
      <w:r>
        <w:t xml:space="preserve"> </w:t>
      </w:r>
      <w:r>
        <w:t>energy</w:t>
      </w:r>
      <w:r>
        <w:t xml:space="preserve"> </w:t>
      </w:r>
      <w:r>
        <w:t>(N</w:t>
      </w:r>
      <w:r>
        <w:t xml:space="preserve"> </w:t>
      </w:r>
      <w:r>
        <w:t>=</w:t>
      </w:r>
      <w:r>
        <w:t xml:space="preserve"> </w:t>
      </w:r>
      <w:r>
        <w:t>500</w:t>
      </w:r>
      <w:r>
        <w:t xml:space="preserve"> </w:t>
      </w:r>
      <w:r>
        <w:t>per</w:t>
      </w:r>
      <w:r>
        <w:t xml:space="preserve"> </w:t>
      </w:r>
      <w:r>
        <w:t>point;</w:t>
      </w:r>
      <w:r>
        <w:t xml:space="preserve"> </w:t>
      </w:r>
      <w:r>
        <w:t>95%</w:t>
      </w:r>
      <w:r>
        <w:t xml:space="preserve"> </w:t>
      </w:r>
      <w:r>
        <w:t>CI</w:t>
      </w:r>
      <w:r>
        <w:t xml:space="preserve"> </w:t>
      </w:r>
      <w:r>
        <w:t>≤</w:t>
      </w:r>
      <w:r>
        <w:t xml:space="preserve"> </w:t>
      </w:r>
      <w:r>
        <w:t>±0.045).</w:t>
      </w:r>
    </w:p>
    <w:p>
      <w:r>
        <w:t>The</w:t>
      </w:r>
      <w:r>
        <w:t xml:space="preserve"> </w:t>
      </w:r>
      <w:r>
        <w:t>array</w:t>
      </w:r>
      <w:r>
        <w:t xml:space="preserve"> </w:t>
      </w:r>
      <w:r>
        <w:t>shows</w:t>
      </w:r>
      <w:r>
        <w:t xml:space="preserve"> </w:t>
      </w:r>
      <w:r>
        <w:t>a</w:t>
      </w:r>
      <w:r>
        <w:t xml:space="preserve"> </w:t>
      </w:r>
      <w:r>
        <w:t>small</w:t>
      </w:r>
      <w:r>
        <w:t xml:space="preserve"> </w:t>
      </w:r>
      <w:r>
        <w:t>(≤1.2%)</w:t>
      </w:r>
      <w:r>
        <w:t xml:space="preserve"> </w:t>
      </w:r>
      <w:r>
        <w:t>low-energy</w:t>
      </w:r>
      <w:r>
        <w:t xml:space="preserve"> </w:t>
      </w:r>
      <w:r>
        <w:t>leakage</w:t>
      </w:r>
      <w:r>
        <w:t xml:space="preserve"> </w:t>
      </w:r>
      <w:r>
        <w:t>absent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del w:id="5974" w:author="Leon Sandler" w:date="2026-09-06T00:00:00Z">
        <w:r>
          <w:delText>monolith</w:delText>
        </w:r>
      </w:del>
      <w:ins w:id="5975" w:author="Leon Sandler" w:date="2026-09-06T00:00:00Z">
        <w:r>
          <w:t>monolith,</w:t>
        </w:r>
      </w:ins>
      <w:r>
        <w:t xml:space="preserve"> </w:t>
      </w:r>
      <w:del w:id="5976" w:author="Leon Sandler" w:date="2026-09-06T00:00:00Z">
        <w:r>
          <w:delText>—</w:delText>
        </w:r>
      </w:del>
      <w:ins w:id="5977" w:author="Leon Sandler" w:date="2026-09-06T00:00:00Z">
        <w:r>
          <w:t>arising</w:t>
        </w:r>
      </w:ins>
      <w:ins w:id="5978" w:author="Leon Sandler" w:date="2026-09-06T00:00:00Z">
        <w:r>
          <w:t xml:space="preserve"> </w:t>
        </w:r>
      </w:ins>
      <w:ins w:id="5979" w:author="Leon Sandler" w:date="2026-09-06T00:00:00Z">
        <w:r>
          <w:t>from</w:t>
        </w:r>
      </w:ins>
      <w:r>
        <w:t xml:space="preserve"> </w:t>
      </w:r>
      <w:r>
        <w:t>flux</w:t>
      </w:r>
      <w:r>
        <w:t xml:space="preserve"> </w:t>
      </w:r>
      <w:r>
        <w:t>threading</w:t>
      </w:r>
      <w:r>
        <w:t xml:space="preserve"> </w:t>
      </w:r>
      <w:ins w:id="5980" w:author="Leon Sandler" w:date="2026-09-06T00:00:00Z">
        <w:r>
          <w:t>the</w:t>
        </w:r>
      </w:ins>
      <w:ins w:id="5981" w:author="Leon Sandler" w:date="2026-09-06T00:00:00Z">
        <w:r>
          <w:t xml:space="preserve"> </w:t>
        </w:r>
      </w:ins>
      <w:ins w:id="5982" w:author="Leon Sandler" w:date="2026-09-06T00:00:00Z">
        <w:r>
          <w:t>geometric</w:t>
        </w:r>
      </w:ins>
      <w:ins w:id="5983" w:author="Leon Sandler" w:date="2026-09-06T00:00:00Z">
        <w:r>
          <w:t xml:space="preserve"> </w:t>
        </w:r>
      </w:ins>
      <w:r>
        <w:t>gaps</w:t>
      </w:r>
      <w:r>
        <w:t xml:space="preserve"> </w:t>
      </w:r>
      <w:r>
        <w:t>between</w:t>
      </w:r>
      <w:r>
        <w:t xml:space="preserve"> </w:t>
      </w:r>
      <w:ins w:id="5984" w:author="Leon Sandler" w:date="2026-09-06T00:00:00Z">
        <w:r>
          <w:t>individual</w:t>
        </w:r>
      </w:ins>
      <w:ins w:id="5985" w:author="Leon Sandler" w:date="2026-09-06T00:00:00Z">
        <w:r>
          <w:t xml:space="preserve"> </w:t>
        </w:r>
      </w:ins>
      <w:r>
        <w:t>fence</w:t>
      </w:r>
      <w:r>
        <w:t xml:space="preserve"> </w:t>
      </w:r>
      <w:del w:id="5986" w:author="Leon Sandler" w:date="2026-09-06T00:00:00Z">
        <w:r>
          <w:delText>sites.</w:delText>
        </w:r>
      </w:del>
      <w:ins w:id="5987" w:author="Leon Sandler" w:date="2026-09-06T00:00:00Z">
        <w:r>
          <w:t>sites</w:t>
        </w:r>
      </w:ins>
      <w:ins w:id="5988" w:author="Leon Sandler" w:date="2026-09-06T00:00:00Z">
        <w:r>
          <w:t xml:space="preserve"> </w:t>
        </w:r>
      </w:ins>
      <w:ins w:id="5989" w:author="Leon Sandler" w:date="2026-09-06T00:00:00Z">
        <w:r>
          <w:t>rather</w:t>
        </w:r>
      </w:ins>
      <w:ins w:id="5990" w:author="Leon Sandler" w:date="2026-09-06T00:00:00Z">
        <w:r>
          <w:t xml:space="preserve"> </w:t>
        </w:r>
      </w:ins>
      <w:ins w:id="5991" w:author="Leon Sandler" w:date="2026-09-06T00:00:00Z">
        <w:r>
          <w:t>than</w:t>
        </w:r>
      </w:ins>
      <w:ins w:id="5992" w:author="Leon Sandler" w:date="2026-09-06T00:00:00Z">
        <w:r>
          <w:t xml:space="preserve"> </w:t>
        </w:r>
      </w:ins>
      <w:ins w:id="5993" w:author="Leon Sandler" w:date="2026-09-06T00:00:00Z">
        <w:r>
          <w:t>from</w:t>
        </w:r>
      </w:ins>
      <w:ins w:id="5994" w:author="Leon Sandler" w:date="2026-09-06T00:00:00Z">
        <w:r>
          <w:t xml:space="preserve"> </w:t>
        </w:r>
      </w:ins>
      <w:ins w:id="5995" w:author="Leon Sandler" w:date="2026-09-06T00:00:00Z">
        <w:r>
          <w:t>any</w:t>
        </w:r>
      </w:ins>
      <w:ins w:id="5996" w:author="Leon Sandler" w:date="2026-09-06T00:00:00Z">
        <w:r>
          <w:t xml:space="preserve"> </w:t>
        </w:r>
      </w:ins>
      <w:ins w:id="5997" w:author="Leon Sandler" w:date="2026-09-06T00:00:00Z">
        <w:r>
          <w:t>weakness</w:t>
        </w:r>
      </w:ins>
      <w:ins w:id="5998" w:author="Leon Sandler" w:date="2026-09-06T00:00:00Z">
        <w:r>
          <w:t xml:space="preserve"> </w:t>
        </w:r>
      </w:ins>
      <w:ins w:id="5999" w:author="Leon Sandler" w:date="2026-09-06T00:00:00Z">
        <w:r>
          <w:t>of</w:t>
        </w:r>
      </w:ins>
      <w:ins w:id="6000" w:author="Leon Sandler" w:date="2026-09-06T00:00:00Z">
        <w:r>
          <w:t xml:space="preserve"> </w:t>
        </w:r>
      </w:ins>
      <w:ins w:id="6001" w:author="Leon Sandler" w:date="2026-09-06T00:00:00Z">
        <w:r>
          <w:t>the</w:t>
        </w:r>
      </w:ins>
      <w:ins w:id="6002" w:author="Leon Sandler" w:date="2026-09-06T00:00:00Z">
        <w:r>
          <w:t xml:space="preserve"> </w:t>
        </w:r>
      </w:ins>
      <w:ins w:id="6003" w:author="Leon Sandler" w:date="2026-09-06T00:00:00Z">
        <w:r>
          <w:t>scattering</w:t>
        </w:r>
      </w:ins>
      <w:ins w:id="6004" w:author="Leon Sandler" w:date="2026-09-06T00:00:00Z">
        <w:r>
          <w:t xml:space="preserve"> </w:t>
        </w:r>
      </w:ins>
      <w:ins w:id="6005" w:author="Leon Sandler" w:date="2026-09-06T00:00:00Z">
        <w:r>
          <w:t>mechanism</w:t>
        </w:r>
      </w:ins>
      <w:ins w:id="6006" w:author="Leon Sandler" w:date="2026-09-06T00:00:00Z">
        <w:r>
          <w:t xml:space="preserve"> </w:t>
        </w:r>
      </w:ins>
      <w:ins w:id="6007" w:author="Leon Sandler" w:date="2026-09-06T00:00:00Z">
        <w:r>
          <w:t>itself;</w:t>
        </w:r>
      </w:ins>
      <w:ins w:id="6008" w:author="Leon Sandler" w:date="2026-09-06T00:00:00Z">
        <w:r>
          <w:t xml:space="preserve"> </w:t>
        </w:r>
      </w:ins>
      <w:ins w:id="6009" w:author="Leon Sandler" w:date="2026-09-06T00:00:00Z">
        <w:r>
          <w:t>this</w:t>
        </w:r>
      </w:ins>
      <w:ins w:id="6010" w:author="Leon Sandler" w:date="2026-09-06T00:00:00Z">
        <w:r>
          <w:t xml:space="preserve"> </w:t>
        </w:r>
      </w:ins>
      <w:ins w:id="6011" w:author="Leon Sandler" w:date="2026-09-06T00:00:00Z">
        <w:r>
          <w:t>leakage</w:t>
        </w:r>
      </w:ins>
      <w:ins w:id="6012" w:author="Leon Sandler" w:date="2026-09-06T00:00:00Z">
        <w:r>
          <w:t xml:space="preserve"> </w:t>
        </w:r>
      </w:ins>
      <w:ins w:id="6013" w:author="Leon Sandler" w:date="2026-09-06T00:00:00Z">
        <w:r>
          <w:t>is</w:t>
        </w:r>
      </w:ins>
      <w:ins w:id="6014" w:author="Leon Sandler" w:date="2026-09-06T00:00:00Z">
        <w:r>
          <w:t xml:space="preserve"> </w:t>
        </w:r>
      </w:ins>
      <w:ins w:id="6015" w:author="Leon Sandler" w:date="2026-09-06T00:00:00Z">
        <w:r>
          <w:t>the</w:t>
        </w:r>
      </w:ins>
      <w:ins w:id="6016" w:author="Leon Sandler" w:date="2026-09-06T00:00:00Z">
        <w:r>
          <w:t xml:space="preserve"> </w:t>
        </w:r>
      </w:ins>
      <w:ins w:id="6017" w:author="Leon Sandler" w:date="2026-09-06T00:00:00Z">
        <w:r>
          <w:t>physical</w:t>
        </w:r>
      </w:ins>
      <w:ins w:id="6018" w:author="Leon Sandler" w:date="2026-09-06T00:00:00Z">
        <w:r>
          <w:t xml:space="preserve"> </w:t>
        </w:r>
      </w:ins>
      <w:ins w:id="6019" w:author="Leon Sandler" w:date="2026-09-06T00:00:00Z">
        <w:r>
          <w:t>basis</w:t>
        </w:r>
      </w:ins>
      <w:ins w:id="6020" w:author="Leon Sandler" w:date="2026-09-06T00:00:00Z">
        <w:r>
          <w:t xml:space="preserve"> </w:t>
        </w:r>
      </w:ins>
      <w:ins w:id="6021" w:author="Leon Sandler" w:date="2026-09-06T00:00:00Z">
        <w:r>
          <w:t>of</w:t>
        </w:r>
      </w:ins>
      <w:ins w:id="6022" w:author="Leon Sandler" w:date="2026-09-06T00:00:00Z">
        <w:r>
          <w:t xml:space="preserve"> </w:t>
        </w:r>
      </w:ins>
      <w:ins w:id="6023" w:author="Leon Sandler" w:date="2026-09-06T00:00:00Z">
        <w:r>
          <w:t>the</w:t>
        </w:r>
      </w:ins>
      <w:ins w:id="6024" w:author="Leon Sandler" w:date="2026-09-06T00:00:00Z">
        <w:r>
          <w:t xml:space="preserve"> </w:t>
        </w:r>
      </w:ins>
      <w:ins w:id="6025" w:author="Leon Sandler" w:date="2026-09-06T00:00:00Z">
        <w:r>
          <w:t>site-spacing</w:t>
        </w:r>
      </w:ins>
      <w:ins w:id="6026" w:author="Leon Sandler" w:date="2026-09-06T00:00:00Z">
        <w:r>
          <w:t xml:space="preserve"> </w:t>
        </w:r>
      </w:ins>
      <w:ins w:id="6027" w:author="Leon Sandler" w:date="2026-09-06T00:00:00Z">
        <w:r>
          <w:t>design</w:t>
        </w:r>
      </w:ins>
      <w:ins w:id="6028" w:author="Leon Sandler" w:date="2026-09-06T00:00:00Z">
        <w:r>
          <w:t xml:space="preserve"> </w:t>
        </w:r>
      </w:ins>
      <w:ins w:id="6029" w:author="Leon Sandler" w:date="2026-09-06T00:00:00Z">
        <w:r>
          <w:t>rule</w:t>
        </w:r>
      </w:ins>
      <w:ins w:id="6030" w:author="Leon Sandler" w:date="2026-09-06T00:00:00Z">
        <w:r>
          <w:t xml:space="preserve"> </w:t>
        </w:r>
      </w:ins>
      <w:ins w:id="6031" w:author="Leon Sandler" w:date="2026-09-06T00:00:00Z">
        <w:r>
          <w:t>discussed</w:t>
        </w:r>
      </w:ins>
      <w:ins w:id="6032" w:author="Leon Sandler" w:date="2026-09-06T00:00:00Z">
        <w:r>
          <w:t xml:space="preserve"> </w:t>
        </w:r>
      </w:ins>
      <w:ins w:id="6033" w:author="Leon Sandler" w:date="2026-09-06T00:00:00Z">
        <w:r>
          <w:t>in</w:t>
        </w:r>
      </w:ins>
      <w:ins w:id="6034" w:author="Leon Sandler" w:date="2026-09-06T00:00:00Z">
        <w:r>
          <w:t xml:space="preserve"> </w:t>
        </w:r>
      </w:ins>
      <w:ins w:id="6035" w:author="Leon Sandler" w:date="2026-09-06T00:00:00Z">
        <w:r>
          <w:t>Section</w:t>
        </w:r>
      </w:ins>
      <w:ins w:id="6036" w:author="Leon Sandler" w:date="2026-09-06T00:00:00Z">
        <w:r>
          <w:t xml:space="preserve"> </w:t>
        </w:r>
      </w:ins>
      <w:ins w:id="6037" w:author="Leon Sandler" w:date="2026-09-06T00:00:00Z">
        <w:r>
          <w:t>6.2.</w:t>
        </w:r>
      </w:ins>
      <w:r>
        <w:t xml:space="preserve"> </w:t>
      </w:r>
      <w:r>
        <w:t>The</w:t>
      </w:r>
      <w:r>
        <w:t xml:space="preserve"> </w:t>
      </w:r>
      <w:r>
        <w:t>operational</w:t>
      </w:r>
      <w:r>
        <w:t xml:space="preserve"> </w:t>
      </w:r>
      <w:r>
        <w:t>differences</w:t>
      </w:r>
      <w:r>
        <w:t xml:space="preserve"> </w:t>
      </w:r>
      <w:ins w:id="6038" w:author="Leon Sandler" w:date="2026-09-06T00:00:00Z">
        <w:r>
          <w:t>between</w:t>
        </w:r>
      </w:ins>
      <w:ins w:id="6039" w:author="Leon Sandler" w:date="2026-09-06T00:00:00Z">
        <w:r>
          <w:t xml:space="preserve"> </w:t>
        </w:r>
      </w:ins>
      <w:ins w:id="6040" w:author="Leon Sandler" w:date="2026-09-06T00:00:00Z">
        <w:r>
          <w:t>the</w:t>
        </w:r>
      </w:ins>
      <w:ins w:id="6041" w:author="Leon Sandler" w:date="2026-09-06T00:00:00Z">
        <w:r>
          <w:t xml:space="preserve"> </w:t>
        </w:r>
      </w:ins>
      <w:ins w:id="6042" w:author="Leon Sandler" w:date="2026-09-06T00:00:00Z">
        <w:r>
          <w:t>two</w:t>
        </w:r>
      </w:ins>
      <w:ins w:id="6043" w:author="Leon Sandler" w:date="2026-09-06T00:00:00Z">
        <w:r>
          <w:t xml:space="preserve"> </w:t>
        </w:r>
      </w:ins>
      <w:ins w:id="6044" w:author="Leon Sandler" w:date="2026-09-06T00:00:00Z">
        <w:r>
          <w:t>architectures</w:t>
        </w:r>
      </w:ins>
      <w:ins w:id="6045" w:author="Leon Sandler" w:date="2026-09-06T00:00:00Z">
        <w:r>
          <w:t xml:space="preserve"> </w:t>
        </w:r>
      </w:ins>
      <w:r>
        <w:t>favor</w:t>
      </w:r>
      <w:r>
        <w:t xml:space="preserve"> </w:t>
      </w:r>
      <w:r>
        <w:t>the</w:t>
      </w:r>
      <w:r>
        <w:t xml:space="preserve"> </w:t>
      </w:r>
      <w:r>
        <w:t>array</w:t>
      </w:r>
      <w:r>
        <w:t xml:space="preserve"> </w:t>
      </w:r>
      <w:del w:id="6046" w:author="Leon Sandler" w:date="2026-09-06T00:00:00Z">
        <w:r>
          <w:delText>regardless:</w:delText>
        </w:r>
      </w:del>
      <w:ins w:id="6047" w:author="Leon Sandler" w:date="2026-09-06T00:00:00Z">
        <w:r>
          <w:t>regardless</w:t>
        </w:r>
      </w:ins>
      <w:ins w:id="6048" w:author="Leon Sandler" w:date="2026-09-06T00:00:00Z">
        <w:r>
          <w:t xml:space="preserve"> </w:t>
        </w:r>
      </w:ins>
      <w:ins w:id="6049" w:author="Leon Sandler" w:date="2026-09-06T00:00:00Z">
        <w:r>
          <w:t>of</w:t>
        </w:r>
      </w:ins>
      <w:ins w:id="6050" w:author="Leon Sandler" w:date="2026-09-06T00:00:00Z">
        <w:r>
          <w:t xml:space="preserve"> </w:t>
        </w:r>
      </w:ins>
      <w:ins w:id="6051" w:author="Leon Sandler" w:date="2026-09-06T00:00:00Z">
        <w:r>
          <w:t>the</w:t>
        </w:r>
      </w:ins>
      <w:ins w:id="6052" w:author="Leon Sandler" w:date="2026-09-06T00:00:00Z">
        <w:r>
          <w:t xml:space="preserve"> </w:t>
        </w:r>
      </w:ins>
      <w:ins w:id="6053" w:author="Leon Sandler" w:date="2026-09-06T00:00:00Z">
        <w:r>
          <w:t>near-parity</w:t>
        </w:r>
      </w:ins>
      <w:ins w:id="6054" w:author="Leon Sandler" w:date="2026-09-06T00:00:00Z">
        <w:r>
          <w:t xml:space="preserve"> </w:t>
        </w:r>
      </w:ins>
      <w:ins w:id="6055" w:author="Leon Sandler" w:date="2026-09-06T00:00:00Z">
        <w:r>
          <w:t>in</w:t>
        </w:r>
      </w:ins>
      <w:ins w:id="6056" w:author="Leon Sandler" w:date="2026-09-06T00:00:00Z">
        <w:r>
          <w:t xml:space="preserve"> </w:t>
        </w:r>
      </w:ins>
      <w:ins w:id="6057" w:author="Leon Sandler" w:date="2026-09-06T00:00:00Z">
        <w:r>
          <w:t>raw</w:t>
        </w:r>
      </w:ins>
      <w:ins w:id="6058" w:author="Leon Sandler" w:date="2026-09-06T00:00:00Z">
        <w:r>
          <w:t xml:space="preserve"> </w:t>
        </w:r>
      </w:ins>
      <w:ins w:id="6059" w:author="Leon Sandler" w:date="2026-09-06T00:00:00Z">
        <w:r>
          <w:t>transmission:</w:t>
        </w:r>
      </w:ins>
      <w:r>
        <w:t xml:space="preserve"> </w:t>
      </w:r>
      <w:r>
        <w:t>the</w:t>
      </w:r>
      <w:r>
        <w:t xml:space="preserve"> </w:t>
      </w:r>
      <w:r>
        <w:t>protected</w:t>
      </w:r>
      <w:r>
        <w:t xml:space="preserve"> </w:t>
      </w:r>
      <w:r>
        <w:t>volume</w:t>
      </w:r>
      <w:r>
        <w:t xml:space="preserve"> </w:t>
      </w:r>
      <w:r>
        <w:t>is</w:t>
      </w:r>
      <w:r>
        <w:t xml:space="preserve"> </w:t>
      </w:r>
      <w:del w:id="6060" w:author="Leon Sandler" w:date="2026-09-06T00:00:00Z">
        <w:r>
          <w:delText>field-free,</w:delText>
        </w:r>
      </w:del>
      <w:ins w:id="6061" w:author="Leon Sandler" w:date="2026-09-06T00:00:00Z">
        <w:r>
          <w:t>entirely</w:t>
        </w:r>
      </w:ins>
      <w:ins w:id="6062" w:author="Leon Sandler" w:date="2026-09-06T00:00:00Z">
        <w:r>
          <w:t xml:space="preserve"> </w:t>
        </w:r>
      </w:ins>
      <w:ins w:id="6063" w:author="Leon Sandler" w:date="2026-09-06T00:00:00Z">
        <w:r>
          <w:t>field-free</w:t>
        </w:r>
      </w:ins>
      <w:ins w:id="6064" w:author="Leon Sandler" w:date="2026-09-06T00:00:00Z">
        <w:r>
          <w:t xml:space="preserve"> </w:t>
        </w:r>
      </w:ins>
      <w:ins w:id="6065" w:author="Leon Sandler" w:date="2026-09-06T00:00:00Z">
        <w:r>
          <w:t>rather</w:t>
        </w:r>
      </w:ins>
      <w:ins w:id="6066" w:author="Leon Sandler" w:date="2026-09-06T00:00:00Z">
        <w:r>
          <w:t xml:space="preserve"> </w:t>
        </w:r>
      </w:ins>
      <w:ins w:id="6067" w:author="Leon Sandler" w:date="2026-09-06T00:00:00Z">
        <w:r>
          <w:t>than</w:t>
        </w:r>
      </w:ins>
      <w:ins w:id="6068" w:author="Leon Sandler" w:date="2026-09-06T00:00:00Z">
        <w:r>
          <w:t xml:space="preserve"> </w:t>
        </w:r>
      </w:ins>
      <w:ins w:id="6069" w:author="Leon Sandler" w:date="2026-09-06T00:00:00Z">
        <w:r>
          <w:t>immersed</w:t>
        </w:r>
      </w:ins>
      <w:ins w:id="6070" w:author="Leon Sandler" w:date="2026-09-06T00:00:00Z">
        <w:r>
          <w:t xml:space="preserve"> </w:t>
        </w:r>
      </w:ins>
      <w:ins w:id="6071" w:author="Leon Sandler" w:date="2026-09-06T00:00:00Z">
        <w:r>
          <w:t>in</w:t>
        </w:r>
      </w:ins>
      <w:ins w:id="6072" w:author="Leon Sandler" w:date="2026-09-06T00:00:00Z">
        <w:r>
          <w:t xml:space="preserve"> </w:t>
        </w:r>
      </w:ins>
      <w:ins w:id="6073" w:author="Leon Sandler" w:date="2026-09-06T00:00:00Z">
        <w:r>
          <w:t>the</w:t>
        </w:r>
      </w:ins>
      <w:ins w:id="6074" w:author="Leon Sandler" w:date="2026-09-06T00:00:00Z">
        <w:r>
          <w:t xml:space="preserve"> </w:t>
        </w:r>
      </w:ins>
      <w:ins w:id="6075" w:author="Leon Sandler" w:date="2026-09-06T00:00:00Z">
        <w:r>
          <w:t>strong</w:t>
        </w:r>
      </w:ins>
      <w:ins w:id="6076" w:author="Leon Sandler" w:date="2026-09-06T00:00:00Z">
        <w:r>
          <w:t xml:space="preserve"> </w:t>
        </w:r>
      </w:ins>
      <w:ins w:id="6077" w:author="Leon Sandler" w:date="2026-09-06T00:00:00Z">
        <w:r>
          <w:t>field</w:t>
        </w:r>
      </w:ins>
      <w:ins w:id="6078" w:author="Leon Sandler" w:date="2026-09-06T00:00:00Z">
        <w:r>
          <w:t xml:space="preserve"> </w:t>
        </w:r>
      </w:ins>
      <w:ins w:id="6079" w:author="Leon Sandler" w:date="2026-09-06T00:00:00Z">
        <w:r>
          <w:t>a</w:t>
        </w:r>
      </w:ins>
      <w:ins w:id="6080" w:author="Leon Sandler" w:date="2026-09-06T00:00:00Z">
        <w:r>
          <w:t xml:space="preserve"> </w:t>
        </w:r>
      </w:ins>
      <w:ins w:id="6081" w:author="Leon Sandler" w:date="2026-09-06T00:00:00Z">
        <w:r>
          <w:t>monolithic</w:t>
        </w:r>
      </w:ins>
      <w:ins w:id="6082" w:author="Leon Sandler" w:date="2026-09-06T00:00:00Z">
        <w:r>
          <w:t xml:space="preserve"> </w:t>
        </w:r>
      </w:ins>
      <w:ins w:id="6083" w:author="Leon Sandler" w:date="2026-09-06T00:00:00Z">
        <w:r>
          <w:t>dipole</w:t>
        </w:r>
      </w:ins>
      <w:ins w:id="6084" w:author="Leon Sandler" w:date="2026-09-06T00:00:00Z">
        <w:r>
          <w:t xml:space="preserve"> </w:t>
        </w:r>
      </w:ins>
      <w:ins w:id="6085" w:author="Leon Sandler" w:date="2026-09-06T00:00:00Z">
        <w:r>
          <w:t>would</w:t>
        </w:r>
      </w:ins>
      <w:ins w:id="6086" w:author="Leon Sandler" w:date="2026-09-06T00:00:00Z">
        <w:r>
          <w:t xml:space="preserve"> </w:t>
        </w:r>
      </w:ins>
      <w:ins w:id="6087" w:author="Leon Sandler" w:date="2026-09-06T00:00:00Z">
        <w:r>
          <w:t>require</w:t>
        </w:r>
      </w:ins>
      <w:ins w:id="6088" w:author="Leon Sandler" w:date="2026-09-06T00:00:00Z">
        <w:r>
          <w:t xml:space="preserve"> </w:t>
        </w:r>
      </w:ins>
      <w:ins w:id="6089" w:author="Leon Sandler" w:date="2026-09-06T00:00:00Z">
        <w:r>
          <w:t>at</w:t>
        </w:r>
      </w:ins>
      <w:ins w:id="6090" w:author="Leon Sandler" w:date="2026-09-06T00:00:00Z">
        <w:r>
          <w:t xml:space="preserve"> </w:t>
        </w:r>
      </w:ins>
      <w:ins w:id="6091" w:author="Leon Sandler" w:date="2026-09-06T00:00:00Z">
        <w:r>
          <w:t>the</w:t>
        </w:r>
      </w:ins>
      <w:ins w:id="6092" w:author="Leon Sandler" w:date="2026-09-06T00:00:00Z">
        <w:r>
          <w:t xml:space="preserve"> </w:t>
        </w:r>
      </w:ins>
      <w:ins w:id="6093" w:author="Leon Sandler" w:date="2026-09-06T00:00:00Z">
        <w:r>
          <w:t>habitat,</w:t>
        </w:r>
      </w:ins>
      <w:r>
        <w:t xml:space="preserve"> </w:t>
      </w:r>
      <w:r>
        <w:t>no</w:t>
      </w:r>
      <w:r>
        <w:t xml:space="preserve"> </w:t>
      </w:r>
      <w:r>
        <w:t>single</w:t>
      </w:r>
      <w:r>
        <w:t xml:space="preserve"> </w:t>
      </w:r>
      <w:r>
        <w:t>component</w:t>
      </w:r>
      <w:r>
        <w:t xml:space="preserve"> </w:t>
      </w:r>
      <w:r>
        <w:t>failure</w:t>
      </w:r>
      <w:r>
        <w:t xml:space="preserve"> </w:t>
      </w:r>
      <w:r>
        <w:t>collapses</w:t>
      </w:r>
      <w:r>
        <w:t xml:space="preserve"> </w:t>
      </w:r>
      <w:r>
        <w:t>the</w:t>
      </w:r>
      <w:r>
        <w:t xml:space="preserve"> </w:t>
      </w:r>
      <w:del w:id="6094" w:author="Leon Sandler" w:date="2026-09-06T00:00:00Z">
        <w:r>
          <w:delText>shield,</w:delText>
        </w:r>
      </w:del>
      <w:ins w:id="6095" w:author="Leon Sandler" w:date="2026-09-06T00:00:00Z">
        <w:r>
          <w:t>shield's</w:t>
        </w:r>
      </w:ins>
      <w:ins w:id="6096" w:author="Leon Sandler" w:date="2026-09-06T00:00:00Z">
        <w:r>
          <w:t xml:space="preserve"> </w:t>
        </w:r>
      </w:ins>
      <w:ins w:id="6097" w:author="Leon Sandler" w:date="2026-09-06T00:00:00Z">
        <w:r>
          <w:t>function</w:t>
        </w:r>
      </w:ins>
      <w:ins w:id="6098" w:author="Leon Sandler" w:date="2026-09-06T00:00:00Z">
        <w:r>
          <w:t xml:space="preserve"> </w:t>
        </w:r>
      </w:ins>
      <w:ins w:id="6099" w:author="Leon Sandler" w:date="2026-09-06T00:00:00Z">
        <w:r>
          <w:t>because</w:t>
        </w:r>
      </w:ins>
      <w:ins w:id="6100" w:author="Leon Sandler" w:date="2026-09-06T00:00:00Z">
        <w:r>
          <w:t xml:space="preserve"> </w:t>
        </w:r>
      </w:ins>
      <w:ins w:id="6101" w:author="Leon Sandler" w:date="2026-09-06T00:00:00Z">
        <w:r>
          <w:t>the</w:t>
        </w:r>
      </w:ins>
      <w:ins w:id="6102" w:author="Leon Sandler" w:date="2026-09-06T00:00:00Z">
        <w:r>
          <w:t xml:space="preserve"> </w:t>
        </w:r>
      </w:ins>
      <w:ins w:id="6103" w:author="Leon Sandler" w:date="2026-09-06T00:00:00Z">
        <w:r>
          <w:t>moment</w:t>
        </w:r>
      </w:ins>
      <w:ins w:id="6104" w:author="Leon Sandler" w:date="2026-09-06T00:00:00Z">
        <w:r>
          <w:t xml:space="preserve"> </w:t>
        </w:r>
      </w:ins>
      <w:ins w:id="6105" w:author="Leon Sandler" w:date="2026-09-06T00:00:00Z">
        <w:r>
          <w:t>budget</w:t>
        </w:r>
      </w:ins>
      <w:ins w:id="6106" w:author="Leon Sandler" w:date="2026-09-06T00:00:00Z">
        <w:r>
          <w:t xml:space="preserve"> </w:t>
        </w:r>
      </w:ins>
      <w:ins w:id="6107" w:author="Leon Sandler" w:date="2026-09-06T00:00:00Z">
        <w:r>
          <w:t>is</w:t>
        </w:r>
      </w:ins>
      <w:ins w:id="6108" w:author="Leon Sandler" w:date="2026-09-06T00:00:00Z">
        <w:r>
          <w:t xml:space="preserve"> </w:t>
        </w:r>
      </w:ins>
      <w:ins w:id="6109" w:author="Leon Sandler" w:date="2026-09-06T00:00:00Z">
        <w:r>
          <w:t>spread</w:t>
        </w:r>
      </w:ins>
      <w:ins w:id="6110" w:author="Leon Sandler" w:date="2026-09-06T00:00:00Z">
        <w:r>
          <w:t xml:space="preserve"> </w:t>
        </w:r>
      </w:ins>
      <w:ins w:id="6111" w:author="Leon Sandler" w:date="2026-09-06T00:00:00Z">
        <w:r>
          <w:t>across</w:t>
        </w:r>
      </w:ins>
      <w:ins w:id="6112" w:author="Leon Sandler" w:date="2026-09-06T00:00:00Z">
        <w:r>
          <w:t xml:space="preserve"> </w:t>
        </w:r>
      </w:ins>
      <w:ins w:id="6113" w:author="Leon Sandler" w:date="2026-09-06T00:00:00Z">
        <w:r>
          <w:t>22</w:t>
        </w:r>
      </w:ins>
      <w:ins w:id="6114" w:author="Leon Sandler" w:date="2026-09-06T00:00:00Z">
        <w:r>
          <w:t xml:space="preserve"> </w:t>
        </w:r>
      </w:ins>
      <w:ins w:id="6115" w:author="Leon Sandler" w:date="2026-09-06T00:00:00Z">
        <w:r>
          <w:t>independent</w:t>
        </w:r>
      </w:ins>
      <w:ins w:id="6116" w:author="Leon Sandler" w:date="2026-09-06T00:00:00Z">
        <w:r>
          <w:t xml:space="preserve"> </w:t>
        </w:r>
      </w:ins>
      <w:ins w:id="6117" w:author="Leon Sandler" w:date="2026-09-06T00:00:00Z">
        <w:r>
          <w:t>sources,</w:t>
        </w:r>
      </w:ins>
      <w:r>
        <w:t xml:space="preserve"> </w:t>
      </w:r>
      <w:r>
        <w:t>and</w:t>
      </w:r>
      <w:r>
        <w:t xml:space="preserve"> </w:t>
      </w:r>
      <w:r>
        <w:t>each</w:t>
      </w:r>
      <w:ins w:id="6118" w:author="Leon Sandler" w:date="2026-09-06T00:00:00Z">
        <w:r>
          <w:t xml:space="preserve"> </w:t>
        </w:r>
      </w:ins>
      <w:ins w:id="6119" w:author="Leon Sandler" w:date="2026-09-06T00:00:00Z">
        <w:r>
          <w:t>individual</w:t>
        </w:r>
      </w:ins>
      <w:r>
        <w:t xml:space="preserve"> </w:t>
      </w:r>
      <w:r>
        <w:t>coil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order</w:t>
      </w:r>
      <w:r>
        <w:t xml:space="preserve"> </w:t>
      </w:r>
      <w:r>
        <w:t>of</w:t>
      </w:r>
      <w:r>
        <w:t xml:space="preserve"> </w:t>
      </w:r>
      <w:r>
        <w:t>magnitude</w:t>
      </w:r>
      <w:r>
        <w:t xml:space="preserve"> </w:t>
      </w:r>
      <w:del w:id="6120" w:author="Leon Sandler" w:date="2026-09-06T00:00:00Z">
        <w:r>
          <w:delText>weaker,</w:delText>
        </w:r>
      </w:del>
      <w:ins w:id="6121" w:author="Leon Sandler" w:date="2026-09-06T00:00:00Z">
        <w:r>
          <w:t>weaker</w:t>
        </w:r>
      </w:ins>
      <w:ins w:id="6122" w:author="Leon Sandler" w:date="2026-09-06T00:00:00Z">
        <w:r>
          <w:t xml:space="preserve"> </w:t>
        </w:r>
      </w:ins>
      <w:ins w:id="6123" w:author="Leon Sandler" w:date="2026-09-06T00:00:00Z">
        <w:r>
          <w:t>in</w:t>
        </w:r>
      </w:ins>
      <w:ins w:id="6124" w:author="Leon Sandler" w:date="2026-09-06T00:00:00Z">
        <w:r>
          <w:t xml:space="preserve"> </w:t>
        </w:r>
      </w:ins>
      <w:ins w:id="6125" w:author="Leon Sandler" w:date="2026-09-06T00:00:00Z">
        <w:r>
          <w:t>field</w:t>
        </w:r>
      </w:ins>
      <w:ins w:id="6126" w:author="Leon Sandler" w:date="2026-09-06T00:00:00Z">
        <w:r>
          <w:t xml:space="preserve"> </w:t>
        </w:r>
      </w:ins>
      <w:ins w:id="6127" w:author="Leon Sandler" w:date="2026-09-06T00:00:00Z">
        <w:r>
          <w:t>and</w:t>
        </w:r>
      </w:ins>
      <w:ins w:id="6128" w:author="Leon Sandler" w:date="2026-09-06T00:00:00Z">
        <w:r>
          <w:t xml:space="preserve"> </w:t>
        </w:r>
      </w:ins>
      <w:ins w:id="6129" w:author="Leon Sandler" w:date="2026-09-06T00:00:00Z">
        <w:r>
          <w:t>stored</w:t>
        </w:r>
      </w:ins>
      <w:ins w:id="6130" w:author="Leon Sandler" w:date="2026-09-06T00:00:00Z">
        <w:r>
          <w:t xml:space="preserve"> </w:t>
        </w:r>
      </w:ins>
      <w:ins w:id="6131" w:author="Leon Sandler" w:date="2026-09-06T00:00:00Z">
        <w:r>
          <w:t>energy</w:t>
        </w:r>
      </w:ins>
      <w:ins w:id="6132" w:author="Leon Sandler" w:date="2026-09-06T00:00:00Z">
        <w:r>
          <w:t xml:space="preserve"> </w:t>
        </w:r>
      </w:ins>
      <w:ins w:id="6133" w:author="Leon Sandler" w:date="2026-09-06T00:00:00Z">
        <w:r>
          <w:t>than</w:t>
        </w:r>
      </w:ins>
      <w:ins w:id="6134" w:author="Leon Sandler" w:date="2026-09-06T00:00:00Z">
        <w:r>
          <w:t xml:space="preserve"> </w:t>
        </w:r>
      </w:ins>
      <w:ins w:id="6135" w:author="Leon Sandler" w:date="2026-09-06T00:00:00Z">
        <w:r>
          <w:t>the</w:t>
        </w:r>
      </w:ins>
      <w:ins w:id="6136" w:author="Leon Sandler" w:date="2026-09-06T00:00:00Z">
        <w:r>
          <w:t xml:space="preserve"> </w:t>
        </w:r>
      </w:ins>
      <w:ins w:id="6137" w:author="Leon Sandler" w:date="2026-09-06T00:00:00Z">
        <w:r>
          <w:t>monolith</w:t>
        </w:r>
      </w:ins>
      <w:ins w:id="6138" w:author="Leon Sandler" w:date="2026-09-06T00:00:00Z">
        <w:r>
          <w:t xml:space="preserve"> </w:t>
        </w:r>
      </w:ins>
      <w:ins w:id="6139" w:author="Leon Sandler" w:date="2026-09-06T00:00:00Z">
        <w:r>
          <w:t>would</w:t>
        </w:r>
      </w:ins>
      <w:ins w:id="6140" w:author="Leon Sandler" w:date="2026-09-06T00:00:00Z">
        <w:r>
          <w:t xml:space="preserve"> </w:t>
        </w:r>
      </w:ins>
      <w:ins w:id="6141" w:author="Leon Sandler" w:date="2026-09-06T00:00:00Z">
        <w:r>
          <w:t>require,</w:t>
        </w:r>
      </w:ins>
      <w:r>
        <w:t xml:space="preserve"> </w:t>
      </w:r>
      <w:r>
        <w:t>and</w:t>
      </w:r>
      <w:r>
        <w:t xml:space="preserve"> </w:t>
      </w:r>
      <w:r>
        <w:t>correspondingly</w:t>
      </w:r>
      <w:r>
        <w:t xml:space="preserve"> </w:t>
      </w:r>
      <w:r>
        <w:t>safer</w:t>
      </w:r>
      <w:r>
        <w:t xml:space="preserve"> </w:t>
      </w:r>
      <w:ins w:id="6142" w:author="Leon Sandler" w:date="2026-09-06T00:00:00Z">
        <w:r>
          <w:t>and</w:t>
        </w:r>
      </w:ins>
      <w:ins w:id="6143" w:author="Leon Sandler" w:date="2026-09-06T00:00:00Z">
        <w:r>
          <w:t xml:space="preserve"> </w:t>
        </w:r>
      </w:ins>
      <w:ins w:id="6144" w:author="Leon Sandler" w:date="2026-09-06T00:00:00Z">
        <w:r>
          <w:t>simpler</w:t>
        </w:r>
      </w:ins>
      <w:ins w:id="6145" w:author="Leon Sandler" w:date="2026-09-06T00:00:00Z">
        <w:r>
          <w:t xml:space="preserve"> </w:t>
        </w:r>
      </w:ins>
      <w:r>
        <w:t>to</w:t>
      </w:r>
      <w:r>
        <w:t xml:space="preserve"> </w:t>
      </w:r>
      <w:del w:id="6146" w:author="Leon Sandler" w:date="2026-09-06T00:00:00Z">
        <w:r>
          <w:delText>build,</w:delText>
        </w:r>
      </w:del>
      <w:ins w:id="6147" w:author="Leon Sandler" w:date="2026-09-06T00:00:00Z">
        <w:r>
          <w:t>fabricate,</w:t>
        </w:r>
      </w:ins>
      <w:r>
        <w:t xml:space="preserve"> </w:t>
      </w:r>
      <w:r>
        <w:t>transport,</w:t>
      </w:r>
      <w:r>
        <w:t xml:space="preserve"> </w:t>
      </w:r>
      <w:r>
        <w:t>and</w:t>
      </w:r>
      <w:r>
        <w:t xml:space="preserve"> </w:t>
      </w:r>
      <w:del w:id="6148" w:author="Leon Sandler" w:date="2026-09-06T00:00:00Z">
        <w:r>
          <w:delText>service,</w:delText>
        </w:r>
      </w:del>
      <w:ins w:id="6149" w:author="Leon Sandler" w:date="2026-09-06T00:00:00Z">
        <w:r>
          <w:t>service</w:t>
        </w:r>
      </w:ins>
      <w:r>
        <w:t xml:space="preserve"> </w:t>
      </w:r>
      <w:del w:id="6150" w:author="Leon Sandler" w:date="2026-09-06T00:00:00Z">
        <w:r>
          <w:delText>than</w:delText>
        </w:r>
      </w:del>
      <w:ins w:id="6151" w:author="Leon Sandler" w:date="2026-09-06T00:00:00Z">
        <w:r>
          <w:t>on</w:t>
        </w:r>
      </w:ins>
      <w:r>
        <w:t xml:space="preserve"> </w:t>
      </w:r>
      <w:r>
        <w:t>the</w:t>
      </w:r>
      <w:r>
        <w:t xml:space="preserve"> </w:t>
      </w:r>
      <w:del w:id="6152" w:author="Leon Sandler" w:date="2026-09-06T00:00:00Z">
        <w:r>
          <w:delText>monolith.</w:delText>
        </w:r>
      </w:del>
      <w:ins w:id="6153" w:author="Leon Sandler" w:date="2026-09-06T00:00:00Z">
        <w:r>
          <w:t>lunar</w:t>
        </w:r>
      </w:ins>
      <w:ins w:id="6154" w:author="Leon Sandler" w:date="2026-09-06T00:00:00Z">
        <w:r>
          <w:t xml:space="preserve"> </w:t>
        </w:r>
      </w:ins>
      <w:ins w:id="6155" w:author="Leon Sandler" w:date="2026-09-06T00:00:00Z">
        <w:r>
          <w:t>surface.</w:t>
        </w:r>
      </w:ins>
      <w:r>
        <w:t xml:space="preserve"> </w:t>
      </w:r>
      <w:r>
        <w:t>Folded</w:t>
      </w:r>
      <w:r>
        <w:t xml:space="preserve"> </w:t>
      </w:r>
      <w:r>
        <w:t>through</w:t>
      </w:r>
      <w:r>
        <w:t xml:space="preserve"> </w:t>
      </w:r>
      <w:r>
        <w:t>a</w:t>
      </w:r>
      <w:r>
        <w:t xml:space="preserve"> </w:t>
      </w:r>
      <w:r>
        <w:t>representative</w:t>
      </w:r>
      <w:r>
        <w:t xml:space="preserve"> </w:t>
      </w:r>
      <w:r>
        <w:t>soft</w:t>
      </w:r>
      <w:r>
        <w:t xml:space="preserve"> </w:t>
      </w:r>
      <w:r>
        <w:t>SEP</w:t>
      </w:r>
      <w:r>
        <w:t xml:space="preserve"> </w:t>
      </w:r>
      <w:del w:id="6156" w:author="Leon Sandler" w:date="2026-09-06T00:00:00Z">
        <w:r>
          <w:delText>spectrum</w:delText>
        </w:r>
      </w:del>
      <w:ins w:id="6157" w:author="Leon Sandler" w:date="2026-09-06T00:00:00Z">
        <w:r>
          <w:t>spectrum,</w:t>
        </w:r>
      </w:ins>
      <w:r>
        <w:t xml:space="preserve"> </w:t>
      </w:r>
      <w:del w:id="6158" w:author="Leon Sandler" w:date="2026-09-06T00:00:00Z">
        <w:r>
          <w:delText>(J(E)</w:delText>
        </w:r>
      </w:del>
      <w:ins w:id="6159" w:author="Leon Sandler" w:date="2026-09-06T00:00:00Z">
        <w:r>
          <w:t>J(E)</w:t>
        </w:r>
      </w:ins>
      <w:r>
        <w:t xml:space="preserve"> </w:t>
      </w:r>
      <w:r>
        <w:t>∝</w:t>
      </w:r>
      <w:r>
        <w:t xml:space="preserve"> </w:t>
      </w:r>
      <w:r>
        <w:t>exp(−E/30</w:t>
      </w:r>
      <w:r>
        <w:t xml:space="preserve"> </w:t>
      </w:r>
      <w:del w:id="6160" w:author="Leon Sandler" w:date="2026-09-06T00:00:00Z">
        <w:r>
          <w:delText>MeV)/E),</w:delText>
        </w:r>
      </w:del>
      <w:ins w:id="6161" w:author="Leon Sandler" w:date="2026-09-06T00:00:00Z">
        <w:r>
          <w:t>MeV)/E,</w:t>
        </w:r>
      </w:ins>
      <w:ins w:id="6162" w:author="Leon Sandler" w:date="2026-09-06T00:00:00Z">
        <w:r>
          <w:t xml:space="preserve"> </w:t>
        </w:r>
      </w:ins>
      <w:ins w:id="6163" w:author="Leon Sandler" w:date="2026-09-06T00:00:00Z">
        <w:r>
          <w:t>chosen</w:t>
        </w:r>
      </w:ins>
      <w:ins w:id="6164" w:author="Leon Sandler" w:date="2026-09-06T00:00:00Z">
        <w:r>
          <w:t xml:space="preserve"> </w:t>
        </w:r>
      </w:ins>
      <w:ins w:id="6165" w:author="Leon Sandler" w:date="2026-09-06T00:00:00Z">
        <w:r>
          <w:t>to</w:t>
        </w:r>
      </w:ins>
      <w:ins w:id="6166" w:author="Leon Sandler" w:date="2026-09-06T00:00:00Z">
        <w:r>
          <w:t xml:space="preserve"> </w:t>
        </w:r>
      </w:ins>
      <w:ins w:id="6167" w:author="Leon Sandler" w:date="2026-09-06T00:00:00Z">
        <w:r>
          <w:t>be</w:t>
        </w:r>
      </w:ins>
      <w:ins w:id="6168" w:author="Leon Sandler" w:date="2026-09-06T00:00:00Z">
        <w:r>
          <w:t xml:space="preserve"> </w:t>
        </w:r>
      </w:ins>
      <w:ins w:id="6169" w:author="Leon Sandler" w:date="2026-09-06T00:00:00Z">
        <w:r>
          <w:t>broadly</w:t>
        </w:r>
      </w:ins>
      <w:ins w:id="6170" w:author="Leon Sandler" w:date="2026-09-06T00:00:00Z">
        <w:r>
          <w:t xml:space="preserve"> </w:t>
        </w:r>
      </w:ins>
      <w:ins w:id="6171" w:author="Leon Sandler" w:date="2026-09-06T00:00:00Z">
        <w:r>
          <w:t>representative</w:t>
        </w:r>
      </w:ins>
      <w:ins w:id="6172" w:author="Leon Sandler" w:date="2026-09-06T00:00:00Z">
        <w:r>
          <w:t xml:space="preserve"> </w:t>
        </w:r>
      </w:ins>
      <w:ins w:id="6173" w:author="Leon Sandler" w:date="2026-09-06T00:00:00Z">
        <w:r>
          <w:t>of</w:t>
        </w:r>
      </w:ins>
      <w:ins w:id="6174" w:author="Leon Sandler" w:date="2026-09-06T00:00:00Z">
        <w:r>
          <w:t xml:space="preserve"> </w:t>
        </w:r>
      </w:ins>
      <w:ins w:id="6175" w:author="Leon Sandler" w:date="2026-09-06T00:00:00Z">
        <w:r>
          <w:t>a</w:t>
        </w:r>
      </w:ins>
      <w:ins w:id="6176" w:author="Leon Sandler" w:date="2026-09-06T00:00:00Z">
        <w:r>
          <w:t xml:space="preserve"> </w:t>
        </w:r>
      </w:ins>
      <w:ins w:id="6177" w:author="Leon Sandler" w:date="2026-09-06T00:00:00Z">
        <w:r>
          <w:t>moderately</w:t>
        </w:r>
      </w:ins>
      <w:ins w:id="6178" w:author="Leon Sandler" w:date="2026-09-06T00:00:00Z">
        <w:r>
          <w:t xml:space="preserve"> </w:t>
        </w:r>
      </w:ins>
      <w:ins w:id="6179" w:author="Leon Sandler" w:date="2026-09-06T00:00:00Z">
        <w:r>
          <w:t>hard</w:t>
        </w:r>
      </w:ins>
      <w:ins w:id="6180" w:author="Leon Sandler" w:date="2026-09-06T00:00:00Z">
        <w:r>
          <w:t xml:space="preserve"> </w:t>
        </w:r>
      </w:ins>
      <w:ins w:id="6181" w:author="Leon Sandler" w:date="2026-09-06T00:00:00Z">
        <w:r>
          <w:t>SEP</w:t>
        </w:r>
      </w:ins>
      <w:ins w:id="6182" w:author="Leon Sandler" w:date="2026-09-06T00:00:00Z">
        <w:r>
          <w:t xml:space="preserve"> </w:t>
        </w:r>
      </w:ins>
      <w:ins w:id="6183" w:author="Leon Sandler" w:date="2026-09-06T00:00:00Z">
        <w:r>
          <w:t>event's</w:t>
        </w:r>
      </w:ins>
      <w:ins w:id="6184" w:author="Leon Sandler" w:date="2026-09-06T00:00:00Z">
        <w:r>
          <w:t xml:space="preserve"> </w:t>
        </w:r>
      </w:ins>
      <w:ins w:id="6185" w:author="Leon Sandler" w:date="2026-09-06T00:00:00Z">
        <w:r>
          <w:t>energy</w:t>
        </w:r>
      </w:ins>
      <w:ins w:id="6186" w:author="Leon Sandler" w:date="2026-09-06T00:00:00Z">
        <w:r>
          <w:t xml:space="preserve"> </w:t>
        </w:r>
      </w:ins>
      <w:ins w:id="6187" w:author="Leon Sandler" w:date="2026-09-06T00:00:00Z">
        <w:r>
          <w:t>distribution,</w:t>
        </w:r>
      </w:ins>
      <w:r>
        <w:t xml:space="preserve"> </w:t>
      </w:r>
      <w:r>
        <w:t>the</w:t>
      </w:r>
      <w:r>
        <w:t xml:space="preserve"> </w:t>
      </w:r>
      <w:r>
        <w:t>distributed</w:t>
      </w:r>
      <w:r>
        <w:t xml:space="preserve"> </w:t>
      </w:r>
      <w:r>
        <w:t>array</w:t>
      </w:r>
      <w:r>
        <w:t xml:space="preserve"> </w:t>
      </w:r>
      <w:r>
        <w:t>removes</w:t>
      </w:r>
      <w:r>
        <w:t xml:space="preserve"> </w:t>
      </w:r>
      <w:r>
        <w:t>94.9%</w:t>
      </w:r>
      <w:r>
        <w:t xml:space="preserve"> </w:t>
      </w:r>
      <w:r>
        <w:t>of</w:t>
      </w:r>
      <w:r>
        <w:t xml:space="preserve"> </w:t>
      </w:r>
      <w:r>
        <w:t>proton</w:t>
      </w:r>
      <w:r>
        <w:t xml:space="preserve"> </w:t>
      </w:r>
      <w:r>
        <w:t>number</w:t>
      </w:r>
      <w:r>
        <w:t xml:space="preserve"> </w:t>
      </w:r>
      <w:r>
        <w:t>fluence</w:t>
      </w:r>
      <w:r>
        <w:t xml:space="preserve"> </w:t>
      </w:r>
      <w:r>
        <w:t>and</w:t>
      </w:r>
      <w:r>
        <w:t xml:space="preserve"> </w:t>
      </w:r>
      <w:r>
        <w:t>75.4%</w:t>
      </w:r>
      <w:r>
        <w:t xml:space="preserve"> </w:t>
      </w:r>
      <w:r>
        <w:t>of</w:t>
      </w:r>
      <w:r>
        <w:t xml:space="preserve"> </w:t>
      </w:r>
      <w:r>
        <w:t>energy</w:t>
      </w:r>
      <w:r>
        <w:t xml:space="preserve"> </w:t>
      </w:r>
      <w:r>
        <w:t>fluence</w:t>
      </w:r>
      <w:r>
        <w:t xml:space="preserve"> </w:t>
      </w:r>
      <w:r>
        <w:t>reaching</w:t>
      </w:r>
      <w:r>
        <w:t xml:space="preserve"> </w:t>
      </w:r>
      <w:r>
        <w:t>the</w:t>
      </w:r>
      <w:r>
        <w:t xml:space="preserve"> </w:t>
      </w:r>
      <w:r>
        <w:t>protected</w:t>
      </w:r>
      <w:r>
        <w:t xml:space="preserve"> </w:t>
      </w:r>
      <w:del w:id="6188" w:author="Leon Sandler" w:date="2026-09-06T00:00:00Z">
        <w:r>
          <w:delText>zone;</w:delText>
        </w:r>
      </w:del>
      <w:ins w:id="6189" w:author="Leon Sandler" w:date="2026-09-06T00:00:00Z">
        <w:r>
          <w:t>zone,</w:t>
        </w:r>
      </w:ins>
      <w:ins w:id="6190" w:author="Leon Sandler" w:date="2026-09-06T00:00:00Z">
        <w:r>
          <w:t xml:space="preserve"> </w:t>
        </w:r>
      </w:ins>
      <w:ins w:id="6191" w:author="Leon Sandler" w:date="2026-09-06T00:00:00Z">
        <w:r>
          <w:t>while</w:t>
        </w:r>
      </w:ins>
      <w:r>
        <w:t xml:space="preserve"> </w:t>
      </w:r>
      <w:r>
        <w:t>the</w:t>
      </w:r>
      <w:r>
        <w:t xml:space="preserve"> </w:t>
      </w:r>
      <w:r>
        <w:t>monolith</w:t>
      </w:r>
      <w:r>
        <w:t xml:space="preserve"> </w:t>
      </w:r>
      <w:r>
        <w:t>removes</w:t>
      </w:r>
      <w:r>
        <w:t xml:space="preserve"> </w:t>
      </w:r>
      <w:r>
        <w:t>95.1%</w:t>
      </w:r>
      <w:r>
        <w:t xml:space="preserve"> </w:t>
      </w:r>
      <w:r>
        <w:t>and</w:t>
      </w:r>
      <w:r>
        <w:t xml:space="preserve"> </w:t>
      </w:r>
      <w:r>
        <w:t>72.2%</w:t>
      </w:r>
      <w:r>
        <w:t xml:space="preserve"> </w:t>
      </w:r>
      <w:del w:id="6192" w:author="Leon Sandler" w:date="2026-09-06T00:00:00Z">
        <w:r>
          <w:delText>—</w:delText>
        </w:r>
      </w:del>
      <w:ins w:id="6193" w:author="Leon Sandler" w:date="2026-09-06T00:00:00Z">
        <w:r>
          <w:t>respectively;</w:t>
        </w:r>
      </w:ins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architectures</w:t>
      </w:r>
      <w:r>
        <w:t xml:space="preserve"> </w:t>
      </w:r>
      <w:r>
        <w:t>are</w:t>
      </w:r>
      <w:r>
        <w:t xml:space="preserve"> </w:t>
      </w:r>
      <w:r>
        <w:t>equivalent</w:t>
      </w:r>
      <w:r>
        <w:t xml:space="preserve"> </w:t>
      </w:r>
      <w:ins w:id="6194" w:author="Leon Sandler" w:date="2026-09-06T00:00:00Z">
        <w:r>
          <w:t>to</w:t>
        </w:r>
      </w:ins>
      <w:ins w:id="6195" w:author="Leon Sandler" w:date="2026-09-06T00:00:00Z">
        <w:r>
          <w:t xml:space="preserve"> </w:t>
        </w:r>
      </w:ins>
      <w:r>
        <w:t>within</w:t>
      </w:r>
      <w:ins w:id="6196" w:author="Leon Sandler" w:date="2026-09-06T00:00:00Z">
        <w:r>
          <w:t xml:space="preserve"> </w:t>
        </w:r>
      </w:ins>
      <w:ins w:id="6197" w:author="Leon Sandler" w:date="2026-09-06T00:00:00Z">
        <w:r>
          <w:t>the</w:t>
        </w:r>
      </w:ins>
      <w:r>
        <w:t xml:space="preserve"> </w:t>
      </w:r>
      <w:r>
        <w:t>interpolation</w:t>
      </w:r>
      <w:r>
        <w:t xml:space="preserve"> </w:t>
      </w:r>
      <w:del w:id="6198" w:author="Leon Sandler" w:date="2026-09-06T00:00:00Z">
        <w:r>
          <w:delText>uncertainty.</w:delText>
        </w:r>
      </w:del>
      <w:ins w:id="6199" w:author="Leon Sandler" w:date="2026-09-06T00:00:00Z">
        <w:r>
          <w:t>uncertainty</w:t>
        </w:r>
      </w:ins>
      <w:ins w:id="6200" w:author="Leon Sandler" w:date="2026-09-06T00:00:00Z">
        <w:r>
          <w:t xml:space="preserve"> </w:t>
        </w:r>
      </w:ins>
      <w:ins w:id="6201" w:author="Leon Sandler" w:date="2026-09-06T00:00:00Z">
        <w:r>
          <w:t>of</w:t>
        </w:r>
      </w:ins>
      <w:ins w:id="6202" w:author="Leon Sandler" w:date="2026-09-06T00:00:00Z">
        <w:r>
          <w:t xml:space="preserve"> </w:t>
        </w:r>
      </w:ins>
      <w:ins w:id="6203" w:author="Leon Sandler" w:date="2026-09-06T00:00:00Z">
        <w:r>
          <w:t>the</w:t>
        </w:r>
      </w:ins>
      <w:ins w:id="6204" w:author="Leon Sandler" w:date="2026-09-06T00:00:00Z">
        <w:r>
          <w:t xml:space="preserve"> </w:t>
        </w:r>
      </w:ins>
      <w:ins w:id="6205" w:author="Leon Sandler" w:date="2026-09-06T00:00:00Z">
        <w:r>
          <w:t>underlying</w:t>
        </w:r>
      </w:ins>
      <w:ins w:id="6206" w:author="Leon Sandler" w:date="2026-09-06T00:00:00Z">
        <w:r>
          <w:t xml:space="preserve"> </w:t>
        </w:r>
      </w:ins>
      <w:ins w:id="6207" w:author="Leon Sandler" w:date="2026-09-06T00:00:00Z">
        <w:r>
          <w:t>transmission</w:t>
        </w:r>
      </w:ins>
      <w:ins w:id="6208" w:author="Leon Sandler" w:date="2026-09-06T00:00:00Z">
        <w:r>
          <w:t xml:space="preserve"> </w:t>
        </w:r>
      </w:ins>
      <w:ins w:id="6209" w:author="Leon Sandler" w:date="2026-09-06T00:00:00Z">
        <w:r>
          <w:t>curve.</w:t>
        </w:r>
      </w:ins>
    </w:p>
    <w:p>
      <w:del w:id="6210" w:author="Leon Sandler" w:date="2026-09-06T00:00:00Z">
        <w:r>
          <w:delText>6.</w:delText>
        </w:r>
      </w:del>
      <w:ins w:id="6211" w:author="Leon Sandler" w:date="2026-09-06T00:00:00Z">
        <w:r>
          <w:t>6.2</w:t>
        </w:r>
      </w:ins>
      <w:r>
        <w:t xml:space="preserve"> </w:t>
      </w:r>
      <w:r>
        <w:t>Parameter</w:t>
      </w:r>
      <w:r>
        <w:t xml:space="preserve"> </w:t>
      </w:r>
      <w:del w:id="6212" w:author="Leon Sandler" w:date="2026-09-06T00:00:00Z">
        <w:r>
          <w:delText>Sweeps</w:delText>
        </w:r>
      </w:del>
      <w:ins w:id="6213" w:author="Leon Sandler" w:date="2026-09-06T00:00:00Z">
        <w:r>
          <w:t>sweeps</w:t>
        </w:r>
      </w:ins>
      <w:r>
        <w:t xml:space="preserve"> </w:t>
      </w:r>
      <w:r>
        <w:t>and</w:t>
      </w:r>
      <w:r>
        <w:t xml:space="preserve"> </w:t>
      </w:r>
      <w:del w:id="6214" w:author="Leon Sandler" w:date="2026-09-06T00:00:00Z">
        <w:r>
          <w:delText>Scaling</w:delText>
        </w:r>
      </w:del>
      <w:ins w:id="6215" w:author="Leon Sandler" w:date="2026-09-06T00:00:00Z">
        <w:r>
          <w:t>scaling</w:t>
        </w:r>
      </w:ins>
      <w:r>
        <w:t xml:space="preserve"> </w:t>
      </w:r>
      <w:del w:id="6216" w:author="Leon Sandler" w:date="2026-09-06T00:00:00Z">
        <w:r>
          <w:delText>Laws</w:delText>
        </w:r>
      </w:del>
      <w:ins w:id="6217" w:author="Leon Sandler" w:date="2026-09-06T00:00:00Z">
        <w:r>
          <w:t>laws</w:t>
        </w:r>
      </w:ins>
    </w:p>
    <w:p>
      <w:r>
        <w:t>Sweeping</w:t>
      </w:r>
      <w:r>
        <w:t xml:space="preserve"> </w:t>
      </w:r>
      <w:r>
        <w:t>the</w:t>
      </w:r>
      <w:r>
        <w:t xml:space="preserve"> </w:t>
      </w:r>
      <w:r>
        <w:t>array's</w:t>
      </w:r>
      <w:r>
        <w:t xml:space="preserve"> </w:t>
      </w:r>
      <w:r>
        <w:t>total</w:t>
      </w:r>
      <w:r>
        <w:t xml:space="preserve"> </w:t>
      </w:r>
      <w:r>
        <w:t>moment</w:t>
      </w:r>
      <w:r>
        <w:t xml:space="preserve"> </w:t>
      </w:r>
      <w:r>
        <w:t>over</w:t>
      </w:r>
      <w:r>
        <w:t xml:space="preserve"> </w:t>
      </w:r>
      <w:r>
        <w:t>0.25×,</w:t>
      </w:r>
      <w:r>
        <w:t xml:space="preserve"> </w:t>
      </w:r>
      <w:r>
        <w:t>1×,</w:t>
      </w:r>
      <w:r>
        <w:t xml:space="preserve"> </w:t>
      </w:r>
      <w:r>
        <w:t>and</w:t>
      </w:r>
      <w:r>
        <w:t xml:space="preserve"> </w:t>
      </w:r>
      <w:r>
        <w:t>4×</w:t>
      </w:r>
      <w:r>
        <w:t xml:space="preserve"> </w:t>
      </w:r>
      <w:r>
        <w:t>M0</w:t>
      </w:r>
      <w:r>
        <w:t xml:space="preserve"> </w:t>
      </w:r>
      <w:r>
        <w:t>moves</w:t>
      </w:r>
      <w:r>
        <w:t xml:space="preserve"> </w:t>
      </w:r>
      <w:r>
        <w:t>the</w:t>
      </w:r>
      <w:r>
        <w:t xml:space="preserve"> </w:t>
      </w:r>
      <w:r>
        <w:t>half-transmission</w:t>
      </w:r>
      <w:r>
        <w:t xml:space="preserve"> </w:t>
      </w:r>
      <w:ins w:id="6218" w:author="Leon Sandler" w:date="2026-09-06T00:00:00Z">
        <w:r>
          <w:t>(knee)</w:t>
        </w:r>
      </w:ins>
      <w:ins w:id="6219" w:author="Leon Sandler" w:date="2026-09-06T00:00:00Z">
        <w:r>
          <w:t xml:space="preserve"> </w:t>
        </w:r>
      </w:ins>
      <w:r>
        <w:t>energy</w:t>
      </w:r>
      <w:r>
        <w:t xml:space="preserve"> </w:t>
      </w:r>
      <w:r>
        <w:t>from</w:t>
      </w:r>
      <w:r>
        <w:t xml:space="preserve"> </w:t>
      </w:r>
      <w:r>
        <w:t>3.2</w:t>
      </w:r>
      <w:r>
        <w:t xml:space="preserve"> </w:t>
      </w:r>
      <w:r>
        <w:t>MeV</w:t>
      </w:r>
      <w:r>
        <w:t xml:space="preserve"> </w:t>
      </w:r>
      <w:r>
        <w:t>to</w:t>
      </w:r>
      <w:r>
        <w:t xml:space="preserve"> </w:t>
      </w:r>
      <w:r>
        <w:t>52</w:t>
      </w:r>
      <w:r>
        <w:t xml:space="preserve"> </w:t>
      </w:r>
      <w:r>
        <w:t>MeV,</w:t>
      </w:r>
      <w:r>
        <w:t xml:space="preserve"> </w:t>
      </w:r>
      <w:ins w:id="6220" w:author="Leon Sandler" w:date="2026-09-06T00:00:00Z">
        <w:r>
          <w:t>consistent</w:t>
        </w:r>
      </w:ins>
      <w:ins w:id="6221" w:author="Leon Sandler" w:date="2026-09-06T00:00:00Z">
        <w:r>
          <w:t xml:space="preserve"> </w:t>
        </w:r>
      </w:ins>
      <w:ins w:id="6222" w:author="Leon Sandler" w:date="2026-09-06T00:00:00Z">
        <w:r>
          <w:t>with</w:t>
        </w:r>
      </w:ins>
      <w:ins w:id="6223" w:author="Leon Sandler" w:date="2026-09-06T00:00:00Z">
        <w:r>
          <w:t xml:space="preserve"> </w:t>
        </w:r>
      </w:ins>
      <w:r>
        <w:t>a</w:t>
      </w:r>
      <w:r>
        <w:t xml:space="preserve"> </w:t>
      </w:r>
      <w:r>
        <w:t>measured</w:t>
      </w:r>
      <w:ins w:id="6224" w:author="Leon Sandler" w:date="2026-09-06T00:00:00Z">
        <w:r>
          <w:t xml:space="preserve"> </w:t>
        </w:r>
      </w:ins>
      <w:ins w:id="6225" w:author="Leon Sandler" w:date="2026-09-06T00:00:00Z">
        <w:r>
          <w:t>scaling</w:t>
        </w:r>
      </w:ins>
      <w:r>
        <w:t xml:space="preserve"> </w:t>
      </w:r>
      <w:r>
        <w:t>exponent</w:t>
      </w:r>
      <w:r>
        <w:t xml:space="preserve"> </w:t>
      </w:r>
      <w:r>
        <w:t>of</w:t>
      </w:r>
      <w:r>
        <w:t xml:space="preserve"> </w:t>
      </w:r>
      <w:r>
        <w:t>2.0:</w:t>
      </w:r>
      <w:r>
        <w:t xml:space="preserve"> </w:t>
      </w:r>
      <w:r>
        <w:t>E50</w:t>
      </w:r>
      <w:r>
        <w:t xml:space="preserve"> </w:t>
      </w:r>
      <w:r>
        <w:t>∝</w:t>
      </w:r>
      <w:r>
        <w:t xml:space="preserve"> </w:t>
      </w:r>
      <w:r>
        <w:t>M².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ins w:id="6226" w:author="Leon Sandler" w:date="2026-09-06T00:00:00Z">
        <w:r>
          <w:t>precisely</w:t>
        </w:r>
      </w:ins>
      <w:ins w:id="6227" w:author="Leon Sandler" w:date="2026-09-06T00:00:00Z">
        <w:r>
          <w:t xml:space="preserve"> </w:t>
        </w:r>
      </w:ins>
      <w:ins w:id="6228" w:author="Leon Sandler" w:date="2026-09-06T00:00:00Z">
        <w:r>
          <w:t>the</w:t>
        </w:r>
      </w:ins>
      <w:ins w:id="6229" w:author="Leon Sandler" w:date="2026-09-06T00:00:00Z">
        <w:r>
          <w:t xml:space="preserve"> </w:t>
        </w:r>
      </w:ins>
      <w:ins w:id="6230" w:author="Leon Sandler" w:date="2026-09-06T00:00:00Z">
        <w:r>
          <w:t>scaling</w:t>
        </w:r>
      </w:ins>
      <w:ins w:id="6231" w:author="Leon Sandler" w:date="2026-09-06T00:00:00Z">
        <w:r>
          <w:t xml:space="preserve"> </w:t>
        </w:r>
      </w:ins>
      <w:ins w:id="6232" w:author="Leon Sandler" w:date="2026-09-06T00:00:00Z">
        <w:r>
          <w:t>predicted</w:t>
        </w:r>
      </w:ins>
      <w:ins w:id="6233" w:author="Leon Sandler" w:date="2026-09-06T00:00:00Z">
        <w:r>
          <w:t xml:space="preserve"> </w:t>
        </w:r>
      </w:ins>
      <w:ins w:id="6234" w:author="Leon Sandler" w:date="2026-09-06T00:00:00Z">
        <w:r>
          <w:t>by</w:t>
        </w:r>
      </w:ins>
      <w:ins w:id="6235" w:author="Leon Sandler" w:date="2026-09-06T00:00:00Z">
        <w:r>
          <w:t xml:space="preserve"> </w:t>
        </w:r>
      </w:ins>
      <w:r>
        <w:t>the</w:t>
      </w:r>
      <w:r>
        <w:t xml:space="preserve"> </w:t>
      </w:r>
      <w:r>
        <w:t>non-relativistic</w:t>
      </w:r>
      <w:r>
        <w:t xml:space="preserve"> </w:t>
      </w:r>
      <w:r>
        <w:t>gyroradius</w:t>
      </w:r>
      <w:r>
        <w:t xml:space="preserve"> </w:t>
      </w:r>
      <w:del w:id="6236" w:author="Leon Sandler" w:date="2026-09-06T00:00:00Z">
        <w:r>
          <w:delText>prediction,</w:delText>
        </w:r>
      </w:del>
      <w:ins w:id="6237" w:author="Leon Sandler" w:date="2026-09-06T00:00:00Z">
        <w:r>
          <w:t>relation,</w:t>
        </w:r>
      </w:ins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r>
        <w:t>knee</w:t>
      </w:r>
      <w:r>
        <w:t xml:space="preserve"> </w:t>
      </w:r>
      <w:del w:id="6238" w:author="Leon Sandler" w:date="2026-09-06T00:00:00Z">
        <w:r>
          <w:delText>sits</w:delText>
        </w:r>
      </w:del>
      <w:ins w:id="6239" w:author="Leon Sandler" w:date="2026-09-06T00:00:00Z">
        <w:r>
          <w:t>occurs</w:t>
        </w:r>
      </w:ins>
      <w:r>
        <w:t xml:space="preserve"> </w:t>
      </w:r>
      <w:r>
        <w:t>where</w:t>
      </w:r>
      <w:r>
        <w:t xml:space="preserve"> </w:t>
      </w:r>
      <w:r>
        <w:t>the</w:t>
      </w:r>
      <w:r>
        <w:t xml:space="preserve"> </w:t>
      </w:r>
      <w:r>
        <w:t>gyroradius</w:t>
      </w:r>
      <w:r>
        <w:t xml:space="preserve"> </w:t>
      </w:r>
      <w:del w:id="6240" w:author="Leon Sandler" w:date="2026-09-06T00:00:00Z">
        <w:r>
          <w:delText>reaches</w:delText>
        </w:r>
      </w:del>
      <w:ins w:id="6241" w:author="Leon Sandler" w:date="2026-09-06T00:00:00Z">
        <w:r>
          <w:t>grows</w:t>
        </w:r>
      </w:ins>
      <w:ins w:id="6242" w:author="Leon Sandler" w:date="2026-09-06T00:00:00Z">
        <w:r>
          <w:t xml:space="preserve"> </w:t>
        </w:r>
      </w:ins>
      <w:ins w:id="6243" w:author="Leon Sandler" w:date="2026-09-06T00:00:00Z">
        <w:r>
          <w:t>to</w:t>
        </w:r>
      </w:ins>
      <w:ins w:id="6244" w:author="Leon Sandler" w:date="2026-09-06T00:00:00Z">
        <w:r>
          <w:t xml:space="preserve"> </w:t>
        </w:r>
      </w:ins>
      <w:ins w:id="6245" w:author="Leon Sandler" w:date="2026-09-06T00:00:00Z">
        <w:r>
          <w:t>match</w:t>
        </w:r>
      </w:ins>
      <w:r>
        <w:t xml:space="preserve"> </w:t>
      </w:r>
      <w:r>
        <w:t>the</w:t>
      </w:r>
      <w:r>
        <w:t xml:space="preserve"> </w:t>
      </w:r>
      <w:ins w:id="6246" w:author="Leon Sandler" w:date="2026-09-06T00:00:00Z">
        <w:r>
          <w:t>array's</w:t>
        </w:r>
      </w:ins>
      <w:ins w:id="6247" w:author="Leon Sandler" w:date="2026-09-06T00:00:00Z">
        <w:r>
          <w:t xml:space="preserve"> </w:t>
        </w:r>
      </w:ins>
      <w:r>
        <w:t>structural</w:t>
      </w:r>
      <w:r>
        <w:t xml:space="preserve"> </w:t>
      </w:r>
      <w:del w:id="6248" w:author="Leon Sandler" w:date="2026-09-06T00:00:00Z">
        <w:r>
          <w:delText>scale</w:delText>
        </w:r>
      </w:del>
      <w:ins w:id="6249" w:author="Leon Sandler" w:date="2026-09-06T00:00:00Z">
        <w:r>
          <w:t>length</w:t>
        </w:r>
      </w:ins>
      <w:ins w:id="6250" w:author="Leon Sandler" w:date="2026-09-06T00:00:00Z">
        <w:r>
          <w:t xml:space="preserve"> </w:t>
        </w:r>
      </w:ins>
      <w:ins w:id="6251" w:author="Leon Sandler" w:date="2026-09-06T00:00:00Z">
        <w:r>
          <w:t>scale;</w:t>
        </w:r>
      </w:ins>
      <w:ins w:id="6252" w:author="Leon Sandler" w:date="2026-09-06T00:00:00Z">
        <w:r>
          <w:t xml:space="preserve"> </w:t>
        </w:r>
      </w:ins>
      <w:ins w:id="6253" w:author="Leon Sandler" w:date="2026-09-06T00:00:00Z">
        <w:r>
          <w:t>because</w:t>
        </w:r>
      </w:ins>
      <w:ins w:id="6254" w:author="Leon Sandler" w:date="2026-09-06T00:00:00Z">
        <w:r>
          <w:t xml:space="preserve"> </w:t>
        </w:r>
      </w:ins>
      <w:ins w:id="6255" w:author="Leon Sandler" w:date="2026-09-06T00:00:00Z">
        <w:r>
          <w:t>momentum</w:t>
        </w:r>
      </w:ins>
      <w:ins w:id="6256" w:author="Leon Sandler" w:date="2026-09-06T00:00:00Z">
        <w:r>
          <w:t xml:space="preserve"> </w:t>
        </w:r>
      </w:ins>
      <w:ins w:id="6257" w:author="Leon Sandler" w:date="2026-09-06T00:00:00Z">
        <w:r>
          <w:t>at</w:t>
        </w:r>
      </w:ins>
      <w:ins w:id="6258" w:author="Leon Sandler" w:date="2026-09-06T00:00:00Z">
        <w:r>
          <w:t xml:space="preserve"> </w:t>
        </w:r>
      </w:ins>
      <w:ins w:id="6259" w:author="Leon Sandler" w:date="2026-09-06T00:00:00Z">
        <w:r>
          <w:t>the</w:t>
        </w:r>
      </w:ins>
      <w:ins w:id="6260" w:author="Leon Sandler" w:date="2026-09-06T00:00:00Z">
        <w:r>
          <w:t xml:space="preserve"> </w:t>
        </w:r>
      </w:ins>
      <w:ins w:id="6261" w:author="Leon Sandler" w:date="2026-09-06T00:00:00Z">
        <w:r>
          <w:t>knee</w:t>
        </w:r>
      </w:ins>
      <w:ins w:id="6262" w:author="Leon Sandler" w:date="2026-09-06T00:00:00Z">
        <w:r>
          <w:t xml:space="preserve"> </w:t>
        </w:r>
      </w:ins>
      <w:ins w:id="6263" w:author="Leon Sandler" w:date="2026-09-06T00:00:00Z">
        <w:r>
          <w:t>scales</w:t>
        </w:r>
      </w:ins>
      <w:ins w:id="6264" w:author="Leon Sandler" w:date="2026-09-06T00:00:00Z">
        <w:r>
          <w:t xml:space="preserve"> </w:t>
        </w:r>
      </w:ins>
      <w:ins w:id="6265" w:author="Leon Sandler" w:date="2026-09-06T00:00:00Z">
        <w:r>
          <w:t>linearly</w:t>
        </w:r>
      </w:ins>
      <w:ins w:id="6266" w:author="Leon Sandler" w:date="2026-09-06T00:00:00Z">
        <w:r>
          <w:t xml:space="preserve"> </w:t>
        </w:r>
      </w:ins>
      <w:ins w:id="6267" w:author="Leon Sandler" w:date="2026-09-06T00:00:00Z">
        <w:r>
          <w:t>with</w:t>
        </w:r>
      </w:ins>
      <w:ins w:id="6268" w:author="Leon Sandler" w:date="2026-09-06T00:00:00Z">
        <w:r>
          <w:t xml:space="preserve"> </w:t>
        </w:r>
      </w:ins>
      <w:ins w:id="6269" w:author="Leon Sandler" w:date="2026-09-06T00:00:00Z">
        <w:r>
          <w:t>moment</w:t>
        </w:r>
      </w:ins>
      <w:r>
        <w:t xml:space="preserve"> </w:t>
      </w:r>
      <w:r>
        <w:t>(p50</w:t>
      </w:r>
      <w:r>
        <w:t xml:space="preserve"> </w:t>
      </w:r>
      <w:r>
        <w:t>∝</w:t>
      </w:r>
      <w:r>
        <w:t xml:space="preserve"> </w:t>
      </w:r>
      <w:del w:id="6270" w:author="Leon Sandler" w:date="2026-09-06T00:00:00Z">
        <w:r>
          <w:delText>M,</w:delText>
        </w:r>
      </w:del>
      <w:ins w:id="6271" w:author="Leon Sandler" w:date="2026-09-06T00:00:00Z">
        <w:r>
          <w:t>M)</w:t>
        </w:r>
      </w:ins>
      <w:r>
        <w:t xml:space="preserve"> </w:t>
      </w:r>
      <w:del w:id="6272" w:author="Leon Sandler" w:date="2026-09-06T00:00:00Z">
        <w:r>
          <w:delText>hence</w:delText>
        </w:r>
      </w:del>
      <w:ins w:id="6273" w:author="Leon Sandler" w:date="2026-09-06T00:00:00Z">
        <w:r>
          <w:t>and</w:t>
        </w:r>
      </w:ins>
      <w:ins w:id="6274" w:author="Leon Sandler" w:date="2026-09-06T00:00:00Z">
        <w:r>
          <w:t xml:space="preserve"> </w:t>
        </w:r>
      </w:ins>
      <w:ins w:id="6275" w:author="Leon Sandler" w:date="2026-09-06T00:00:00Z">
        <w:r>
          <w:t>kinetic</w:t>
        </w:r>
      </w:ins>
      <w:ins w:id="6276" w:author="Leon Sandler" w:date="2026-09-06T00:00:00Z">
        <w:r>
          <w:t xml:space="preserve"> </w:t>
        </w:r>
      </w:ins>
      <w:ins w:id="6277" w:author="Leon Sandler" w:date="2026-09-06T00:00:00Z">
        <w:r>
          <w:t>energy</w:t>
        </w:r>
      </w:ins>
      <w:ins w:id="6278" w:author="Leon Sandler" w:date="2026-09-06T00:00:00Z">
        <w:r>
          <w:t xml:space="preserve"> </w:t>
        </w:r>
      </w:ins>
      <w:ins w:id="6279" w:author="Leon Sandler" w:date="2026-09-06T00:00:00Z">
        <w:r>
          <w:t>scales</w:t>
        </w:r>
      </w:ins>
      <w:ins w:id="6280" w:author="Leon Sandler" w:date="2026-09-06T00:00:00Z">
        <w:r>
          <w:t xml:space="preserve"> </w:t>
        </w:r>
      </w:ins>
      <w:ins w:id="6281" w:author="Leon Sandler" w:date="2026-09-06T00:00:00Z">
        <w:r>
          <w:t>as</w:t>
        </w:r>
      </w:ins>
      <w:ins w:id="6282" w:author="Leon Sandler" w:date="2026-09-06T00:00:00Z">
        <w:r>
          <w:t xml:space="preserve"> </w:t>
        </w:r>
      </w:ins>
      <w:ins w:id="6283" w:author="Leon Sandler" w:date="2026-09-06T00:00:00Z">
        <w:r>
          <w:t>momentum</w:t>
        </w:r>
      </w:ins>
      <w:ins w:id="6284" w:author="Leon Sandler" w:date="2026-09-06T00:00:00Z">
        <w:r>
          <w:t xml:space="preserve"> </w:t>
        </w:r>
      </w:ins>
      <w:ins w:id="6285" w:author="Leon Sandler" w:date="2026-09-06T00:00:00Z">
        <w:r>
          <w:t>squared</w:t>
        </w:r>
      </w:ins>
      <w:ins w:id="6286" w:author="Leon Sandler" w:date="2026-09-06T00:00:00Z">
        <w:r>
          <w:t xml:space="preserve"> </w:t>
        </w:r>
      </w:ins>
      <w:ins w:id="6287" w:author="Leon Sandler" w:date="2026-09-06T00:00:00Z">
        <w:r>
          <w:t>in</w:t>
        </w:r>
      </w:ins>
      <w:ins w:id="6288" w:author="Leon Sandler" w:date="2026-09-06T00:00:00Z">
        <w:r>
          <w:t xml:space="preserve"> </w:t>
        </w:r>
      </w:ins>
      <w:ins w:id="6289" w:author="Leon Sandler" w:date="2026-09-06T00:00:00Z">
        <w:r>
          <w:t>the</w:t>
        </w:r>
      </w:ins>
      <w:ins w:id="6290" w:author="Leon Sandler" w:date="2026-09-06T00:00:00Z">
        <w:r>
          <w:t xml:space="preserve"> </w:t>
        </w:r>
      </w:ins>
      <w:ins w:id="6291" w:author="Leon Sandler" w:date="2026-09-06T00:00:00Z">
        <w:r>
          <w:t>non-relativistic</w:t>
        </w:r>
      </w:ins>
      <w:ins w:id="6292" w:author="Leon Sandler" w:date="2026-09-06T00:00:00Z">
        <w:r>
          <w:t xml:space="preserve"> </w:t>
        </w:r>
      </w:ins>
      <w:ins w:id="6293" w:author="Leon Sandler" w:date="2026-09-06T00:00:00Z">
        <w:r>
          <w:t>regime</w:t>
        </w:r>
      </w:ins>
      <w:ins w:id="6294" w:author="Leon Sandler" w:date="2026-09-06T00:00:00Z">
        <w:r>
          <w:t xml:space="preserve"> </w:t>
        </w:r>
      </w:ins>
      <w:ins w:id="6295" w:author="Leon Sandler" w:date="2026-09-06T00:00:00Z">
        <w:r>
          <w:t>relevant</w:t>
        </w:r>
      </w:ins>
      <w:ins w:id="6296" w:author="Leon Sandler" w:date="2026-09-06T00:00:00Z">
        <w:r>
          <w:t xml:space="preserve"> </w:t>
        </w:r>
      </w:ins>
      <w:ins w:id="6297" w:author="Leon Sandler" w:date="2026-09-06T00:00:00Z">
        <w:r>
          <w:t>here,</w:t>
        </w:r>
      </w:ins>
      <w:r>
        <w:t xml:space="preserve"> </w:t>
      </w:r>
      <w:r>
        <w:t>E50</w:t>
      </w:r>
      <w:r>
        <w:t xml:space="preserve"> </w:t>
      </w:r>
      <w:r>
        <w:t>∝</w:t>
      </w:r>
      <w:r>
        <w:t xml:space="preserve"> </w:t>
      </w:r>
      <w:del w:id="6298" w:author="Leon Sandler" w:date="2026-09-06T00:00:00Z">
        <w:r>
          <w:delText>M²),</w:delText>
        </w:r>
      </w:del>
      <w:ins w:id="6299" w:author="Leon Sandler" w:date="2026-09-06T00:00:00Z">
        <w:r>
          <w:t>M²</w:t>
        </w:r>
      </w:ins>
      <w:r>
        <w:t xml:space="preserve"> </w:t>
      </w:r>
      <w:del w:id="6300" w:author="Leon Sandler" w:date="2026-09-06T00:00:00Z">
        <w:r>
          <w:delText>and</w:delText>
        </w:r>
      </w:del>
      <w:ins w:id="6301" w:author="Leon Sandler" w:date="2026-09-06T00:00:00Z">
        <w:r>
          <w:t>follows</w:t>
        </w:r>
      </w:ins>
      <w:ins w:id="6302" w:author="Leon Sandler" w:date="2026-09-06T00:00:00Z">
        <w:r>
          <w:t xml:space="preserve"> </w:t>
        </w:r>
      </w:ins>
      <w:ins w:id="6303" w:author="Leon Sandler" w:date="2026-09-06T00:00:00Z">
        <w:r>
          <w:t>directly.</w:t>
        </w:r>
      </w:ins>
      <w:ins w:id="6304" w:author="Leon Sandler" w:date="2026-09-06T00:00:00Z">
        <w:r>
          <w:t xml:space="preserve"> </w:t>
        </w:r>
      </w:ins>
      <w:ins w:id="6305" w:author="Leon Sandler" w:date="2026-09-06T00:00:00Z">
        <w:r>
          <w:t>This</w:t>
        </w:r>
      </w:ins>
      <w:ins w:id="6306" w:author="Leon Sandler" w:date="2026-09-06T00:00:00Z">
        <w:r>
          <w:t xml:space="preserve"> </w:t>
        </w:r>
      </w:ins>
      <w:ins w:id="6307" w:author="Leon Sandler" w:date="2026-09-06T00:00:00Z">
        <w:r>
          <w:t>scaling</w:t>
        </w:r>
      </w:ins>
      <w:ins w:id="6308" w:author="Leon Sandler" w:date="2026-09-06T00:00:00Z">
        <w:r>
          <w:t xml:space="preserve"> </w:t>
        </w:r>
      </w:ins>
      <w:ins w:id="6309" w:author="Leon Sandler" w:date="2026-09-06T00:00:00Z">
        <w:r>
          <w:t>law</w:t>
        </w:r>
      </w:ins>
      <w:r>
        <w:t xml:space="preserve"> </w:t>
      </w:r>
      <w:r>
        <w:t>gives</w:t>
      </w:r>
      <w:r>
        <w:t xml:space="preserve"> </w:t>
      </w:r>
      <w:r>
        <w:t>a</w:t>
      </w:r>
      <w:r>
        <w:t xml:space="preserve"> </w:t>
      </w:r>
      <w:del w:id="6310" w:author="Leon Sandler" w:date="2026-09-06T00:00:00Z">
        <w:r>
          <w:delText>direct</w:delText>
        </w:r>
      </w:del>
      <w:ins w:id="6311" w:author="Leon Sandler" w:date="2026-09-06T00:00:00Z">
        <w:r>
          <w:t>direct,</w:t>
        </w:r>
      </w:ins>
      <w:ins w:id="6312" w:author="Leon Sandler" w:date="2026-09-06T00:00:00Z">
        <w:r>
          <w:t xml:space="preserve"> </w:t>
        </w:r>
      </w:ins>
      <w:ins w:id="6313" w:author="Leon Sandler" w:date="2026-09-06T00:00:00Z">
        <w:r>
          <w:t>physically</w:t>
        </w:r>
      </w:ins>
      <w:ins w:id="6314" w:author="Leon Sandler" w:date="2026-09-06T00:00:00Z">
        <w:r>
          <w:t xml:space="preserve"> </w:t>
        </w:r>
      </w:ins>
      <w:ins w:id="6315" w:author="Leon Sandler" w:date="2026-09-06T00:00:00Z">
        <w:r>
          <w:t>transparent</w:t>
        </w:r>
      </w:ins>
      <w:r>
        <w:t xml:space="preserve"> </w:t>
      </w:r>
      <w:r>
        <w:t>sizing</w:t>
      </w:r>
      <w:r>
        <w:t xml:space="preserve"> </w:t>
      </w:r>
      <w:del w:id="6316" w:author="Leon Sandler" w:date="2026-09-06T00:00:00Z">
        <w:r>
          <w:delText>rule:</w:delText>
        </w:r>
      </w:del>
      <w:ins w:id="6317" w:author="Leon Sandler" w:date="2026-09-06T00:00:00Z">
        <w:r>
          <w:t>rule</w:t>
        </w:r>
      </w:ins>
      <w:ins w:id="6318" w:author="Leon Sandler" w:date="2026-09-06T00:00:00Z">
        <w:r>
          <w:t xml:space="preserve"> </w:t>
        </w:r>
      </w:ins>
      <w:ins w:id="6319" w:author="Leon Sandler" w:date="2026-09-06T00:00:00Z">
        <w:r>
          <w:t>for</w:t>
        </w:r>
      </w:ins>
      <w:ins w:id="6320" w:author="Leon Sandler" w:date="2026-09-06T00:00:00Z">
        <w:r>
          <w:t xml:space="preserve"> </w:t>
        </w:r>
      </w:ins>
      <w:ins w:id="6321" w:author="Leon Sandler" w:date="2026-09-06T00:00:00Z">
        <w:r>
          <w:t>mission</w:t>
        </w:r>
      </w:ins>
      <w:ins w:id="6322" w:author="Leon Sandler" w:date="2026-09-06T00:00:00Z">
        <w:r>
          <w:t xml:space="preserve"> </w:t>
        </w:r>
      </w:ins>
      <w:ins w:id="6323" w:author="Leon Sandler" w:date="2026-09-06T00:00:00Z">
        <w:r>
          <w:t>designers:</w:t>
        </w:r>
      </w:ins>
      <w:r>
        <w:t xml:space="preserve"> </w:t>
      </w:r>
      <w:r>
        <w:t>to</w:t>
      </w:r>
      <w:r>
        <w:t xml:space="preserve"> </w:t>
      </w:r>
      <w:r>
        <w:t>double</w:t>
      </w:r>
      <w:r>
        <w:t xml:space="preserve"> </w:t>
      </w:r>
      <w:r>
        <w:t>the</w:t>
      </w:r>
      <w:r>
        <w:t xml:space="preserve"> </w:t>
      </w:r>
      <w:r>
        <w:t>knee</w:t>
      </w:r>
      <w:r>
        <w:t xml:space="preserve"> </w:t>
      </w:r>
      <w:del w:id="6324" w:author="Leon Sandler" w:date="2026-09-06T00:00:00Z">
        <w:r>
          <w:delText>energy,</w:delText>
        </w:r>
      </w:del>
      <w:ins w:id="6325" w:author="Leon Sandler" w:date="2026-09-06T00:00:00Z">
        <w:r>
          <w:t>energy</w:t>
        </w:r>
      </w:ins>
      <w:r>
        <w:t xml:space="preserve"> </w:t>
      </w:r>
      <w:del w:id="6326" w:author="Leon Sandler" w:date="2026-09-06T00:00:00Z">
        <w:r>
          <w:delText>double</w:delText>
        </w:r>
      </w:del>
      <w:ins w:id="6327" w:author="Leon Sandler" w:date="2026-09-06T00:00:00Z">
        <w:r>
          <w:t>above</w:t>
        </w:r>
      </w:ins>
      <w:ins w:id="6328" w:author="Leon Sandler" w:date="2026-09-06T00:00:00Z">
        <w:r>
          <w:t xml:space="preserve"> </w:t>
        </w:r>
      </w:ins>
      <w:ins w:id="6329" w:author="Leon Sandler" w:date="2026-09-06T00:00:00Z">
        <w:r>
          <w:t>which</w:t>
        </w:r>
      </w:ins>
      <w:r>
        <w:t xml:space="preserve"> </w:t>
      </w:r>
      <w:r>
        <w:t>the</w:t>
      </w:r>
      <w:r>
        <w:t xml:space="preserve"> </w:t>
      </w:r>
      <w:del w:id="6330" w:author="Leon Sandler" w:date="2026-09-06T00:00:00Z">
        <w:r>
          <w:delText>amp-turns.</w:delText>
        </w:r>
      </w:del>
      <w:ins w:id="6331" w:author="Leon Sandler" w:date="2026-09-06T00:00:00Z">
        <w:r>
          <w:t>shield</w:t>
        </w:r>
      </w:ins>
      <w:r>
        <w:t xml:space="preserve"> </w:t>
      </w:r>
      <w:ins w:id="6332" w:author="Leon Sandler" w:date="2026-09-06T00:00:00Z">
        <w:r>
          <w:t>becomes</w:t>
        </w:r>
      </w:ins>
      <w:ins w:id="6333" w:author="Leon Sandler" w:date="2026-09-06T00:00:00Z">
        <w:r>
          <w:t xml:space="preserve"> </w:t>
        </w:r>
      </w:ins>
      <w:ins w:id="6334" w:author="Leon Sandler" w:date="2026-09-06T00:00:00Z">
        <w:r>
          <w:t>transparent,</w:t>
        </w:r>
      </w:ins>
      <w:ins w:id="6335" w:author="Leon Sandler" w:date="2026-09-06T00:00:00Z">
        <w:r>
          <w:t xml:space="preserve"> </w:t>
        </w:r>
      </w:ins>
      <w:ins w:id="6336" w:author="Leon Sandler" w:date="2026-09-06T00:00:00Z">
        <w:r>
          <w:t>the</w:t>
        </w:r>
      </w:ins>
      <w:ins w:id="6337" w:author="Leon Sandler" w:date="2026-09-06T00:00:00Z">
        <w:r>
          <w:t xml:space="preserve"> </w:t>
        </w:r>
      </w:ins>
      <w:ins w:id="6338" w:author="Leon Sandler" w:date="2026-09-06T00:00:00Z">
        <w:r>
          <w:t>total</w:t>
        </w:r>
      </w:ins>
      <w:ins w:id="6339" w:author="Leon Sandler" w:date="2026-09-06T00:00:00Z">
        <w:r>
          <w:t xml:space="preserve"> </w:t>
        </w:r>
      </w:ins>
      <w:ins w:id="6340" w:author="Leon Sandler" w:date="2026-09-06T00:00:00Z">
        <w:r>
          <w:t>amp-turns</w:t>
        </w:r>
      </w:ins>
      <w:ins w:id="6341" w:author="Leon Sandler" w:date="2026-09-06T00:00:00Z">
        <w:r>
          <w:t xml:space="preserve"> </w:t>
        </w:r>
      </w:ins>
      <w:ins w:id="6342" w:author="Leon Sandler" w:date="2026-09-06T00:00:00Z">
        <w:r>
          <w:t>of</w:t>
        </w:r>
      </w:ins>
      <w:ins w:id="6343" w:author="Leon Sandler" w:date="2026-09-06T00:00:00Z">
        <w:r>
          <w:t xml:space="preserve"> </w:t>
        </w:r>
      </w:ins>
      <w:ins w:id="6344" w:author="Leon Sandler" w:date="2026-09-06T00:00:00Z">
        <w:r>
          <w:t>the</w:t>
        </w:r>
      </w:ins>
      <w:ins w:id="6345" w:author="Leon Sandler" w:date="2026-09-06T00:00:00Z">
        <w:r>
          <w:t xml:space="preserve"> </w:t>
        </w:r>
      </w:ins>
      <w:ins w:id="6346" w:author="Leon Sandler" w:date="2026-09-06T00:00:00Z">
        <w:r>
          <w:t>array</w:t>
        </w:r>
      </w:ins>
      <w:ins w:id="6347" w:author="Leon Sandler" w:date="2026-09-06T00:00:00Z">
        <w:r>
          <w:t xml:space="preserve"> </w:t>
        </w:r>
      </w:ins>
      <w:ins w:id="6348" w:author="Leon Sandler" w:date="2026-09-06T00:00:00Z">
        <w:r>
          <w:t>must</w:t>
        </w:r>
      </w:ins>
      <w:ins w:id="6349" w:author="Leon Sandler" w:date="2026-09-06T00:00:00Z">
        <w:r>
          <w:t xml:space="preserve"> </w:t>
        </w:r>
      </w:ins>
      <w:ins w:id="6350" w:author="Leon Sandler" w:date="2026-09-06T00:00:00Z">
        <w:r>
          <w:t>be</w:t>
        </w:r>
      </w:ins>
      <w:ins w:id="6351" w:author="Leon Sandler" w:date="2026-09-06T00:00:00Z">
        <w:r>
          <w:t xml:space="preserve"> </w:t>
        </w:r>
      </w:ins>
      <w:ins w:id="6352" w:author="Leon Sandler" w:date="2026-09-06T00:00:00Z">
        <w:r>
          <w:t>doubled,</w:t>
        </w:r>
      </w:ins>
      <w:ins w:id="6353" w:author="Leon Sandler" w:date="2026-09-06T00:00:00Z">
        <w:r>
          <w:t xml:space="preserve"> </w:t>
        </w:r>
      </w:ins>
      <w:ins w:id="6354" w:author="Leon Sandler" w:date="2026-09-06T00:00:00Z">
        <w:r>
          <w:t>which</w:t>
        </w:r>
      </w:ins>
      <w:ins w:id="6355" w:author="Leon Sandler" w:date="2026-09-06T00:00:00Z">
        <w:r>
          <w:t xml:space="preserve"> </w:t>
        </w:r>
      </w:ins>
      <w:ins w:id="6356" w:author="Leon Sandler" w:date="2026-09-06T00:00:00Z">
        <w:r>
          <w:t>in</w:t>
        </w:r>
      </w:ins>
      <w:ins w:id="6357" w:author="Leon Sandler" w:date="2026-09-06T00:00:00Z">
        <w:r>
          <w:t xml:space="preserve"> </w:t>
        </w:r>
      </w:ins>
      <w:ins w:id="6358" w:author="Leon Sandler" w:date="2026-09-06T00:00:00Z">
        <w:r>
          <w:t>turn</w:t>
        </w:r>
      </w:ins>
      <w:ins w:id="6359" w:author="Leon Sandler" w:date="2026-09-06T00:00:00Z">
        <w:r>
          <w:t xml:space="preserve"> </w:t>
        </w:r>
      </w:ins>
      <w:ins w:id="6360" w:author="Leon Sandler" w:date="2026-09-06T00:00:00Z">
        <w:r>
          <w:t>drives</w:t>
        </w:r>
      </w:ins>
      <w:ins w:id="6361" w:author="Leon Sandler" w:date="2026-09-06T00:00:00Z">
        <w:r>
          <w:t xml:space="preserve"> </w:t>
        </w:r>
      </w:ins>
      <w:ins w:id="6362" w:author="Leon Sandler" w:date="2026-09-06T00:00:00Z">
        <w:r>
          <w:t>conductor</w:t>
        </w:r>
      </w:ins>
      <w:ins w:id="6363" w:author="Leon Sandler" w:date="2026-09-06T00:00:00Z">
        <w:r>
          <w:t xml:space="preserve"> </w:t>
        </w:r>
      </w:ins>
      <w:ins w:id="6364" w:author="Leon Sandler" w:date="2026-09-06T00:00:00Z">
        <w:r>
          <w:t>mass</w:t>
        </w:r>
      </w:ins>
      <w:ins w:id="6365" w:author="Leon Sandler" w:date="2026-09-06T00:00:00Z">
        <w:r>
          <w:t xml:space="preserve"> </w:t>
        </w:r>
      </w:ins>
      <w:ins w:id="6366" w:author="Leon Sandler" w:date="2026-09-06T00:00:00Z">
        <w:r>
          <w:t>roughly</w:t>
        </w:r>
      </w:ins>
      <w:ins w:id="6367" w:author="Leon Sandler" w:date="2026-09-06T00:00:00Z">
        <w:r>
          <w:t xml:space="preserve"> </w:t>
        </w:r>
      </w:ins>
      <w:ins w:id="6368" w:author="Leon Sandler" w:date="2026-09-06T00:00:00Z">
        <w:r>
          <w:t>linearly</w:t>
        </w:r>
      </w:ins>
      <w:ins w:id="6369" w:author="Leon Sandler" w:date="2026-09-06T00:00:00Z">
        <w:r>
          <w:t xml:space="preserve"> </w:t>
        </w:r>
      </w:ins>
      <w:ins w:id="6370" w:author="Leon Sandler" w:date="2026-09-06T00:00:00Z">
        <w:r>
          <w:t>given</w:t>
        </w:r>
      </w:ins>
      <w:ins w:id="6371" w:author="Leon Sandler" w:date="2026-09-06T00:00:00Z">
        <w:r>
          <w:t xml:space="preserve"> </w:t>
        </w:r>
      </w:ins>
      <w:ins w:id="6372" w:author="Leon Sandler" w:date="2026-09-06T00:00:00Z">
        <w:r>
          <w:t>a</w:t>
        </w:r>
      </w:ins>
      <w:ins w:id="6373" w:author="Leon Sandler" w:date="2026-09-06T00:00:00Z">
        <w:r>
          <w:t xml:space="preserve"> </w:t>
        </w:r>
      </w:ins>
      <w:ins w:id="6374" w:author="Leon Sandler" w:date="2026-09-06T00:00:00Z">
        <w:r>
          <w:t>fixed</w:t>
        </w:r>
      </w:ins>
      <w:ins w:id="6375" w:author="Leon Sandler" w:date="2026-09-06T00:00:00Z">
        <w:r>
          <w:t xml:space="preserve"> </w:t>
        </w:r>
      </w:ins>
      <w:ins w:id="6376" w:author="Leon Sandler" w:date="2026-09-06T00:00:00Z">
        <w:r>
          <w:t>critical-current</w:t>
        </w:r>
      </w:ins>
      <w:ins w:id="6377" w:author="Leon Sandler" w:date="2026-09-06T00:00:00Z">
        <w:r>
          <w:t xml:space="preserve"> </w:t>
        </w:r>
      </w:ins>
      <w:ins w:id="6378" w:author="Leon Sandler" w:date="2026-09-06T00:00:00Z">
        <w:r>
          <w:t>density.</w:t>
        </w:r>
      </w:ins>
    </w:p>
    <w:p>
      <w:r>
        <w:t>Sweeping</w:t>
      </w:r>
      <w:r>
        <w:t xml:space="preserve"> </w:t>
      </w:r>
      <w:del w:id="6379" w:author="Leon Sandler" w:date="2026-09-06T00:00:00Z">
        <w:r>
          <w:delText>fence</w:delText>
        </w:r>
      </w:del>
      <w:ins w:id="6380" w:author="Leon Sandler" w:date="2026-09-06T00:00:00Z">
        <w:r>
          <w:t>the</w:t>
        </w:r>
      </w:ins>
      <w:ins w:id="6381" w:author="Leon Sandler" w:date="2026-09-06T00:00:00Z">
        <w:r>
          <w:t xml:space="preserve"> </w:t>
        </w:r>
      </w:ins>
      <w:ins w:id="6382" w:author="Leon Sandler" w:date="2026-09-06T00:00:00Z">
        <w:r>
          <w:t>fence's</w:t>
        </w:r>
      </w:ins>
      <w:r>
        <w:t xml:space="preserve"> </w:t>
      </w:r>
      <w:r>
        <w:t>site</w:t>
      </w:r>
      <w:r>
        <w:t xml:space="preserve"> </w:t>
      </w:r>
      <w:r>
        <w:t>spacing</w:t>
      </w:r>
      <w:r>
        <w:t xml:space="preserve"> </w:t>
      </w:r>
      <w:r>
        <w:t>at</w:t>
      </w:r>
      <w:r>
        <w:t xml:space="preserve"> </w:t>
      </w:r>
      <w:r>
        <w:t>fixed</w:t>
      </w:r>
      <w:r>
        <w:t xml:space="preserve"> </w:t>
      </w:r>
      <w:r>
        <w:t>total</w:t>
      </w:r>
      <w:r>
        <w:t xml:space="preserve"> </w:t>
      </w:r>
      <w:r>
        <w:t>moment</w:t>
      </w:r>
      <w:r>
        <w:t xml:space="preserve"> </w:t>
      </w:r>
      <w:r>
        <w:t>reveals</w:t>
      </w:r>
      <w:r>
        <w:t xml:space="preserve"> </w:t>
      </w:r>
      <w:r>
        <w:t>strongly</w:t>
      </w:r>
      <w:r>
        <w:t xml:space="preserve"> </w:t>
      </w:r>
      <w:r>
        <w:t>non-monotonic</w:t>
      </w:r>
      <w:r>
        <w:t xml:space="preserve"> </w:t>
      </w:r>
      <w:del w:id="6383" w:author="Leon Sandler" w:date="2026-09-06T00:00:00Z">
        <w:r>
          <w:delText>behavior:</w:delText>
        </w:r>
      </w:del>
      <w:ins w:id="6384" w:author="Leon Sandler" w:date="2026-09-06T00:00:00Z">
        <w:r>
          <w:t>behavior</w:t>
        </w:r>
      </w:ins>
      <w:r>
        <w:t xml:space="preserve"> </w:t>
      </w:r>
      <w:del w:id="6385" w:author="Leon Sandler" w:date="2026-09-06T00:00:00Z">
        <w:r>
          <w:delText>fine</w:delText>
        </w:r>
      </w:del>
      <w:ins w:id="6386" w:author="Leon Sandler" w:date="2026-09-06T00:00:00Z">
        <w:r>
          <w:t>that</w:t>
        </w:r>
      </w:ins>
      <w:ins w:id="6387" w:author="Leon Sandler" w:date="2026-09-06T00:00:00Z">
        <w:r>
          <w:t xml:space="preserve"> </w:t>
        </w:r>
      </w:ins>
      <w:ins w:id="6388" w:author="Leon Sandler" w:date="2026-09-06T00:00:00Z">
        <w:r>
          <w:t>is</w:t>
        </w:r>
      </w:ins>
      <w:ins w:id="6389" w:author="Leon Sandler" w:date="2026-09-06T00:00:00Z">
        <w:r>
          <w:t xml:space="preserve"> </w:t>
        </w:r>
      </w:ins>
      <w:ins w:id="6390" w:author="Leon Sandler" w:date="2026-09-06T00:00:00Z">
        <w:r>
          <w:t>important</w:t>
        </w:r>
      </w:ins>
      <w:ins w:id="6391" w:author="Leon Sandler" w:date="2026-09-06T00:00:00Z">
        <w:r>
          <w:t xml:space="preserve"> </w:t>
        </w:r>
      </w:ins>
      <w:ins w:id="6392" w:author="Leon Sandler" w:date="2026-09-06T00:00:00Z">
        <w:r>
          <w:t>for</w:t>
        </w:r>
      </w:ins>
      <w:ins w:id="6393" w:author="Leon Sandler" w:date="2026-09-06T00:00:00Z">
        <w:r>
          <w:t xml:space="preserve"> </w:t>
        </w:r>
      </w:ins>
      <w:ins w:id="6394" w:author="Leon Sandler" w:date="2026-09-06T00:00:00Z">
        <w:r>
          <w:t>design</w:t>
        </w:r>
      </w:ins>
      <w:ins w:id="6395" w:author="Leon Sandler" w:date="2026-09-06T00:00:00Z">
        <w:r>
          <w:t xml:space="preserve"> </w:t>
        </w:r>
      </w:ins>
      <w:ins w:id="6396" w:author="Leon Sandler" w:date="2026-09-06T00:00:00Z">
        <w:r>
          <w:t>robustness.</w:t>
        </w:r>
      </w:ins>
      <w:ins w:id="6397" w:author="Leon Sandler" w:date="2026-09-06T00:00:00Z">
        <w:r>
          <w:t xml:space="preserve"> </w:t>
        </w:r>
      </w:ins>
      <w:ins w:id="6398" w:author="Leon Sandler" w:date="2026-09-06T00:00:00Z">
        <w:r>
          <w:t>Fine</w:t>
        </w:r>
      </w:ins>
      <w:r>
        <w:t xml:space="preserve"> </w:t>
      </w:r>
      <w:r>
        <w:t>spacing</w:t>
      </w:r>
      <w:r>
        <w:t xml:space="preserve"> </w:t>
      </w:r>
      <w:r>
        <w:t>underperforms</w:t>
      </w:r>
      <w:r>
        <w:t xml:space="preserve"> </w:t>
      </w:r>
      <w:r>
        <w:t>because</w:t>
      </w:r>
      <w:r>
        <w:t xml:space="preserve"> </w:t>
      </w:r>
      <w:r>
        <w:t>each</w:t>
      </w:r>
      <w:r>
        <w:t xml:space="preserve"> </w:t>
      </w:r>
      <w:ins w:id="6399" w:author="Leon Sandler" w:date="2026-09-06T00:00:00Z">
        <w:r>
          <w:t>individual</w:t>
        </w:r>
      </w:ins>
      <w:ins w:id="6400" w:author="Leon Sandler" w:date="2026-09-06T00:00:00Z">
        <w:r>
          <w:t xml:space="preserve"> </w:t>
        </w:r>
      </w:ins>
      <w:r>
        <w:t>site's</w:t>
      </w:r>
      <w:r>
        <w:t xml:space="preserve"> </w:t>
      </w:r>
      <w:del w:id="6401" w:author="Leon Sandler" w:date="2026-09-06T00:00:00Z">
        <w:r>
          <w:delText>field</w:delText>
        </w:r>
      </w:del>
      <w:ins w:id="6402" w:author="Leon Sandler" w:date="2026-09-06T00:00:00Z">
        <w:r>
          <w:t>field,</w:t>
        </w:r>
      </w:ins>
      <w:ins w:id="6403" w:author="Leon Sandler" w:date="2026-09-06T00:00:00Z">
        <w:r>
          <w:t xml:space="preserve"> </w:t>
        </w:r>
      </w:ins>
      <w:ins w:id="6404" w:author="Leon Sandler" w:date="2026-09-06T00:00:00Z">
        <w:r>
          <w:t>now</w:t>
        </w:r>
      </w:ins>
      <w:ins w:id="6405" w:author="Leon Sandler" w:date="2026-09-06T00:00:00Z">
        <w:r>
          <w:t xml:space="preserve"> </w:t>
        </w:r>
      </w:ins>
      <w:ins w:id="6406" w:author="Leon Sandler" w:date="2026-09-06T00:00:00Z">
        <w:r>
          <w:t>diluted</w:t>
        </w:r>
      </w:ins>
      <w:ins w:id="6407" w:author="Leon Sandler" w:date="2026-09-06T00:00:00Z">
        <w:r>
          <w:t xml:space="preserve"> </w:t>
        </w:r>
      </w:ins>
      <w:ins w:id="6408" w:author="Leon Sandler" w:date="2026-09-06T00:00:00Z">
        <w:r>
          <w:t>across</w:t>
        </w:r>
      </w:ins>
      <w:ins w:id="6409" w:author="Leon Sandler" w:date="2026-09-06T00:00:00Z">
        <w:r>
          <w:t xml:space="preserve"> </w:t>
        </w:r>
      </w:ins>
      <w:ins w:id="6410" w:author="Leon Sandler" w:date="2026-09-06T00:00:00Z">
        <w:r>
          <w:t>more</w:t>
        </w:r>
      </w:ins>
      <w:ins w:id="6411" w:author="Leon Sandler" w:date="2026-09-06T00:00:00Z">
        <w:r>
          <w:t xml:space="preserve"> </w:t>
        </w:r>
      </w:ins>
      <w:ins w:id="6412" w:author="Leon Sandler" w:date="2026-09-06T00:00:00Z">
        <w:r>
          <w:t>sources</w:t>
        </w:r>
      </w:ins>
      <w:ins w:id="6413" w:author="Leon Sandler" w:date="2026-09-06T00:00:00Z">
        <w:r>
          <w:t xml:space="preserve"> </w:t>
        </w:r>
      </w:ins>
      <w:ins w:id="6414" w:author="Leon Sandler" w:date="2026-09-06T00:00:00Z">
        <w:r>
          <w:t>at</w:t>
        </w:r>
      </w:ins>
      <w:ins w:id="6415" w:author="Leon Sandler" w:date="2026-09-06T00:00:00Z">
        <w:r>
          <w:t xml:space="preserve"> </w:t>
        </w:r>
      </w:ins>
      <w:ins w:id="6416" w:author="Leon Sandler" w:date="2026-09-06T00:00:00Z">
        <w:r>
          <w:t>fixed</w:t>
        </w:r>
      </w:ins>
      <w:ins w:id="6417" w:author="Leon Sandler" w:date="2026-09-06T00:00:00Z">
        <w:r>
          <w:t xml:space="preserve"> </w:t>
        </w:r>
      </w:ins>
      <w:ins w:id="6418" w:author="Leon Sandler" w:date="2026-09-06T00:00:00Z">
        <w:r>
          <w:t>total</w:t>
        </w:r>
      </w:ins>
      <w:ins w:id="6419" w:author="Leon Sandler" w:date="2026-09-06T00:00:00Z">
        <w:r>
          <w:t xml:space="preserve"> </w:t>
        </w:r>
      </w:ins>
      <w:ins w:id="6420" w:author="Leon Sandler" w:date="2026-09-06T00:00:00Z">
        <w:r>
          <w:t>moment,</w:t>
        </w:r>
      </w:ins>
      <w:r>
        <w:t xml:space="preserve"> </w:t>
      </w:r>
      <w:r>
        <w:t>is</w:t>
      </w:r>
      <w:r>
        <w:t xml:space="preserve"> </w:t>
      </w:r>
      <w:r>
        <w:t>too</w:t>
      </w:r>
      <w:r>
        <w:t xml:space="preserve"> </w:t>
      </w:r>
      <w:r>
        <w:t>weak</w:t>
      </w:r>
      <w:r>
        <w:t xml:space="preserve"> </w:t>
      </w:r>
      <w:r>
        <w:t>to</w:t>
      </w:r>
      <w:ins w:id="6421" w:author="Leon Sandler" w:date="2026-09-06T00:00:00Z">
        <w:r>
          <w:t xml:space="preserve"> </w:t>
        </w:r>
      </w:ins>
      <w:ins w:id="6422" w:author="Leon Sandler" w:date="2026-09-06T00:00:00Z">
        <w:r>
          <w:t>fully</w:t>
        </w:r>
      </w:ins>
      <w:r>
        <w:t xml:space="preserve"> </w:t>
      </w:r>
      <w:r>
        <w:t>turn</w:t>
      </w:r>
      <w:r>
        <w:t xml:space="preserve"> </w:t>
      </w:r>
      <w:r>
        <w:t>a</w:t>
      </w:r>
      <w:r>
        <w:t xml:space="preserve"> </w:t>
      </w:r>
      <w:r>
        <w:t>10</w:t>
      </w:r>
      <w:r>
        <w:t xml:space="preserve"> </w:t>
      </w:r>
      <w:r>
        <w:t>MeV</w:t>
      </w:r>
      <w:r>
        <w:t xml:space="preserve"> </w:t>
      </w:r>
      <w:r>
        <w:t>proton</w:t>
      </w:r>
      <w:r>
        <w:t xml:space="preserve"> </w:t>
      </w:r>
      <w:r>
        <w:t>within</w:t>
      </w:r>
      <w:r>
        <w:t xml:space="preserve"> </w:t>
      </w:r>
      <w:r>
        <w:t>its</w:t>
      </w:r>
      <w:r>
        <w:t xml:space="preserve"> </w:t>
      </w:r>
      <w:ins w:id="6423" w:author="Leon Sandler" w:date="2026-09-06T00:00:00Z">
        <w:r>
          <w:t>assigned</w:t>
        </w:r>
      </w:ins>
      <w:ins w:id="6424" w:author="Leon Sandler" w:date="2026-09-06T00:00:00Z">
        <w:r>
          <w:t xml:space="preserve"> </w:t>
        </w:r>
      </w:ins>
      <w:r>
        <w:t>cell,</w:t>
      </w:r>
      <w:r>
        <w:t xml:space="preserve"> </w:t>
      </w:r>
      <w:del w:id="6425" w:author="Leon Sandler" w:date="2026-09-06T00:00:00Z">
        <w:r>
          <w:delText>while</w:delText>
        </w:r>
      </w:del>
      <w:ins w:id="6426" w:author="Leon Sandler" w:date="2026-09-06T00:00:00Z">
        <w:r>
          <w:t>so</w:t>
        </w:r>
      </w:ins>
      <w:ins w:id="6427" w:author="Leon Sandler" w:date="2026-09-06T00:00:00Z">
        <w:r>
          <w:t xml:space="preserve"> </w:t>
        </w:r>
      </w:ins>
      <w:ins w:id="6428" w:author="Leon Sandler" w:date="2026-09-06T00:00:00Z">
        <w:r>
          <w:t>flux</w:t>
        </w:r>
      </w:ins>
      <w:ins w:id="6429" w:author="Leon Sandler" w:date="2026-09-06T00:00:00Z">
        <w:r>
          <w:t xml:space="preserve"> </w:t>
        </w:r>
      </w:ins>
      <w:ins w:id="6430" w:author="Leon Sandler" w:date="2026-09-06T00:00:00Z">
        <w:r>
          <w:t>leaks</w:t>
        </w:r>
      </w:ins>
      <w:ins w:id="6431" w:author="Leon Sandler" w:date="2026-09-06T00:00:00Z">
        <w:r>
          <w:t xml:space="preserve"> </w:t>
        </w:r>
      </w:ins>
      <w:ins w:id="6432" w:author="Leon Sandler" w:date="2026-09-06T00:00:00Z">
        <w:r>
          <w:t>through</w:t>
        </w:r>
      </w:ins>
      <w:ins w:id="6433" w:author="Leon Sandler" w:date="2026-09-06T00:00:00Z">
        <w:r>
          <w:t xml:space="preserve"> </w:t>
        </w:r>
      </w:ins>
      <w:ins w:id="6434" w:author="Leon Sandler" w:date="2026-09-06T00:00:00Z">
        <w:r>
          <w:t>many</w:t>
        </w:r>
      </w:ins>
      <w:ins w:id="6435" w:author="Leon Sandler" w:date="2026-09-06T00:00:00Z">
        <w:r>
          <w:t xml:space="preserve"> </w:t>
        </w:r>
      </w:ins>
      <w:ins w:id="6436" w:author="Leon Sandler" w:date="2026-09-06T00:00:00Z">
        <w:r>
          <w:t>weak</w:t>
        </w:r>
      </w:ins>
      <w:ins w:id="6437" w:author="Leon Sandler" w:date="2026-09-06T00:00:00Z">
        <w:r>
          <w:t xml:space="preserve"> </w:t>
        </w:r>
      </w:ins>
      <w:ins w:id="6438" w:author="Leon Sandler" w:date="2026-09-06T00:00:00Z">
        <w:r>
          <w:t>apertures.</w:t>
        </w:r>
      </w:ins>
      <w:ins w:id="6439" w:author="Leon Sandler" w:date="2026-09-06T00:00:00Z">
        <w:r>
          <w:t xml:space="preserve"> </w:t>
        </w:r>
      </w:ins>
      <w:ins w:id="6440" w:author="Leon Sandler" w:date="2026-09-06T00:00:00Z">
        <w:r>
          <w:t>Conversely,</w:t>
        </w:r>
      </w:ins>
      <w:r>
        <w:t xml:space="preserve"> </w:t>
      </w:r>
      <w:r>
        <w:t>a</w:t>
      </w:r>
      <w:r>
        <w:t xml:space="preserve"> </w:t>
      </w:r>
      <w:r>
        <w:t>spacing</w:t>
      </w:r>
      <w:r>
        <w:t xml:space="preserve"> </w:t>
      </w:r>
      <w:ins w:id="6441" w:author="Leon Sandler" w:date="2026-09-06T00:00:00Z">
        <w:r>
          <w:t>large</w:t>
        </w:r>
      </w:ins>
      <w:ins w:id="6442" w:author="Leon Sandler" w:date="2026-09-06T00:00:00Z">
        <w:r>
          <w:t xml:space="preserve"> </w:t>
        </w:r>
      </w:ins>
      <w:ins w:id="6443" w:author="Leon Sandler" w:date="2026-09-06T00:00:00Z">
        <w:r>
          <w:t>enough</w:t>
        </w:r>
      </w:ins>
      <w:ins w:id="6444" w:author="Leon Sandler" w:date="2026-09-06T00:00:00Z">
        <w:r>
          <w:t xml:space="preserve"> </w:t>
        </w:r>
      </w:ins>
      <w:r>
        <w:t>that</w:t>
      </w:r>
      <w:del w:id="6445" w:author="Leon Sandler" w:date="2026-09-06T00:00:00Z">
        <w:r>
          <w:delText> </w:delText>
        </w:r>
      </w:del>
      <w:del w:id="6446" w:author="Leon Sandler" w:date="2026-09-06T00:00:00Z">
        <w:r>
          <w:delText>leaves</w:delText>
        </w:r>
      </w:del>
      <w:r>
        <w:t xml:space="preserve"> </w:t>
      </w:r>
      <w:r>
        <w:t>no</w:t>
      </w:r>
      <w:r>
        <w:t xml:space="preserve"> </w:t>
      </w:r>
      <w:r>
        <w:t>coil</w:t>
      </w:r>
      <w:ins w:id="6447" w:author="Leon Sandler" w:date="2026-09-06T00:00:00Z">
        <w:r>
          <w:t xml:space="preserve"> </w:t>
        </w:r>
      </w:ins>
      <w:ins w:id="6448" w:author="Leon Sandler" w:date="2026-09-06T00:00:00Z">
        <w:r>
          <w:t>sits</w:t>
        </w:r>
      </w:ins>
      <w:ins w:id="6449" w:author="Leon Sandler" w:date="2026-09-06T00:00:00Z">
        <w:r>
          <w:t xml:space="preserve"> </w:t>
        </w:r>
      </w:ins>
      <w:ins w:id="6450" w:author="Leon Sandler" w:date="2026-09-06T00:00:00Z">
        <w:r>
          <w:t>directly</w:t>
        </w:r>
      </w:ins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beam</w:t>
      </w:r>
      <w:r>
        <w:t xml:space="preserve"> </w:t>
      </w:r>
      <w:r>
        <w:t>axis</w:t>
      </w:r>
      <w:r>
        <w:t xml:space="preserve"> </w:t>
      </w:r>
      <w:r>
        <w:t>opens</w:t>
      </w:r>
      <w:r>
        <w:t xml:space="preserve"> </w:t>
      </w:r>
      <w:r>
        <w:t>a</w:t>
      </w:r>
      <w:r>
        <w:t xml:space="preserve"> </w:t>
      </w:r>
      <w:ins w:id="6451" w:author="Leon Sandler" w:date="2026-09-06T00:00:00Z">
        <w:r>
          <w:t>genuinely</w:t>
        </w:r>
      </w:ins>
      <w:ins w:id="6452" w:author="Leon Sandler" w:date="2026-09-06T00:00:00Z">
        <w:r>
          <w:t xml:space="preserve"> </w:t>
        </w:r>
      </w:ins>
      <w:r>
        <w:t>low-field</w:t>
      </w:r>
      <w:r>
        <w:t xml:space="preserve"> </w:t>
      </w:r>
      <w:r>
        <w:t>aperture</w:t>
      </w:r>
      <w:r>
        <w:t xml:space="preserve"> </w:t>
      </w:r>
      <w:r>
        <w:t>through</w:t>
      </w:r>
      <w:r>
        <w:t xml:space="preserve"> </w:t>
      </w:r>
      <w:r>
        <w:t>which</w:t>
      </w:r>
      <w:r>
        <w:t xml:space="preserve"> </w:t>
      </w:r>
      <w:r>
        <w:t>transmission</w:t>
      </w:r>
      <w:r>
        <w:t xml:space="preserve"> </w:t>
      </w:r>
      <w:r>
        <w:t>jumps</w:t>
      </w:r>
      <w:r>
        <w:t xml:space="preserve"> </w:t>
      </w:r>
      <w:del w:id="6453" w:author="Leon Sandler" w:date="2026-09-06T00:00:00Z">
        <w:r>
          <w:delText>sharply.</w:delText>
        </w:r>
      </w:del>
      <w:ins w:id="6454" w:author="Leon Sandler" w:date="2026-09-06T00:00:00Z">
        <w:r>
          <w:t>sharply,</w:t>
        </w:r>
      </w:ins>
      <w:ins w:id="6455" w:author="Leon Sandler" w:date="2026-09-06T00:00:00Z">
        <w:r>
          <w:t xml:space="preserve"> </w:t>
        </w:r>
      </w:ins>
      <w:ins w:id="6456" w:author="Leon Sandler" w:date="2026-09-06T00:00:00Z">
        <w:r>
          <w:t>because</w:t>
        </w:r>
      </w:ins>
      <w:ins w:id="6457" w:author="Leon Sandler" w:date="2026-09-06T00:00:00Z">
        <w:r>
          <w:t xml:space="preserve"> </w:t>
        </w:r>
      </w:ins>
      <w:ins w:id="6458" w:author="Leon Sandler" w:date="2026-09-06T00:00:00Z">
        <w:r>
          <w:t>a</w:t>
        </w:r>
      </w:ins>
      <w:ins w:id="6459" w:author="Leon Sandler" w:date="2026-09-06T00:00:00Z">
        <w:r>
          <w:t xml:space="preserve"> </w:t>
        </w:r>
      </w:ins>
      <w:ins w:id="6460" w:author="Leon Sandler" w:date="2026-09-06T00:00:00Z">
        <w:r>
          <w:t>particle</w:t>
        </w:r>
      </w:ins>
      <w:ins w:id="6461" w:author="Leon Sandler" w:date="2026-09-06T00:00:00Z">
        <w:r>
          <w:t xml:space="preserve"> </w:t>
        </w:r>
      </w:ins>
      <w:ins w:id="6462" w:author="Leon Sandler" w:date="2026-09-06T00:00:00Z">
        <w:r>
          <w:t>traveling</w:t>
        </w:r>
      </w:ins>
      <w:ins w:id="6463" w:author="Leon Sandler" w:date="2026-09-06T00:00:00Z">
        <w:r>
          <w:t xml:space="preserve"> </w:t>
        </w:r>
      </w:ins>
      <w:ins w:id="6464" w:author="Leon Sandler" w:date="2026-09-06T00:00:00Z">
        <w:r>
          <w:t>exactly</w:t>
        </w:r>
      </w:ins>
      <w:ins w:id="6465" w:author="Leon Sandler" w:date="2026-09-06T00:00:00Z">
        <w:r>
          <w:t xml:space="preserve"> </w:t>
        </w:r>
      </w:ins>
      <w:ins w:id="6466" w:author="Leon Sandler" w:date="2026-09-06T00:00:00Z">
        <w:r>
          <w:t>between</w:t>
        </w:r>
      </w:ins>
      <w:ins w:id="6467" w:author="Leon Sandler" w:date="2026-09-06T00:00:00Z">
        <w:r>
          <w:t xml:space="preserve"> </w:t>
        </w:r>
      </w:ins>
      <w:ins w:id="6468" w:author="Leon Sandler" w:date="2026-09-06T00:00:00Z">
        <w:r>
          <w:t>two</w:t>
        </w:r>
      </w:ins>
      <w:ins w:id="6469" w:author="Leon Sandler" w:date="2026-09-06T00:00:00Z">
        <w:r>
          <w:t xml:space="preserve"> </w:t>
        </w:r>
      </w:ins>
      <w:ins w:id="6470" w:author="Leon Sandler" w:date="2026-09-06T00:00:00Z">
        <w:r>
          <w:t>widely</w:t>
        </w:r>
      </w:ins>
      <w:ins w:id="6471" w:author="Leon Sandler" w:date="2026-09-06T00:00:00Z">
        <w:r>
          <w:t xml:space="preserve"> </w:t>
        </w:r>
      </w:ins>
      <w:ins w:id="6472" w:author="Leon Sandler" w:date="2026-09-06T00:00:00Z">
        <w:r>
          <w:t>separated</w:t>
        </w:r>
      </w:ins>
      <w:ins w:id="6473" w:author="Leon Sandler" w:date="2026-09-06T00:00:00Z">
        <w:r>
          <w:t xml:space="preserve"> </w:t>
        </w:r>
      </w:ins>
      <w:ins w:id="6474" w:author="Leon Sandler" w:date="2026-09-06T00:00:00Z">
        <w:r>
          <w:t>sites</w:t>
        </w:r>
      </w:ins>
      <w:ins w:id="6475" w:author="Leon Sandler" w:date="2026-09-06T00:00:00Z">
        <w:r>
          <w:t xml:space="preserve"> </w:t>
        </w:r>
      </w:ins>
      <w:ins w:id="6476" w:author="Leon Sandler" w:date="2026-09-06T00:00:00Z">
        <w:r>
          <w:t>experiences</w:t>
        </w:r>
      </w:ins>
      <w:ins w:id="6477" w:author="Leon Sandler" w:date="2026-09-06T00:00:00Z">
        <w:r>
          <w:t xml:space="preserve"> </w:t>
        </w:r>
      </w:ins>
      <w:ins w:id="6478" w:author="Leon Sandler" w:date="2026-09-06T00:00:00Z">
        <w:r>
          <w:t>almost</w:t>
        </w:r>
      </w:ins>
      <w:ins w:id="6479" w:author="Leon Sandler" w:date="2026-09-06T00:00:00Z">
        <w:r>
          <w:t xml:space="preserve"> </w:t>
        </w:r>
      </w:ins>
      <w:ins w:id="6480" w:author="Leon Sandler" w:date="2026-09-06T00:00:00Z">
        <w:r>
          <w:t>no</w:t>
        </w:r>
      </w:ins>
      <w:ins w:id="6481" w:author="Leon Sandler" w:date="2026-09-06T00:00:00Z">
        <w:r>
          <w:t xml:space="preserve"> </w:t>
        </w:r>
      </w:ins>
      <w:ins w:id="6482" w:author="Leon Sandler" w:date="2026-09-06T00:00:00Z">
        <w:r>
          <w:t>deflecting</w:t>
        </w:r>
      </w:ins>
      <w:ins w:id="6483" w:author="Leon Sandler" w:date="2026-09-06T00:00:00Z">
        <w:r>
          <w:t xml:space="preserve"> </w:t>
        </w:r>
      </w:ins>
      <w:ins w:id="6484" w:author="Leon Sandler" w:date="2026-09-06T00:00:00Z">
        <w:r>
          <w:t>field</w:t>
        </w:r>
      </w:ins>
      <w:ins w:id="6485" w:author="Leon Sandler" w:date="2026-09-06T00:00:00Z">
        <w:r>
          <w:t xml:space="preserve"> </w:t>
        </w:r>
      </w:ins>
      <w:ins w:id="6486" w:author="Leon Sandler" w:date="2026-09-06T00:00:00Z">
        <w:r>
          <w:t>at</w:t>
        </w:r>
      </w:ins>
      <w:ins w:id="6487" w:author="Leon Sandler" w:date="2026-09-06T00:00:00Z">
        <w:r>
          <w:t xml:space="preserve"> </w:t>
        </w:r>
      </w:ins>
      <w:ins w:id="6488" w:author="Leon Sandler" w:date="2026-09-06T00:00:00Z">
        <w:r>
          <w:t>all.</w:t>
        </w:r>
      </w:ins>
      <w:r>
        <w:t xml:space="preserve"> </w:t>
      </w:r>
      <w:r>
        <w:t>The</w:t>
      </w:r>
      <w:r>
        <w:t xml:space="preserve"> </w:t>
      </w:r>
      <w:r>
        <w:t>design</w:t>
      </w:r>
      <w:r>
        <w:t xml:space="preserve"> </w:t>
      </w:r>
      <w:r>
        <w:t>rule</w:t>
      </w:r>
      <w:ins w:id="6489" w:author="Leon Sandler" w:date="2026-09-06T00:00:00Z">
        <w:r>
          <w:t xml:space="preserve"> </w:t>
        </w:r>
      </w:ins>
      <w:ins w:id="6490" w:author="Leon Sandler" w:date="2026-09-06T00:00:00Z">
        <w:r>
          <w:t>that</w:t>
        </w:r>
      </w:ins>
      <w:ins w:id="6491" w:author="Leon Sandler" w:date="2026-09-06T00:00:00Z">
        <w:r>
          <w:t xml:space="preserve"> </w:t>
        </w:r>
      </w:ins>
      <w:ins w:id="6492" w:author="Leon Sandler" w:date="2026-09-06T00:00:00Z">
        <w:r>
          <w:t>follows</w:t>
        </w:r>
      </w:ins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filter,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wall:</w:t>
      </w:r>
      <w:r>
        <w:t xml:space="preserve"> </w:t>
      </w:r>
      <w:ins w:id="6493" w:author="Leon Sandler" w:date="2026-09-06T00:00:00Z">
        <w:r>
          <w:t>overall</w:t>
        </w:r>
      </w:ins>
      <w:ins w:id="6494" w:author="Leon Sandler" w:date="2026-09-06T00:00:00Z">
        <w:r>
          <w:t xml:space="preserve"> </w:t>
        </w:r>
      </w:ins>
      <w:ins w:id="6495" w:author="Leon Sandler" w:date="2026-09-06T00:00:00Z">
        <w:r>
          <w:t>shield</w:t>
        </w:r>
      </w:ins>
      <w:ins w:id="6496" w:author="Leon Sandler" w:date="2026-09-06T00:00:00Z">
        <w:r>
          <w:t xml:space="preserve"> </w:t>
        </w:r>
      </w:ins>
      <w:r>
        <w:t>performance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ins w:id="6497" w:author="Leon Sandler" w:date="2026-09-06T00:00:00Z">
        <w:r>
          <w:t>single</w:t>
        </w:r>
      </w:ins>
      <w:ins w:id="6498" w:author="Leon Sandler" w:date="2026-09-06T00:00:00Z">
        <w:r>
          <w:t xml:space="preserve"> </w:t>
        </w:r>
      </w:ins>
      <w:r>
        <w:t>weakest</w:t>
      </w:r>
      <w:r>
        <w:t xml:space="preserve"> </w:t>
      </w:r>
      <w:del w:id="6499" w:author="Leon Sandler" w:date="2026-09-06T00:00:00Z">
        <w:r>
          <w:delText>gap,</w:delText>
        </w:r>
      </w:del>
      <w:ins w:id="6500" w:author="Leon Sandler" w:date="2026-09-06T00:00:00Z">
        <w:r>
          <w:t>gap</w:t>
        </w:r>
      </w:ins>
      <w:ins w:id="6501" w:author="Leon Sandler" w:date="2026-09-06T00:00:00Z">
        <w:r>
          <w:t xml:space="preserve"> </w:t>
        </w:r>
      </w:ins>
      <w:ins w:id="6502" w:author="Leon Sandler" w:date="2026-09-06T00:00:00Z">
        <w:r>
          <w:t>in</w:t>
        </w:r>
      </w:ins>
      <w:ins w:id="6503" w:author="Leon Sandler" w:date="2026-09-06T00:00:00Z">
        <w:r>
          <w:t xml:space="preserve"> </w:t>
        </w:r>
      </w:ins>
      <w:ins w:id="6504" w:author="Leon Sandler" w:date="2026-09-06T00:00:00Z">
        <w:r>
          <w:t>the</w:t>
        </w:r>
      </w:ins>
      <w:ins w:id="6505" w:author="Leon Sandler" w:date="2026-09-06T00:00:00Z">
        <w:r>
          <w:t xml:space="preserve"> </w:t>
        </w:r>
      </w:ins>
      <w:ins w:id="6506" w:author="Leon Sandler" w:date="2026-09-06T00:00:00Z">
        <w:r>
          <w:t>array,</w:t>
        </w:r>
      </w:ins>
      <w:ins w:id="6507" w:author="Leon Sandler" w:date="2026-09-06T00:00:00Z">
        <w:r>
          <w:t xml:space="preserve"> </w:t>
        </w:r>
      </w:ins>
      <w:ins w:id="6508" w:author="Leon Sandler" w:date="2026-09-06T00:00:00Z">
        <w:r>
          <w:t>not</w:t>
        </w:r>
      </w:ins>
      <w:ins w:id="6509" w:author="Leon Sandler" w:date="2026-09-06T00:00:00Z">
        <w:r>
          <w:t xml:space="preserve"> </w:t>
        </w:r>
      </w:ins>
      <w:ins w:id="6510" w:author="Leon Sandler" w:date="2026-09-06T00:00:00Z">
        <w:r>
          <w:t>by</w:t>
        </w:r>
      </w:ins>
      <w:ins w:id="6511" w:author="Leon Sandler" w:date="2026-09-06T00:00:00Z">
        <w:r>
          <w:t xml:space="preserve"> </w:t>
        </w:r>
      </w:ins>
      <w:ins w:id="6512" w:author="Leon Sandler" w:date="2026-09-06T00:00:00Z">
        <w:r>
          <w:t>the</w:t>
        </w:r>
      </w:ins>
      <w:ins w:id="6513" w:author="Leon Sandler" w:date="2026-09-06T00:00:00Z">
        <w:r>
          <w:t xml:space="preserve"> </w:t>
        </w:r>
      </w:ins>
      <w:ins w:id="6514" w:author="Leon Sandler" w:date="2026-09-06T00:00:00Z">
        <w:r>
          <w:t>average</w:t>
        </w:r>
      </w:ins>
      <w:ins w:id="6515" w:author="Leon Sandler" w:date="2026-09-06T00:00:00Z">
        <w:r>
          <w:t xml:space="preserve"> </w:t>
        </w:r>
      </w:ins>
      <w:ins w:id="6516" w:author="Leon Sandler" w:date="2026-09-06T00:00:00Z">
        <w:r>
          <w:t>field</w:t>
        </w:r>
      </w:ins>
      <w:ins w:id="6517" w:author="Leon Sandler" w:date="2026-09-06T00:00:00Z">
        <w:r>
          <w:t xml:space="preserve"> </w:t>
        </w:r>
      </w:ins>
      <w:ins w:id="6518" w:author="Leon Sandler" w:date="2026-09-06T00:00:00Z">
        <w:r>
          <w:t>strength,</w:t>
        </w:r>
      </w:ins>
      <w:r>
        <w:t xml:space="preserve"> </w:t>
      </w:r>
      <w:r>
        <w:t>and</w:t>
      </w:r>
      <w:r>
        <w:t xml:space="preserve"> </w:t>
      </w:r>
      <w:r>
        <w:t>site</w:t>
      </w:r>
      <w:r>
        <w:t xml:space="preserve"> </w:t>
      </w:r>
      <w:r>
        <w:t>placement</w:t>
      </w:r>
      <w:ins w:id="6519" w:author="Leon Sandler" w:date="2026-09-06T00:00:00Z">
        <w:r>
          <w:t xml:space="preserve"> </w:t>
        </w:r>
      </w:ins>
      <w:ins w:id="6520" w:author="Leon Sandler" w:date="2026-09-06T00:00:00Z">
        <w:r>
          <w:t>during</w:t>
        </w:r>
      </w:ins>
      <w:ins w:id="6521" w:author="Leon Sandler" w:date="2026-09-06T00:00:00Z">
        <w:r>
          <w:t xml:space="preserve"> </w:t>
        </w:r>
      </w:ins>
      <w:ins w:id="6522" w:author="Leon Sandler" w:date="2026-09-06T00:00:00Z">
        <w:r>
          <w:t>any</w:t>
        </w:r>
      </w:ins>
      <w:ins w:id="6523" w:author="Leon Sandler" w:date="2026-09-06T00:00:00Z">
        <w:r>
          <w:t xml:space="preserve"> </w:t>
        </w:r>
      </w:ins>
      <w:ins w:id="6524" w:author="Leon Sandler" w:date="2026-09-06T00:00:00Z">
        <w:r>
          <w:t>real</w:t>
        </w:r>
      </w:ins>
      <w:ins w:id="6525" w:author="Leon Sandler" w:date="2026-09-06T00:00:00Z">
        <w:r>
          <w:t xml:space="preserve"> </w:t>
        </w:r>
      </w:ins>
      <w:ins w:id="6526" w:author="Leon Sandler" w:date="2026-09-06T00:00:00Z">
        <w:r>
          <w:t>deployment</w:t>
        </w:r>
      </w:ins>
      <w:r>
        <w:t xml:space="preserve"> </w:t>
      </w:r>
      <w:r>
        <w:t>must</w:t>
      </w:r>
      <w:r>
        <w:t xml:space="preserve"> </w:t>
      </w:r>
      <w:r>
        <w:t>guarantee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line</w:t>
      </w:r>
      <w:r>
        <w:t xml:space="preserve"> </w:t>
      </w:r>
      <w:r>
        <w:t>of</w:t>
      </w:r>
      <w:r>
        <w:t xml:space="preserve"> </w:t>
      </w:r>
      <w:r>
        <w:t>sight</w:t>
      </w:r>
      <w:ins w:id="6527" w:author="Leon Sandler" w:date="2026-09-06T00:00:00Z">
        <w:r>
          <w:t xml:space="preserve"> </w:t>
        </w:r>
      </w:ins>
      <w:ins w:id="6528" w:author="Leon Sandler" w:date="2026-09-06T00:00:00Z">
        <w:r>
          <w:t>from</w:t>
        </w:r>
      </w:ins>
      <w:ins w:id="6529" w:author="Leon Sandler" w:date="2026-09-06T00:00:00Z">
        <w:r>
          <w:t xml:space="preserve"> </w:t>
        </w:r>
      </w:ins>
      <w:ins w:id="6530" w:author="Leon Sandler" w:date="2026-09-06T00:00:00Z">
        <w:r>
          <w:t>outside</w:t>
        </w:r>
      </w:ins>
      <w:ins w:id="6531" w:author="Leon Sandler" w:date="2026-09-06T00:00:00Z">
        <w:r>
          <w:t xml:space="preserve"> </w:t>
        </w:r>
      </w:ins>
      <w:ins w:id="6532" w:author="Leon Sandler" w:date="2026-09-06T00:00:00Z">
        <w:r>
          <w:t>the</w:t>
        </w:r>
      </w:ins>
      <w:ins w:id="6533" w:author="Leon Sandler" w:date="2026-09-06T00:00:00Z">
        <w:r>
          <w:t xml:space="preserve"> </w:t>
        </w:r>
      </w:ins>
      <w:ins w:id="6534" w:author="Leon Sandler" w:date="2026-09-06T00:00:00Z">
        <w:r>
          <w:t>fence</w:t>
        </w:r>
      </w:ins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protected</w:t>
      </w:r>
      <w:r>
        <w:t xml:space="preserve"> </w:t>
      </w:r>
      <w:r>
        <w:t>zone</w:t>
      </w:r>
      <w:r>
        <w:t xml:space="preserve"> </w:t>
      </w:r>
      <w:r>
        <w:t>passes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gyroradius-turning</w:t>
      </w:r>
      <w:r>
        <w:t xml:space="preserve"> </w:t>
      </w:r>
      <w:r>
        <w:t>distance</w:t>
      </w:r>
      <w:r>
        <w:t xml:space="preserve"> </w:t>
      </w:r>
      <w:r>
        <w:t>of</w:t>
      </w:r>
      <w:r>
        <w:t xml:space="preserve"> </w:t>
      </w:r>
      <w:del w:id="6535" w:author="Leon Sandler" w:date="2026-09-06T00:00:00Z">
        <w:r>
          <w:delText>a</w:delText>
        </w:r>
      </w:del>
      <w:ins w:id="6536" w:author="Leon Sandler" w:date="2026-09-06T00:00:00Z">
        <w:r>
          <w:t>at</w:t>
        </w:r>
      </w:ins>
      <w:r>
        <w:t xml:space="preserve"> </w:t>
      </w:r>
      <w:del w:id="6537" w:author="Leon Sandler" w:date="2026-09-06T00:00:00Z">
        <w:r>
          <w:delText>source.</w:delText>
        </w:r>
      </w:del>
      <w:ins w:id="6538" w:author="Leon Sandler" w:date="2026-09-06T00:00:00Z">
        <w:r>
          <w:t>least</w:t>
        </w:r>
      </w:ins>
      <w:ins w:id="6539" w:author="Leon Sandler" w:date="2026-09-06T00:00:00Z">
        <w:r>
          <w:t xml:space="preserve"> </w:t>
        </w:r>
      </w:ins>
      <w:ins w:id="6540" w:author="Leon Sandler" w:date="2026-09-06T00:00:00Z">
        <w:r>
          <w:t>one</w:t>
        </w:r>
      </w:ins>
      <w:ins w:id="6541" w:author="Leon Sandler" w:date="2026-09-06T00:00:00Z">
        <w:r>
          <w:t xml:space="preserve"> </w:t>
        </w:r>
      </w:ins>
      <w:ins w:id="6542" w:author="Leon Sandler" w:date="2026-09-06T00:00:00Z">
        <w:r>
          <w:t>source</w:t>
        </w:r>
      </w:ins>
      <w:ins w:id="6543" w:author="Leon Sandler" w:date="2026-09-06T00:00:00Z">
        <w:r>
          <w:t xml:space="preserve"> </w:t>
        </w:r>
      </w:ins>
      <w:ins w:id="6544" w:author="Leon Sandler" w:date="2026-09-06T00:00:00Z">
        <w:r>
          <w:t>at</w:t>
        </w:r>
      </w:ins>
      <w:ins w:id="6545" w:author="Leon Sandler" w:date="2026-09-06T00:00:00Z">
        <w:r>
          <w:t xml:space="preserve"> </w:t>
        </w:r>
      </w:ins>
      <w:ins w:id="6546" w:author="Leon Sandler" w:date="2026-09-06T00:00:00Z">
        <w:r>
          <w:t>the</w:t>
        </w:r>
      </w:ins>
      <w:ins w:id="6547" w:author="Leon Sandler" w:date="2026-09-06T00:00:00Z">
        <w:r>
          <w:t xml:space="preserve"> </w:t>
        </w:r>
      </w:ins>
      <w:ins w:id="6548" w:author="Leon Sandler" w:date="2026-09-06T00:00:00Z">
        <w:r>
          <w:t>design</w:t>
        </w:r>
      </w:ins>
      <w:ins w:id="6549" w:author="Leon Sandler" w:date="2026-09-06T00:00:00Z">
        <w:r>
          <w:t xml:space="preserve"> </w:t>
        </w:r>
      </w:ins>
      <w:ins w:id="6550" w:author="Leon Sandler" w:date="2026-09-06T00:00:00Z">
        <w:r>
          <w:t>energy.</w:t>
        </w:r>
      </w:ins>
    </w:p>
    <w:p>
      <w:del w:id="6551" w:author="Leon Sandler" w:date="2026-09-06T00:00:00Z">
        <w:r>
          <w:delText>7.</w:delText>
        </w:r>
      </w:del>
      <w:ins w:id="6552" w:author="Leon Sandler" w:date="2026-09-06T00:00:00Z">
        <w:r>
          <w:t>6.3</w:t>
        </w:r>
      </w:ins>
      <w:r>
        <w:t xml:space="preserve"> </w:t>
      </w:r>
      <w:r>
        <w:t>Helical</w:t>
      </w:r>
      <w:r>
        <w:t xml:space="preserve"> </w:t>
      </w:r>
      <w:del w:id="6553" w:author="Leon Sandler" w:date="2026-09-06T00:00:00Z">
        <w:r>
          <w:delText>Winding:</w:delText>
        </w:r>
      </w:del>
      <w:ins w:id="6554" w:author="Leon Sandler" w:date="2026-09-06T00:00:00Z">
        <w:r>
          <w:t>winding:</w:t>
        </w:r>
      </w:ins>
      <w:r>
        <w:t xml:space="preserve"> </w:t>
      </w:r>
      <w:del w:id="6555" w:author="Leon Sandler" w:date="2026-09-06T00:00:00Z">
        <w:r>
          <w:delText>A</w:delText>
        </w:r>
      </w:del>
      <w:ins w:id="6556" w:author="Leon Sandler" w:date="2026-09-06T00:00:00Z">
        <w:r>
          <w:t>a</w:t>
        </w:r>
      </w:ins>
      <w:r>
        <w:t xml:space="preserve"> </w:t>
      </w:r>
      <w:del w:id="6557" w:author="Leon Sandler" w:date="2026-09-06T00:00:00Z">
        <w:r>
          <w:delText>Secondary</w:delText>
        </w:r>
      </w:del>
      <w:ins w:id="6558" w:author="Leon Sandler" w:date="2026-09-06T00:00:00Z">
        <w:r>
          <w:t>secondary</w:t>
        </w:r>
      </w:ins>
      <w:r>
        <w:t xml:space="preserve"> </w:t>
      </w:r>
      <w:del w:id="6559" w:author="Leon Sandler" w:date="2026-09-06T00:00:00Z">
        <w:r>
          <w:delText>Finding</w:delText>
        </w:r>
      </w:del>
      <w:ins w:id="6560" w:author="Leon Sandler" w:date="2026-09-06T00:00:00Z">
        <w:r>
          <w:t>finding</w:t>
        </w:r>
      </w:ins>
    </w:p>
    <w:p>
      <w:r>
        <w:t>Rotating</w:t>
      </w:r>
      <w:r>
        <w:t xml:space="preserve"> </w:t>
      </w:r>
      <w:r>
        <w:t>the</w:t>
      </w:r>
      <w:r>
        <w:t xml:space="preserve"> </w:t>
      </w:r>
      <w:r>
        <w:t>array's</w:t>
      </w:r>
      <w:ins w:id="6561" w:author="Leon Sandler" w:date="2026-09-06T00:00:00Z">
        <w:r>
          <w:t xml:space="preserve"> </w:t>
        </w:r>
      </w:ins>
      <w:ins w:id="6562" w:author="Leon Sandler" w:date="2026-09-06T00:00:00Z">
        <w:r>
          <w:t>dipole</w:t>
        </w:r>
      </w:ins>
      <w:r>
        <w:t xml:space="preserve"> </w:t>
      </w:r>
      <w:r>
        <w:t>moments</w:t>
      </w:r>
      <w:r>
        <w:t xml:space="preserve"> </w:t>
      </w:r>
      <w:r>
        <w:t>helically</w:t>
      </w:r>
      <w:r>
        <w:t xml:space="preserve"> </w:t>
      </w:r>
      <w:r>
        <w:t>along</w:t>
      </w:r>
      <w:r>
        <w:t xml:space="preserve"> </w:t>
      </w:r>
      <w:r>
        <w:t>the</w:t>
      </w:r>
      <w:r>
        <w:t xml:space="preserve"> </w:t>
      </w:r>
      <w:del w:id="6563" w:author="Leon Sandler" w:date="2026-09-06T00:00:00Z">
        <w:r>
          <w:delText>fence</w:delText>
        </w:r>
      </w:del>
      <w:ins w:id="6564" w:author="Leon Sandler" w:date="2026-09-06T00:00:00Z">
        <w:r>
          <w:t>fence,</w:t>
        </w:r>
      </w:ins>
      <w:ins w:id="6565" w:author="Leon Sandler" w:date="2026-09-06T00:00:00Z">
        <w:r>
          <w:t xml:space="preserve"> </w:t>
        </w:r>
      </w:ins>
      <w:ins w:id="6566" w:author="Leon Sandler" w:date="2026-09-06T00:00:00Z">
        <w:r>
          <w:t>rather</w:t>
        </w:r>
      </w:ins>
      <w:ins w:id="6567" w:author="Leon Sandler" w:date="2026-09-06T00:00:00Z">
        <w:r>
          <w:t xml:space="preserve"> </w:t>
        </w:r>
      </w:ins>
      <w:ins w:id="6568" w:author="Leon Sandler" w:date="2026-09-06T00:00:00Z">
        <w:r>
          <w:t>than</w:t>
        </w:r>
      </w:ins>
      <w:ins w:id="6569" w:author="Leon Sandler" w:date="2026-09-06T00:00:00Z">
        <w:r>
          <w:t xml:space="preserve"> </w:t>
        </w:r>
      </w:ins>
      <w:ins w:id="6570" w:author="Leon Sandler" w:date="2026-09-06T00:00:00Z">
        <w:r>
          <w:t>alternating</w:t>
        </w:r>
      </w:ins>
      <w:ins w:id="6571" w:author="Leon Sandler" w:date="2026-09-06T00:00:00Z">
        <w:r>
          <w:t xml:space="preserve"> </w:t>
        </w:r>
      </w:ins>
      <w:ins w:id="6572" w:author="Leon Sandler" w:date="2026-09-06T00:00:00Z">
        <w:r>
          <w:t>between</w:t>
        </w:r>
      </w:ins>
      <w:ins w:id="6573" w:author="Leon Sandler" w:date="2026-09-06T00:00:00Z">
        <w:r>
          <w:t xml:space="preserve"> </w:t>
        </w:r>
      </w:ins>
      <w:ins w:id="6574" w:author="Leon Sandler" w:date="2026-09-06T00:00:00Z">
        <w:r>
          <w:t>two</w:t>
        </w:r>
      </w:ins>
      <w:ins w:id="6575" w:author="Leon Sandler" w:date="2026-09-06T00:00:00Z">
        <w:r>
          <w:t xml:space="preserve"> </w:t>
        </w:r>
      </w:ins>
      <w:ins w:id="6576" w:author="Leon Sandler" w:date="2026-09-06T00:00:00Z">
        <w:r>
          <w:t>fixed</w:t>
        </w:r>
      </w:ins>
      <w:ins w:id="6577" w:author="Leon Sandler" w:date="2026-09-06T00:00:00Z">
        <w:r>
          <w:t xml:space="preserve"> </w:t>
        </w:r>
      </w:ins>
      <w:ins w:id="6578" w:author="Leon Sandler" w:date="2026-09-06T00:00:00Z">
        <w:r>
          <w:t>orientations,</w:t>
        </w:r>
      </w:ins>
      <w:r>
        <w:t xml:space="preserve"> </w:t>
      </w:r>
      <w:r>
        <w:t>introduces</w:t>
      </w:r>
      <w:r>
        <w:t xml:space="preserve"> </w:t>
      </w:r>
      <w:r>
        <w:t>a</w:t>
      </w:r>
      <w:ins w:id="6579" w:author="Leon Sandler" w:date="2026-09-06T00:00:00Z">
        <w:r>
          <w:t xml:space="preserve"> </w:t>
        </w:r>
      </w:ins>
      <w:ins w:id="6580" w:author="Leon Sandler" w:date="2026-09-06T00:00:00Z">
        <w:r>
          <w:t>measurable</w:t>
        </w:r>
      </w:ins>
      <w:r>
        <w:t xml:space="preserve"> </w:t>
      </w:r>
      <w:r>
        <w:t>handedness-selective</w:t>
      </w:r>
      <w:r>
        <w:t xml:space="preserve"> </w:t>
      </w:r>
      <w:r>
        <w:t>transport</w:t>
      </w:r>
      <w:r>
        <w:t xml:space="preserve"> </w:t>
      </w:r>
      <w:r>
        <w:t>property.</w:t>
      </w:r>
      <w:r>
        <w:t xml:space="preserve"> </w:t>
      </w:r>
      <w:r>
        <w:t>Above</w:t>
      </w:r>
      <w:r>
        <w:t xml:space="preserve"> </w:t>
      </w:r>
      <w:r>
        <w:t>a</w:t>
      </w:r>
      <w:r>
        <w:t xml:space="preserve"> </w:t>
      </w:r>
      <w:r>
        <w:t>sampling</w:t>
      </w:r>
      <w:r>
        <w:t xml:space="preserve"> </w:t>
      </w:r>
      <w:r>
        <w:t>threshold</w:t>
      </w:r>
      <w:r>
        <w:t xml:space="preserve"> </w:t>
      </w:r>
      <w:del w:id="6581" w:author="Leon Sandler" w:date="2026-09-06T00:00:00Z">
        <w:r>
          <w:delText>(winding</w:delText>
        </w:r>
      </w:del>
      <w:ins w:id="6582" w:author="Leon Sandler" w:date="2026-09-06T00:00:00Z">
        <w:r>
          <w:t>—</w:t>
        </w:r>
      </w:ins>
      <w:ins w:id="6583" w:author="Leon Sandler" w:date="2026-09-06T00:00:00Z">
        <w:r>
          <w:t xml:space="preserve"> </w:t>
        </w:r>
      </w:ins>
      <w:ins w:id="6584" w:author="Leon Sandler" w:date="2026-09-06T00:00:00Z">
        <w:r>
          <w:t>winding</w:t>
        </w:r>
      </w:ins>
      <w:r>
        <w:t xml:space="preserve"> </w:t>
      </w:r>
      <w:r>
        <w:t>pitch</w:t>
      </w:r>
      <w:r>
        <w:t xml:space="preserve"> </w:t>
      </w:r>
      <w:r>
        <w:t>Λ</w:t>
      </w:r>
      <w:r>
        <w:t xml:space="preserve"> </w:t>
      </w:r>
      <w:r>
        <w:t>greater</w:t>
      </w:r>
      <w:r>
        <w:t xml:space="preserve"> </w:t>
      </w:r>
      <w:r>
        <w:t>than</w:t>
      </w:r>
      <w:r>
        <w:t xml:space="preserve"> </w:t>
      </w:r>
      <w:r>
        <w:t>twice</w:t>
      </w:r>
      <w:r>
        <w:t xml:space="preserve"> </w:t>
      </w:r>
      <w:r>
        <w:t>the</w:t>
      </w:r>
      <w:r>
        <w:t xml:space="preserve"> </w:t>
      </w:r>
      <w:r>
        <w:t>site</w:t>
      </w:r>
      <w:r>
        <w:t xml:space="preserve"> </w:t>
      </w:r>
      <w:del w:id="6585" w:author="Leon Sandler" w:date="2026-09-06T00:00:00Z">
        <w:r>
          <w:delText>spacing</w:delText>
        </w:r>
      </w:del>
      <w:del w:id="6586" w:author="Leon Sandler" w:date="2026-09-06T00:00:00Z">
        <w:r>
          <w:delText> </w:delText>
        </w:r>
      </w:del>
      <w:del w:id="6587" w:author="Leon Sandler" w:date="2026-09-06T00:00:00Z">
        <w:r>
          <w:delText>—</w:delText>
        </w:r>
      </w:del>
      <w:ins w:id="6588" w:author="Leon Sandler" w:date="2026-09-06T00:00:00Z">
        <w:r>
          <w:t>spacing,</w:t>
        </w:r>
      </w:ins>
      <w:r>
        <w:t xml:space="preserve"> </w:t>
      </w:r>
      <w:r>
        <w:t>an</w:t>
      </w:r>
      <w:r>
        <w:t xml:space="preserve"> </w:t>
      </w:r>
      <w:r>
        <w:t>exact</w:t>
      </w:r>
      <w:r>
        <w:t xml:space="preserve"> </w:t>
      </w:r>
      <w:r>
        <w:t>geometric</w:t>
      </w:r>
      <w:r>
        <w:t xml:space="preserve"> </w:t>
      </w:r>
      <w:r>
        <w:t>analog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Nyquist</w:t>
      </w:r>
      <w:r>
        <w:t xml:space="preserve"> </w:t>
      </w:r>
      <w:del w:id="6589" w:author="Leon Sandler" w:date="2026-09-06T00:00:00Z">
        <w:r>
          <w:delText>criterion),</w:delText>
        </w:r>
      </w:del>
      <w:ins w:id="6590" w:author="Leon Sandler" w:date="2026-09-06T00:00:00Z">
        <w:r>
          <w:t>sampling</w:t>
        </w:r>
      </w:ins>
      <w:ins w:id="6591" w:author="Leon Sandler" w:date="2026-09-06T00:00:00Z">
        <w:r>
          <w:t xml:space="preserve"> </w:t>
        </w:r>
      </w:ins>
      <w:ins w:id="6592" w:author="Leon Sandler" w:date="2026-09-06T00:00:00Z">
        <w:r>
          <w:t>criterion</w:t>
        </w:r>
      </w:ins>
      <w:ins w:id="6593" w:author="Leon Sandler" w:date="2026-09-06T00:00:00Z">
        <w:r>
          <w:t xml:space="preserve"> </w:t>
        </w:r>
      </w:ins>
      <w:ins w:id="6594" w:author="Leon Sandler" w:date="2026-09-06T00:00:00Z">
        <w:r>
          <w:t>familiar</w:t>
        </w:r>
      </w:ins>
      <w:ins w:id="6595" w:author="Leon Sandler" w:date="2026-09-06T00:00:00Z">
        <w:r>
          <w:t xml:space="preserve"> </w:t>
        </w:r>
      </w:ins>
      <w:ins w:id="6596" w:author="Leon Sandler" w:date="2026-09-06T00:00:00Z">
        <w:r>
          <w:t>from</w:t>
        </w:r>
      </w:ins>
      <w:ins w:id="6597" w:author="Leon Sandler" w:date="2026-09-06T00:00:00Z">
        <w:r>
          <w:t xml:space="preserve"> </w:t>
        </w:r>
      </w:ins>
      <w:ins w:id="6598" w:author="Leon Sandler" w:date="2026-09-06T00:00:00Z">
        <w:r>
          <w:t>signal</w:t>
        </w:r>
      </w:ins>
      <w:ins w:id="6599" w:author="Leon Sandler" w:date="2026-09-06T00:00:00Z">
        <w:r>
          <w:t xml:space="preserve"> </w:t>
        </w:r>
      </w:ins>
      <w:ins w:id="6600" w:author="Leon Sandler" w:date="2026-09-06T00:00:00Z">
        <w:r>
          <w:t>processing</w:t>
        </w:r>
      </w:ins>
      <w:ins w:id="6601" w:author="Leon Sandler" w:date="2026-09-06T00:00:00Z">
        <w:r>
          <w:t xml:space="preserve"> </w:t>
        </w:r>
      </w:ins>
      <w:ins w:id="6602" w:author="Leon Sandler" w:date="2026-09-06T00:00:00Z">
        <w:r>
          <w:t>—</w:t>
        </w:r>
      </w:ins>
      <w:r>
        <w:t xml:space="preserve"> </w:t>
      </w:r>
      <w:r>
        <w:t>right-</w:t>
      </w:r>
      <w:r>
        <w:t xml:space="preserve"> </w:t>
      </w:r>
      <w:r>
        <w:t>and</w:t>
      </w:r>
      <w:r>
        <w:t xml:space="preserve"> </w:t>
      </w:r>
      <w:r>
        <w:t>left-handed</w:t>
      </w:r>
      <w:r>
        <w:t xml:space="preserve"> </w:t>
      </w:r>
      <w:r>
        <w:t>windings</w:t>
      </w:r>
      <w:r>
        <w:t xml:space="preserve"> </w:t>
      </w:r>
      <w:r>
        <w:t>transmit</w:t>
      </w:r>
      <w:r>
        <w:t xml:space="preserve"> </w:t>
      </w:r>
      <w:r>
        <w:t>measurably</w:t>
      </w:r>
      <w:r>
        <w:t xml:space="preserve"> </w:t>
      </w:r>
      <w:r>
        <w:t>different</w:t>
      </w:r>
      <w:r>
        <w:t xml:space="preserve"> </w:t>
      </w:r>
      <w:r>
        <w:t>fractions</w:t>
      </w:r>
      <w:r>
        <w:t xml:space="preserve"> </w:t>
      </w:r>
      <w:r>
        <w:t>of</w:t>
      </w:r>
      <w:r>
        <w:t xml:space="preserve"> </w:t>
      </w:r>
      <w:r>
        <w:t>incident</w:t>
      </w:r>
      <w:r>
        <w:t xml:space="preserve"> </w:t>
      </w:r>
      <w:r>
        <w:t>flux;</w:t>
      </w:r>
      <w:r>
        <w:t xml:space="preserve"> </w:t>
      </w:r>
      <w:r>
        <w:t>at</w:t>
      </w:r>
      <w:r>
        <w:t xml:space="preserve"> </w:t>
      </w:r>
      <w:r>
        <w:t>Λ</w:t>
      </w:r>
      <w:r>
        <w:t xml:space="preserve"> </w:t>
      </w:r>
      <w:r>
        <w:t>=</w:t>
      </w:r>
      <w:r>
        <w:t xml:space="preserve"> </w:t>
      </w:r>
      <w:r>
        <w:t>400</w:t>
      </w:r>
      <w:r>
        <w:t xml:space="preserve"> </w:t>
      </w:r>
      <w:r>
        <w:t>m</w:t>
      </w:r>
      <w:r>
        <w:t xml:space="preserve"> </w:t>
      </w:r>
      <w:r>
        <w:t>the</w:t>
      </w:r>
      <w:r>
        <w:t xml:space="preserve"> </w:t>
      </w:r>
      <w:r>
        <w:t>discrimination</w:t>
      </w:r>
      <w:r>
        <w:t xml:space="preserve"> </w:t>
      </w:r>
      <w:r>
        <w:t>reaches</w:t>
      </w:r>
      <w:r>
        <w:t xml:space="preserve"> </w:t>
      </w:r>
      <w:r>
        <w:t>a</w:t>
      </w:r>
      <w:r>
        <w:t xml:space="preserve"> </w:t>
      </w:r>
      <w:r>
        <w:t>factor</w:t>
      </w:r>
      <w:r>
        <w:t xml:space="preserve"> </w:t>
      </w:r>
      <w:r>
        <w:t>of</w:t>
      </w:r>
      <w:r>
        <w:t xml:space="preserve"> </w:t>
      </w:r>
      <w:r>
        <w:t>ten</w:t>
      </w:r>
      <w:r>
        <w:t xml:space="preserve"> </w:t>
      </w:r>
      <w:r>
        <w:t>at</w:t>
      </w:r>
      <w:r>
        <w:t xml:space="preserve"> </w:t>
      </w:r>
      <w:r>
        <w:t>3</w:t>
      </w:r>
      <w:r>
        <w:t xml:space="preserve"> </w:t>
      </w:r>
      <w:r>
        <w:t>MeV.</w:t>
      </w:r>
      <w:r>
        <w:t xml:space="preserve"> </w:t>
      </w:r>
      <w:r>
        <w:t>We</w:t>
      </w:r>
      <w:r>
        <w:t xml:space="preserve"> </w:t>
      </w:r>
      <w:r>
        <w:t>report</w:t>
      </w:r>
      <w:r>
        <w:t xml:space="preserve"> </w:t>
      </w:r>
      <w:r>
        <w:t>this</w:t>
      </w:r>
      <w:r>
        <w:t xml:space="preserve"> </w:t>
      </w:r>
      <w:ins w:id="6603" w:author="Leon Sandler" w:date="2026-09-06T00:00:00Z">
        <w:r>
          <w:t>chiral-transport</w:t>
        </w:r>
      </w:ins>
      <w:ins w:id="6604" w:author="Leon Sandler" w:date="2026-09-06T00:00:00Z">
        <w:r>
          <w:t xml:space="preserve"> </w:t>
        </w:r>
      </w:ins>
      <w:ins w:id="6605" w:author="Leon Sandler" w:date="2026-09-06T00:00:00Z">
        <w:r>
          <w:t>effect</w:t>
        </w:r>
      </w:ins>
      <w:ins w:id="6606" w:author="Leon Sandler" w:date="2026-09-06T00:00:00Z">
        <w:r>
          <w:t xml:space="preserve"> </w:t>
        </w:r>
      </w:ins>
      <w:r>
        <w:t>as</w:t>
      </w:r>
      <w:r>
        <w:t xml:space="preserve"> </w:t>
      </w:r>
      <w:r>
        <w:t>a</w:t>
      </w:r>
      <w:r>
        <w:t xml:space="preserve"> </w:t>
      </w:r>
      <w:r>
        <w:t>reproducible</w:t>
      </w:r>
      <w:r>
        <w:t xml:space="preserve"> </w:t>
      </w:r>
      <w:r>
        <w:t>secondary</w:t>
      </w:r>
      <w:r>
        <w:t xml:space="preserve"> </w:t>
      </w:r>
      <w:r>
        <w:t>physical</w:t>
      </w:r>
      <w:r>
        <w:t xml:space="preserve"> </w:t>
      </w:r>
      <w:r>
        <w:t>finding</w:t>
      </w:r>
      <w:r>
        <w:t xml:space="preserve"> </w:t>
      </w:r>
      <w:ins w:id="6607" w:author="Leon Sandler" w:date="2026-09-06T00:00:00Z">
        <w:r>
          <w:t>of</w:t>
        </w:r>
      </w:ins>
      <w:ins w:id="6608" w:author="Leon Sandler" w:date="2026-09-06T00:00:00Z">
        <w:r>
          <w:t xml:space="preserve"> </w:t>
        </w:r>
      </w:ins>
      <w:ins w:id="6609" w:author="Leon Sandler" w:date="2026-09-06T00:00:00Z">
        <w:r>
          <w:t>the</w:t>
        </w:r>
      </w:ins>
      <w:ins w:id="6610" w:author="Leon Sandler" w:date="2026-09-06T00:00:00Z">
        <w:r>
          <w:t xml:space="preserve"> </w:t>
        </w:r>
      </w:ins>
      <w:ins w:id="6611" w:author="Leon Sandler" w:date="2026-09-06T00:00:00Z">
        <w:r>
          <w:t>underlying</w:t>
        </w:r>
      </w:ins>
      <w:ins w:id="6612" w:author="Leon Sandler" w:date="2026-09-06T00:00:00Z">
        <w:r>
          <w:t xml:space="preserve"> </w:t>
        </w:r>
      </w:ins>
      <w:ins w:id="6613" w:author="Leon Sandler" w:date="2026-09-06T00:00:00Z">
        <w:r>
          <w:t>simulation</w:t>
        </w:r>
      </w:ins>
      <w:ins w:id="6614" w:author="Leon Sandler" w:date="2026-09-06T00:00:00Z">
        <w:r>
          <w:t xml:space="preserve"> </w:t>
        </w:r>
      </w:ins>
      <w:r>
        <w:t>rather</w:t>
      </w:r>
      <w:r>
        <w:t xml:space="preserve"> </w:t>
      </w:r>
      <w:r>
        <w:t>than</w:t>
      </w:r>
      <w:ins w:id="6615" w:author="Leon Sandler" w:date="2026-09-06T00:00:00Z">
        <w:r>
          <w:t xml:space="preserve"> </w:t>
        </w:r>
      </w:ins>
      <w:ins w:id="6616" w:author="Leon Sandler" w:date="2026-09-06T00:00:00Z">
        <w:r>
          <w:t>as</w:t>
        </w:r>
      </w:ins>
      <w:r>
        <w:t xml:space="preserve"> </w:t>
      </w:r>
      <w:r>
        <w:t>a</w:t>
      </w:r>
      <w:r>
        <w:t xml:space="preserve"> </w:t>
      </w:r>
      <w:r>
        <w:t>headline</w:t>
      </w:r>
      <w:r>
        <w:t xml:space="preserve"> </w:t>
      </w:r>
      <w:r>
        <w:t>contribution</w:t>
      </w:r>
      <w:r>
        <w:t xml:space="preserve"> </w:t>
      </w:r>
      <w:r>
        <w:t>of</w:t>
      </w:r>
      <w:r>
        <w:t xml:space="preserve"> </w:t>
      </w:r>
      <w:del w:id="6617" w:author="Leon Sandler" w:date="2026-09-06T00:00:00Z">
        <w:r>
          <w:delText>this</w:delText>
        </w:r>
      </w:del>
      <w:ins w:id="6618" w:author="Leon Sandler" w:date="2026-09-06T00:00:00Z">
        <w:r>
          <w:t>the</w:t>
        </w:r>
      </w:ins>
      <w:ins w:id="6619" w:author="Leon Sandler" w:date="2026-09-06T00:00:00Z">
        <w:r>
          <w:t xml:space="preserve"> </w:t>
        </w:r>
      </w:ins>
      <w:ins w:id="6620" w:author="Leon Sandler" w:date="2026-09-06T00:00:00Z">
        <w:r>
          <w:t>present</w:t>
        </w:r>
      </w:ins>
      <w:r>
        <w:t xml:space="preserve"> </w:t>
      </w:r>
      <w:r>
        <w:t>paper,</w:t>
      </w:r>
      <w:r>
        <w:t xml:space="preserve"> </w:t>
      </w:r>
      <w:r>
        <w:t>since</w:t>
      </w:r>
      <w:r>
        <w:t xml:space="preserve"> </w:t>
      </w:r>
      <w:r>
        <w:t>the</w:t>
      </w:r>
      <w:r>
        <w:t xml:space="preserve"> </w:t>
      </w:r>
      <w:del w:id="6621" w:author="Leon Sandler" w:date="2026-09-06T00:00:00Z">
        <w:r>
          <w:delText>present</w:delText>
        </w:r>
      </w:del>
      <w:del w:id="6622" w:author="Leon Sandler" w:date="2026-09-06T00:00:00Z">
        <w:r>
          <w:delText> </w:delText>
        </w:r>
      </w:del>
      <w:del w:id="6623" w:author="Leon Sandler" w:date="2026-09-06T00:00:00Z">
        <w:r>
          <w:delText>work's</w:delText>
        </w:r>
      </w:del>
      <w:del w:id="6624" w:author="Leon Sandler" w:date="2026-09-06T00:00:00Z">
        <w:r>
          <w:delText> </w:delText>
        </w:r>
      </w:del>
      <w:r>
        <w:t>primary</w:t>
      </w:r>
      <w:r>
        <w:t xml:space="preserve"> </w:t>
      </w:r>
      <w:r>
        <w:t>focus</w:t>
      </w:r>
      <w:ins w:id="6625" w:author="Leon Sandler" w:date="2026-09-06T00:00:00Z">
        <w:r>
          <w:t xml:space="preserve"> </w:t>
        </w:r>
      </w:ins>
      <w:ins w:id="6626" w:author="Leon Sandler" w:date="2026-09-06T00:00:00Z">
        <w:r>
          <w:t>of</w:t>
        </w:r>
      </w:ins>
      <w:ins w:id="6627" w:author="Leon Sandler" w:date="2026-09-06T00:00:00Z">
        <w:r>
          <w:t xml:space="preserve"> </w:t>
        </w:r>
      </w:ins>
      <w:ins w:id="6628" w:author="Leon Sandler" w:date="2026-09-06T00:00:00Z">
        <w:r>
          <w:t>this</w:t>
        </w:r>
      </w:ins>
      <w:ins w:id="6629" w:author="Leon Sandler" w:date="2026-09-06T00:00:00Z">
        <w:r>
          <w:t xml:space="preserve"> </w:t>
        </w:r>
      </w:ins>
      <w:ins w:id="6630" w:author="Leon Sandler" w:date="2026-09-06T00:00:00Z">
        <w:r>
          <w:t>work</w:t>
        </w:r>
      </w:ins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engineering</w:t>
      </w:r>
      <w:r>
        <w:t xml:space="preserve"> </w:t>
      </w:r>
      <w:r>
        <w:t>and</w:t>
      </w:r>
      <w:r>
        <w:t xml:space="preserve"> </w:t>
      </w:r>
      <w:r>
        <w:t>mass-architecture</w:t>
      </w:r>
      <w:r>
        <w:t xml:space="preserve"> </w:t>
      </w:r>
      <w:r>
        <w:t>questions</w:t>
      </w:r>
      <w:r>
        <w:t xml:space="preserve"> </w:t>
      </w:r>
      <w:r>
        <w:t>of</w:t>
      </w:r>
      <w:r>
        <w:t xml:space="preserve"> </w:t>
      </w:r>
      <w:r>
        <w:t>Sections</w:t>
      </w:r>
      <w:r>
        <w:t xml:space="preserve"> </w:t>
      </w:r>
      <w:del w:id="6631" w:author="Leon Sandler" w:date="2026-09-06T00:00:00Z">
        <w:r>
          <w:delText>8-11;</w:delText>
        </w:r>
      </w:del>
      <w:ins w:id="6632" w:author="Leon Sandler" w:date="2026-09-06T00:00:00Z">
        <w:r>
          <w:t>7–9.</w:t>
        </w:r>
      </w:ins>
      <w:ins w:id="6633" w:author="Leon Sandler" w:date="2026-09-06T00:00:00Z">
        <w:r>
          <w:t xml:space="preserve"> </w:t>
        </w:r>
      </w:ins>
      <w:ins w:id="6634" w:author="Leon Sandler" w:date="2026-09-06T00:00:00Z">
        <w:r>
          <w:t>The</w:t>
        </w:r>
      </w:ins>
      <w:ins w:id="6635" w:author="Leon Sandler" w:date="2026-09-06T00:00:00Z">
        <w:r>
          <w:t xml:space="preserve"> </w:t>
        </w:r>
      </w:ins>
      <w:ins w:id="6636" w:author="Leon Sandler" w:date="2026-09-06T00:00:00Z">
        <w:r>
          <w:t>effect</w:t>
        </w:r>
      </w:ins>
      <w:ins w:id="6637" w:author="Leon Sandler" w:date="2026-09-06T00:00:00Z">
        <w:r>
          <w:t xml:space="preserve"> </w:t>
        </w:r>
      </w:ins>
      <w:ins w:id="6638" w:author="Leon Sandler" w:date="2026-09-06T00:00:00Z">
        <w:r>
          <w:t>is</w:t>
        </w:r>
      </w:ins>
      <w:ins w:id="6639" w:author="Leon Sandler" w:date="2026-09-06T00:00:00Z">
        <w:r>
          <w:t xml:space="preserve"> </w:t>
        </w:r>
      </w:ins>
      <w:ins w:id="6640" w:author="Leon Sandler" w:date="2026-09-06T00:00:00Z">
        <w:r>
          <w:t>nonetheless</w:t>
        </w:r>
      </w:ins>
      <w:ins w:id="6641" w:author="Leon Sandler" w:date="2026-09-06T00:00:00Z">
        <w:r>
          <w:t xml:space="preserve"> </w:t>
        </w:r>
      </w:ins>
      <w:ins w:id="6642" w:author="Leon Sandler" w:date="2026-09-06T00:00:00Z">
        <w:r>
          <w:t>of</w:t>
        </w:r>
      </w:ins>
      <w:ins w:id="6643" w:author="Leon Sandler" w:date="2026-09-06T00:00:00Z">
        <w:r>
          <w:t xml:space="preserve"> </w:t>
        </w:r>
      </w:ins>
      <w:ins w:id="6644" w:author="Leon Sandler" w:date="2026-09-06T00:00:00Z">
        <w:r>
          <w:t>independent</w:t>
        </w:r>
      </w:ins>
      <w:ins w:id="6645" w:author="Leon Sandler" w:date="2026-09-06T00:00:00Z">
        <w:r>
          <w:t xml:space="preserve"> </w:t>
        </w:r>
      </w:ins>
      <w:ins w:id="6646" w:author="Leon Sandler" w:date="2026-09-06T00:00:00Z">
        <w:r>
          <w:t>physical</w:t>
        </w:r>
      </w:ins>
      <w:ins w:id="6647" w:author="Leon Sandler" w:date="2026-09-06T00:00:00Z">
        <w:r>
          <w:t xml:space="preserve"> </w:t>
        </w:r>
      </w:ins>
      <w:ins w:id="6648" w:author="Leon Sandler" w:date="2026-09-06T00:00:00Z">
        <w:r>
          <w:t>interest,</w:t>
        </w:r>
      </w:ins>
      <w:ins w:id="6649" w:author="Leon Sandler" w:date="2026-09-06T00:00:00Z">
        <w:r>
          <w:t xml:space="preserve"> </w:t>
        </w:r>
      </w:ins>
      <w:ins w:id="6650" w:author="Leon Sandler" w:date="2026-09-06T00:00:00Z">
        <w:r>
          <w:t>since</w:t>
        </w:r>
      </w:ins>
      <w:r>
        <w:t xml:space="preserve"> </w:t>
      </w:r>
      <w:r>
        <w:t>a</w:t>
      </w:r>
      <w:ins w:id="6651" w:author="Leon Sandler" w:date="2026-09-06T00:00:00Z">
        <w:r>
          <w:t xml:space="preserve"> </w:t>
        </w:r>
      </w:ins>
      <w:ins w:id="6652" w:author="Leon Sandler" w:date="2026-09-06T00:00:00Z">
        <w:r>
          <w:t>handedness-selective</w:t>
        </w:r>
      </w:ins>
      <w:ins w:id="6653" w:author="Leon Sandler" w:date="2026-09-06T00:00:00Z">
        <w:r>
          <w:t xml:space="preserve"> </w:t>
        </w:r>
      </w:ins>
      <w:ins w:id="6654" w:author="Leon Sandler" w:date="2026-09-06T00:00:00Z">
        <w:r>
          <w:t>magnetic</w:t>
        </w:r>
      </w:ins>
      <w:ins w:id="6655" w:author="Leon Sandler" w:date="2026-09-06T00:00:00Z">
        <w:r>
          <w:t xml:space="preserve"> </w:t>
        </w:r>
      </w:ins>
      <w:ins w:id="6656" w:author="Leon Sandler" w:date="2026-09-06T00:00:00Z">
        <w:r>
          <w:t>filter</w:t>
        </w:r>
      </w:ins>
      <w:ins w:id="6657" w:author="Leon Sandler" w:date="2026-09-06T00:00:00Z">
        <w:r>
          <w:t xml:space="preserve"> </w:t>
        </w:r>
      </w:ins>
      <w:ins w:id="6658" w:author="Leon Sandler" w:date="2026-09-06T00:00:00Z">
        <w:r>
          <w:t>has</w:t>
        </w:r>
      </w:ins>
      <w:ins w:id="6659" w:author="Leon Sandler" w:date="2026-09-06T00:00:00Z">
        <w:r>
          <w:t xml:space="preserve"> </w:t>
        </w:r>
      </w:ins>
      <w:ins w:id="6660" w:author="Leon Sandler" w:date="2026-09-06T00:00:00Z">
        <w:r>
          <w:t>no</w:t>
        </w:r>
      </w:ins>
      <w:ins w:id="6661" w:author="Leon Sandler" w:date="2026-09-06T00:00:00Z">
        <w:r>
          <w:t xml:space="preserve"> </w:t>
        </w:r>
      </w:ins>
      <w:ins w:id="6662" w:author="Leon Sandler" w:date="2026-09-06T00:00:00Z">
        <w:r>
          <w:t>direct</w:t>
        </w:r>
      </w:ins>
      <w:ins w:id="6663" w:author="Leon Sandler" w:date="2026-09-06T00:00:00Z">
        <w:r>
          <w:t xml:space="preserve"> </w:t>
        </w:r>
      </w:ins>
      <w:ins w:id="6664" w:author="Leon Sandler" w:date="2026-09-06T00:00:00Z">
        <w:r>
          <w:t>analog</w:t>
        </w:r>
      </w:ins>
      <w:ins w:id="6665" w:author="Leon Sandler" w:date="2026-09-06T00:00:00Z">
        <w:r>
          <w:t xml:space="preserve"> </w:t>
        </w:r>
      </w:ins>
      <w:ins w:id="6666" w:author="Leon Sandler" w:date="2026-09-06T00:00:00Z">
        <w:r>
          <w:t>in</w:t>
        </w:r>
      </w:ins>
      <w:ins w:id="6667" w:author="Leon Sandler" w:date="2026-09-06T00:00:00Z">
        <w:r>
          <w:t xml:space="preserve"> </w:t>
        </w:r>
      </w:ins>
      <w:ins w:id="6668" w:author="Leon Sandler" w:date="2026-09-06T00:00:00Z">
        <w:r>
          <w:t>the</w:t>
        </w:r>
      </w:ins>
      <w:ins w:id="6669" w:author="Leon Sandler" w:date="2026-09-06T00:00:00Z">
        <w:r>
          <w:t xml:space="preserve"> </w:t>
        </w:r>
      </w:ins>
      <w:ins w:id="6670" w:author="Leon Sandler" w:date="2026-09-06T00:00:00Z">
        <w:r>
          <w:t>standoff</w:t>
        </w:r>
      </w:ins>
      <w:ins w:id="6671" w:author="Leon Sandler" w:date="2026-09-06T00:00:00Z">
        <w:r>
          <w:t xml:space="preserve"> </w:t>
        </w:r>
      </w:ins>
      <w:ins w:id="6672" w:author="Leon Sandler" w:date="2026-09-06T00:00:00Z">
        <w:r>
          <w:t>mini-magnetosphere</w:t>
        </w:r>
      </w:ins>
      <w:ins w:id="6673" w:author="Leon Sandler" w:date="2026-09-06T00:00:00Z">
        <w:r>
          <w:t xml:space="preserve"> </w:t>
        </w:r>
      </w:ins>
      <w:ins w:id="6674" w:author="Leon Sandler" w:date="2026-09-06T00:00:00Z">
        <w:r>
          <w:t>literature,</w:t>
        </w:r>
      </w:ins>
      <w:ins w:id="6675" w:author="Leon Sandler" w:date="2026-09-06T00:00:00Z">
        <w:r>
          <w:t xml:space="preserve"> </w:t>
        </w:r>
      </w:ins>
      <w:ins w:id="6676" w:author="Leon Sandler" w:date="2026-09-06T00:00:00Z">
        <w:r>
          <w:t>and</w:t>
        </w:r>
      </w:ins>
      <w:ins w:id="6677" w:author="Leon Sandler" w:date="2026-09-06T00:00:00Z">
        <w:r>
          <w:t xml:space="preserve"> </w:t>
        </w:r>
      </w:ins>
      <w:ins w:id="6678" w:author="Leon Sandler" w:date="2026-09-06T00:00:00Z">
        <w:r>
          <w:t>a</w:t>
        </w:r>
      </w:ins>
      <w:ins w:id="6679" w:author="Leon Sandler" w:date="2026-09-06T00:00:00Z">
        <w:r>
          <w:t xml:space="preserve"> </w:t>
        </w:r>
      </w:ins>
      <w:ins w:id="6680" w:author="Leon Sandler" w:date="2026-09-06T00:00:00Z">
        <w:r>
          <w:t>reduced-scale</w:t>
        </w:r>
      </w:ins>
      <w:r>
        <w:t xml:space="preserve"> </w:t>
      </w:r>
      <w:r>
        <w:t>laboratory</w:t>
      </w:r>
      <w:r>
        <w:t xml:space="preserve"> </w:t>
      </w:r>
      <w:r>
        <w:t>test</w:t>
      </w:r>
      <w:r>
        <w:t xml:space="preserve"> </w:t>
      </w:r>
      <w:del w:id="6681" w:author="Leon Sandler" w:date="2026-09-06T00:00:00Z">
        <w:r>
          <w:delText>at</w:delText>
        </w:r>
      </w:del>
      <w:ins w:id="6682" w:author="Leon Sandler" w:date="2026-09-06T00:00:00Z">
        <w:r>
          <w:t>of</w:t>
        </w:r>
      </w:ins>
      <w:r>
        <w:t xml:space="preserve"> </w:t>
      </w:r>
      <w:del w:id="6683" w:author="Leon Sandler" w:date="2026-09-06T00:00:00Z">
        <w:r>
          <w:delText>reduced</w:delText>
        </w:r>
      </w:del>
      <w:ins w:id="6684" w:author="Leon Sandler" w:date="2026-09-06T00:00:00Z">
        <w:r>
          <w:t>chiral</w:t>
        </w:r>
      </w:ins>
      <w:r>
        <w:t xml:space="preserve"> </w:t>
      </w:r>
      <w:del w:id="6685" w:author="Leon Sandler" w:date="2026-09-06T00:00:00Z">
        <w:r>
          <w:delText>scale</w:delText>
        </w:r>
      </w:del>
      <w:ins w:id="6686" w:author="Leon Sandler" w:date="2026-09-06T00:00:00Z">
        <w:r>
          <w:t>winding</w:t>
        </w:r>
      </w:ins>
      <w:ins w:id="6687" w:author="Leon Sandler" w:date="2026-09-06T00:00:00Z">
        <w:r>
          <w:t xml:space="preserve"> </w:t>
        </w:r>
      </w:ins>
      <w:ins w:id="6688" w:author="Leon Sandler" w:date="2026-09-06T00:00:00Z">
        <w:r>
          <w:t>transport</w:t>
        </w:r>
      </w:ins>
      <w:r>
        <w:t xml:space="preserve"> </w:t>
      </w:r>
      <w:r>
        <w:t>is</w:t>
      </w:r>
      <w:r>
        <w:t xml:space="preserve"> </w:t>
      </w:r>
      <w:del w:id="6689" w:author="Leon Sandler" w:date="2026-09-06T00:00:00Z">
        <w:r>
          <w:delText>the</w:delText>
        </w:r>
      </w:del>
      <w:ins w:id="6690" w:author="Leon Sandler" w:date="2026-09-06T00:00:00Z">
        <w:r>
          <w:t>a</w:t>
        </w:r>
      </w:ins>
      <w:r>
        <w:t xml:space="preserve"> </w:t>
      </w:r>
      <w:r>
        <w:t>natural</w:t>
      </w:r>
      <w:r>
        <w:t xml:space="preserve"> </w:t>
      </w:r>
      <w:r>
        <w:t>next</w:t>
      </w:r>
      <w:r>
        <w:t xml:space="preserve"> </w:t>
      </w:r>
      <w:r>
        <w:t>step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del w:id="6691" w:author="Leon Sandler" w:date="2026-09-06T00:00:00Z">
        <w:r>
          <w:delText>effect</w:delText>
        </w:r>
      </w:del>
      <w:ins w:id="6692" w:author="Leon Sandler" w:date="2026-09-06T00:00:00Z">
        <w:r>
          <w:t>finding</w:t>
        </w:r>
      </w:ins>
      <w:r>
        <w:t xml:space="preserve"> </w:t>
      </w:r>
      <w:del w:id="6693" w:author="Leon Sandler" w:date="2026-09-06T00:00:00Z">
        <w:r>
          <w:delText>specifically.</w:delText>
        </w:r>
      </w:del>
      <w:ins w:id="6694" w:author="Leon Sandler" w:date="2026-09-06T00:00:00Z">
        <w:r>
          <w:t>specifically,</w:t>
        </w:r>
      </w:ins>
      <w:ins w:id="6695" w:author="Leon Sandler" w:date="2026-09-06T00:00:00Z">
        <w:r>
          <w:t xml:space="preserve"> </w:t>
        </w:r>
      </w:ins>
      <w:ins w:id="6696" w:author="Leon Sandler" w:date="2026-09-06T00:00:00Z">
        <w:r>
          <w:t>separate</w:t>
        </w:r>
      </w:ins>
      <w:ins w:id="6697" w:author="Leon Sandler" w:date="2026-09-06T00:00:00Z">
        <w:r>
          <w:t xml:space="preserve"> </w:t>
        </w:r>
      </w:ins>
      <w:ins w:id="6698" w:author="Leon Sandler" w:date="2026-09-06T00:00:00Z">
        <w:r>
          <w:t>from</w:t>
        </w:r>
      </w:ins>
      <w:ins w:id="6699" w:author="Leon Sandler" w:date="2026-09-06T00:00:00Z">
        <w:r>
          <w:t xml:space="preserve"> </w:t>
        </w:r>
      </w:ins>
      <w:ins w:id="6700" w:author="Leon Sandler" w:date="2026-09-06T00:00:00Z">
        <w:r>
          <w:t>the</w:t>
        </w:r>
      </w:ins>
      <w:ins w:id="6701" w:author="Leon Sandler" w:date="2026-09-06T00:00:00Z">
        <w:r>
          <w:t xml:space="preserve"> </w:t>
        </w:r>
      </w:ins>
      <w:ins w:id="6702" w:author="Leon Sandler" w:date="2026-09-06T00:00:00Z">
        <w:r>
          <w:t>engineering</w:t>
        </w:r>
      </w:ins>
      <w:ins w:id="6703" w:author="Leon Sandler" w:date="2026-09-06T00:00:00Z">
        <w:r>
          <w:t xml:space="preserve"> </w:t>
        </w:r>
      </w:ins>
      <w:ins w:id="6704" w:author="Leon Sandler" w:date="2026-09-06T00:00:00Z">
        <w:r>
          <w:t>feasibility</w:t>
        </w:r>
      </w:ins>
      <w:ins w:id="6705" w:author="Leon Sandler" w:date="2026-09-06T00:00:00Z">
        <w:r>
          <w:t xml:space="preserve"> </w:t>
        </w:r>
      </w:ins>
      <w:ins w:id="6706" w:author="Leon Sandler" w:date="2026-09-06T00:00:00Z">
        <w:r>
          <w:t>work</w:t>
        </w:r>
      </w:ins>
      <w:ins w:id="6707" w:author="Leon Sandler" w:date="2026-09-06T00:00:00Z">
        <w:r>
          <w:t xml:space="preserve"> </w:t>
        </w:r>
      </w:ins>
      <w:ins w:id="6708" w:author="Leon Sandler" w:date="2026-09-06T00:00:00Z">
        <w:r>
          <w:t>that</w:t>
        </w:r>
      </w:ins>
      <w:ins w:id="6709" w:author="Leon Sandler" w:date="2026-09-06T00:00:00Z">
        <w:r>
          <w:t xml:space="preserve"> </w:t>
        </w:r>
      </w:ins>
      <w:ins w:id="6710" w:author="Leon Sandler" w:date="2026-09-06T00:00:00Z">
        <w:r>
          <w:t>is</w:t>
        </w:r>
      </w:ins>
      <w:ins w:id="6711" w:author="Leon Sandler" w:date="2026-09-06T00:00:00Z">
        <w:r>
          <w:t xml:space="preserve"> </w:t>
        </w:r>
      </w:ins>
      <w:ins w:id="6712" w:author="Leon Sandler" w:date="2026-09-06T00:00:00Z">
        <w:r>
          <w:t>this</w:t>
        </w:r>
      </w:ins>
      <w:ins w:id="6713" w:author="Leon Sandler" w:date="2026-09-06T00:00:00Z">
        <w:r>
          <w:t xml:space="preserve"> </w:t>
        </w:r>
      </w:ins>
      <w:ins w:id="6714" w:author="Leon Sandler" w:date="2026-09-06T00:00:00Z">
        <w:r>
          <w:t>paper's</w:t>
        </w:r>
      </w:ins>
      <w:ins w:id="6715" w:author="Leon Sandler" w:date="2026-09-06T00:00:00Z">
        <w:r>
          <w:t xml:space="preserve"> </w:t>
        </w:r>
      </w:ins>
      <w:ins w:id="6716" w:author="Leon Sandler" w:date="2026-09-06T00:00:00Z">
        <w:r>
          <w:t>main</w:t>
        </w:r>
      </w:ins>
      <w:ins w:id="6717" w:author="Leon Sandler" w:date="2026-09-06T00:00:00Z">
        <w:r>
          <w:t xml:space="preserve"> </w:t>
        </w:r>
      </w:ins>
      <w:ins w:id="6718" w:author="Leon Sandler" w:date="2026-09-06T00:00:00Z">
        <w:r>
          <w:t>subject.</w:t>
        </w:r>
      </w:ins>
    </w:p>
    <w:p>
      <w:del w:id="6719" w:author="Leon Sandler" w:date="2026-09-06T00:00:00Z">
        <w:r>
          <w:delText>8.</w:delText>
        </w:r>
      </w:del>
      <w:ins w:id="6720" w:author="Leon Sandler" w:date="2026-09-06T00:00:00Z">
        <w:r>
          <w:t>7.</w:t>
        </w:r>
      </w:ins>
      <w:r>
        <w:t xml:space="preserve"> </w:t>
      </w:r>
      <w:r>
        <w:t>Permanent-Magnet</w:t>
      </w:r>
      <w:r>
        <w:t xml:space="preserve"> </w:t>
      </w:r>
      <w:r>
        <w:t>Feasibility</w:t>
      </w:r>
      <w:r>
        <w:t xml:space="preserve"> </w:t>
      </w:r>
      <w:r>
        <w:t>Assessment</w:t>
      </w:r>
    </w:p>
    <w:p>
      <w:del w:id="6721" w:author="Leon Sandler" w:date="2026-09-06T00:00:00Z">
        <w:r>
          <w:delText>8.1</w:delText>
        </w:r>
      </w:del>
      <w:ins w:id="6722" w:author="Leon Sandler" w:date="2026-09-06T00:00:00Z">
        <w:r>
          <w:t>7.1</w:t>
        </w:r>
      </w:ins>
      <w:r>
        <w:t xml:space="preserve"> </w:t>
      </w:r>
      <w:r>
        <w:t>Moment-per-mass</w:t>
      </w:r>
      <w:r>
        <w:t xml:space="preserve"> </w:t>
      </w:r>
      <w:r>
        <w:t>comparison</w:t>
      </w:r>
    </w:p>
    <w:p>
      <w:r>
        <w:t>Because</w:t>
      </w:r>
      <w:r>
        <w:t xml:space="preserve"> </w:t>
      </w:r>
      <w:r>
        <w:t>the</w:t>
      </w:r>
      <w:r>
        <w:t xml:space="preserve"> </w:t>
      </w:r>
      <w:r>
        <w:t>shielding</w:t>
      </w:r>
      <w:r>
        <w:t xml:space="preserve"> </w:t>
      </w:r>
      <w:r>
        <w:t>physics</w:t>
      </w:r>
      <w:r>
        <w:t xml:space="preserve"> </w:t>
      </w:r>
      <w:del w:id="6723" w:author="Leon Sandler" w:date="2026-09-06T00:00:00Z">
        <w:r>
          <w:delText>of</w:delText>
        </w:r>
      </w:del>
      <w:ins w:id="6724" w:author="Leon Sandler" w:date="2026-09-06T00:00:00Z">
        <w:r>
          <w:t>established</w:t>
        </w:r>
      </w:ins>
      <w:ins w:id="6725" w:author="Leon Sandler" w:date="2026-09-06T00:00:00Z">
        <w:r>
          <w:t xml:space="preserve"> </w:t>
        </w:r>
      </w:ins>
      <w:ins w:id="6726" w:author="Leon Sandler" w:date="2026-09-06T00:00:00Z">
        <w:r>
          <w:t>in</w:t>
        </w:r>
      </w:ins>
      <w:r>
        <w:t xml:space="preserve"> </w:t>
      </w:r>
      <w:r>
        <w:t>Sections</w:t>
      </w:r>
      <w:r>
        <w:t xml:space="preserve"> </w:t>
      </w:r>
      <w:del w:id="6727" w:author="Leon Sandler" w:date="2026-09-06T00:00:00Z">
        <w:r>
          <w:delText>2-6</w:delText>
        </w:r>
      </w:del>
      <w:ins w:id="6728" w:author="Leon Sandler" w:date="2026-09-06T00:00:00Z">
        <w:r>
          <w:t>3–6</w:t>
        </w:r>
      </w:ins>
      <w:r>
        <w:t xml:space="preserve"> </w:t>
      </w:r>
      <w:r>
        <w:t>depends</w:t>
      </w:r>
      <w:r>
        <w:t xml:space="preserve"> </w:t>
      </w:r>
      <w:r>
        <w:t>on</w:t>
      </w:r>
      <w:r>
        <w:t xml:space="preserve"> </w:t>
      </w:r>
      <w:r>
        <w:t>distributed</w:t>
      </w:r>
      <w:r>
        <w:t xml:space="preserve"> </w:t>
      </w:r>
      <w:r>
        <w:t>spatial</w:t>
      </w:r>
      <w:r>
        <w:t xml:space="preserve"> </w:t>
      </w:r>
      <w:r>
        <w:t>magnetic</w:t>
      </w:r>
      <w:r>
        <w:t xml:space="preserve"> </w:t>
      </w:r>
      <w:r>
        <w:t>structure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on</w:t>
      </w:r>
      <w:r>
        <w:t xml:space="preserve"> </w:t>
      </w:r>
      <w:r>
        <w:t>superconductivity</w:t>
      </w:r>
      <w:r>
        <w:t xml:space="preserve"> </w:t>
      </w:r>
      <w:r>
        <w:t>per</w:t>
      </w:r>
      <w:r>
        <w:t xml:space="preserve"> </w:t>
      </w:r>
      <w:r>
        <w:t>se,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natural</w:t>
      </w:r>
      <w:r>
        <w:t xml:space="preserve"> </w:t>
      </w:r>
      <w:r>
        <w:t>to</w:t>
      </w:r>
      <w:r>
        <w:t xml:space="preserve"> </w:t>
      </w:r>
      <w:r>
        <w:t>ask</w:t>
      </w:r>
      <w:r>
        <w:t xml:space="preserve"> </w:t>
      </w:r>
      <w:r>
        <w:t>whether</w:t>
      </w:r>
      <w:r>
        <w:t xml:space="preserve"> </w:t>
      </w:r>
      <w:r>
        <w:t>permanent</w:t>
      </w:r>
      <w:r>
        <w:t xml:space="preserve"> </w:t>
      </w:r>
      <w:r>
        <w:t>magnets</w:t>
      </w:r>
      <w:r>
        <w:t xml:space="preserve"> </w:t>
      </w:r>
      <w:r>
        <w:t>could</w:t>
      </w:r>
      <w:r>
        <w:t xml:space="preserve"> </w:t>
      </w:r>
      <w:r>
        <w:t>replace</w:t>
      </w:r>
      <w:r>
        <w:t xml:space="preserve"> </w:t>
      </w:r>
      <w:r>
        <w:t>the</w:t>
      </w:r>
      <w:r>
        <w:t xml:space="preserve"> </w:t>
      </w:r>
      <w:r>
        <w:t>superconducting</w:t>
      </w:r>
      <w:r>
        <w:t xml:space="preserve"> </w:t>
      </w:r>
      <w:r>
        <w:t>coils</w:t>
      </w:r>
      <w:r>
        <w:t xml:space="preserve"> </w:t>
      </w:r>
      <w:r>
        <w:t>and</w:t>
      </w:r>
      <w:r>
        <w:t xml:space="preserve"> </w:t>
      </w:r>
      <w:r>
        <w:t>eliminate</w:t>
      </w:r>
      <w:r>
        <w:t xml:space="preserve"> </w:t>
      </w:r>
      <w:r>
        <w:t>the</w:t>
      </w:r>
      <w:r>
        <w:t xml:space="preserve"> </w:t>
      </w:r>
      <w:r>
        <w:t>cryogenic</w:t>
      </w:r>
      <w:r>
        <w:t xml:space="preserve"> </w:t>
      </w:r>
      <w:r>
        <w:t>subsystem</w:t>
      </w:r>
      <w:r>
        <w:t xml:space="preserve"> </w:t>
      </w:r>
      <w:del w:id="6729" w:author="Leon Sandler" w:date="2026-09-06T00:00:00Z">
        <w:r>
          <w:delText>entirely.</w:delText>
        </w:r>
      </w:del>
      <w:ins w:id="6730" w:author="Leon Sandler" w:date="2026-09-06T00:00:00Z">
        <w:r>
          <w:t>entirely,</w:t>
        </w:r>
      </w:ins>
      <w:ins w:id="6731" w:author="Leon Sandler" w:date="2026-09-06T00:00:00Z">
        <w:r>
          <w:t xml:space="preserve"> </w:t>
        </w:r>
      </w:ins>
      <w:ins w:id="6732" w:author="Leon Sandler" w:date="2026-09-06T00:00:00Z">
        <w:r>
          <w:t>which</w:t>
        </w:r>
      </w:ins>
      <w:ins w:id="6733" w:author="Leon Sandler" w:date="2026-09-06T00:00:00Z">
        <w:r>
          <w:t xml:space="preserve"> </w:t>
        </w:r>
      </w:ins>
      <w:ins w:id="6734" w:author="Leon Sandler" w:date="2026-09-06T00:00:00Z">
        <w:r>
          <w:t>would</w:t>
        </w:r>
      </w:ins>
      <w:ins w:id="6735" w:author="Leon Sandler" w:date="2026-09-06T00:00:00Z">
        <w:r>
          <w:t xml:space="preserve"> </w:t>
        </w:r>
      </w:ins>
      <w:ins w:id="6736" w:author="Leon Sandler" w:date="2026-09-06T00:00:00Z">
        <w:r>
          <w:t>remove</w:t>
        </w:r>
      </w:ins>
      <w:ins w:id="6737" w:author="Leon Sandler" w:date="2026-09-06T00:00:00Z">
        <w:r>
          <w:t xml:space="preserve"> </w:t>
        </w:r>
      </w:ins>
      <w:ins w:id="6738" w:author="Leon Sandler" w:date="2026-09-06T00:00:00Z">
        <w:r>
          <w:t>one</w:t>
        </w:r>
      </w:ins>
      <w:ins w:id="6739" w:author="Leon Sandler" w:date="2026-09-06T00:00:00Z">
        <w:r>
          <w:t xml:space="preserve"> </w:t>
        </w:r>
      </w:ins>
      <w:ins w:id="6740" w:author="Leon Sandler" w:date="2026-09-06T00:00:00Z">
        <w:r>
          <w:t>of</w:t>
        </w:r>
      </w:ins>
      <w:ins w:id="6741" w:author="Leon Sandler" w:date="2026-09-06T00:00:00Z">
        <w:r>
          <w:t xml:space="preserve"> </w:t>
        </w:r>
      </w:ins>
      <w:ins w:id="6742" w:author="Leon Sandler" w:date="2026-09-06T00:00:00Z">
        <w:r>
          <w:t>the</w:t>
        </w:r>
      </w:ins>
      <w:ins w:id="6743" w:author="Leon Sandler" w:date="2026-09-06T00:00:00Z">
        <w:r>
          <w:t xml:space="preserve"> </w:t>
        </w:r>
      </w:ins>
      <w:ins w:id="6744" w:author="Leon Sandler" w:date="2026-09-06T00:00:00Z">
        <w:r>
          <w:t>two</w:t>
        </w:r>
      </w:ins>
      <w:ins w:id="6745" w:author="Leon Sandler" w:date="2026-09-06T00:00:00Z">
        <w:r>
          <w:t xml:space="preserve"> </w:t>
        </w:r>
      </w:ins>
      <w:ins w:id="6746" w:author="Leon Sandler" w:date="2026-09-06T00:00:00Z">
        <w:r>
          <w:t>dominant</w:t>
        </w:r>
      </w:ins>
      <w:ins w:id="6747" w:author="Leon Sandler" w:date="2026-09-06T00:00:00Z">
        <w:r>
          <w:t xml:space="preserve"> </w:t>
        </w:r>
      </w:ins>
      <w:ins w:id="6748" w:author="Leon Sandler" w:date="2026-09-06T00:00:00Z">
        <w:r>
          <w:t>sources</w:t>
        </w:r>
      </w:ins>
      <w:ins w:id="6749" w:author="Leon Sandler" w:date="2026-09-06T00:00:00Z">
        <w:r>
          <w:t xml:space="preserve"> </w:t>
        </w:r>
      </w:ins>
      <w:ins w:id="6750" w:author="Leon Sandler" w:date="2026-09-06T00:00:00Z">
        <w:r>
          <w:t>of</w:t>
        </w:r>
      </w:ins>
      <w:ins w:id="6751" w:author="Leon Sandler" w:date="2026-09-06T00:00:00Z">
        <w:r>
          <w:t xml:space="preserve"> </w:t>
        </w:r>
      </w:ins>
      <w:ins w:id="6752" w:author="Leon Sandler" w:date="2026-09-06T00:00:00Z">
        <w:r>
          <w:t>engineering</w:t>
        </w:r>
      </w:ins>
      <w:ins w:id="6753" w:author="Leon Sandler" w:date="2026-09-06T00:00:00Z">
        <w:r>
          <w:t xml:space="preserve"> </w:t>
        </w:r>
      </w:ins>
      <w:ins w:id="6754" w:author="Leon Sandler" w:date="2026-09-06T00:00:00Z">
        <w:r>
          <w:t>complexity</w:t>
        </w:r>
      </w:ins>
      <w:ins w:id="6755" w:author="Leon Sandler" w:date="2026-09-06T00:00:00Z">
        <w:r>
          <w:t xml:space="preserve"> </w:t>
        </w:r>
      </w:ins>
      <w:ins w:id="6756" w:author="Leon Sandler" w:date="2026-09-06T00:00:00Z">
        <w:r>
          <w:t>in</w:t>
        </w:r>
      </w:ins>
      <w:ins w:id="6757" w:author="Leon Sandler" w:date="2026-09-06T00:00:00Z">
        <w:r>
          <w:t xml:space="preserve"> </w:t>
        </w:r>
      </w:ins>
      <w:ins w:id="6758" w:author="Leon Sandler" w:date="2026-09-06T00:00:00Z">
        <w:r>
          <w:t>the</w:t>
        </w:r>
      </w:ins>
      <w:ins w:id="6759" w:author="Leon Sandler" w:date="2026-09-06T00:00:00Z">
        <w:r>
          <w:t xml:space="preserve"> </w:t>
        </w:r>
      </w:ins>
      <w:ins w:id="6760" w:author="Leon Sandler" w:date="2026-09-06T00:00:00Z">
        <w:r>
          <w:t>design.</w:t>
        </w:r>
      </w:ins>
      <w:r>
        <w:t xml:space="preserve"> </w:t>
      </w:r>
      <w:r>
        <w:t>We</w:t>
      </w:r>
      <w:r>
        <w:t xml:space="preserve"> </w:t>
      </w:r>
      <w:r>
        <w:t>test</w:t>
      </w:r>
      <w:r>
        <w:t xml:space="preserve"> </w:t>
      </w:r>
      <w:r>
        <w:t>this</w:t>
      </w:r>
      <w:r>
        <w:t xml:space="preserve"> </w:t>
      </w:r>
      <w:del w:id="6761" w:author="Leon Sandler" w:date="2026-09-06T00:00:00Z">
        <w:r>
          <w:delText>quantitatively.</w:delText>
        </w:r>
      </w:del>
      <w:ins w:id="6762" w:author="Leon Sandler" w:date="2026-09-06T00:00:00Z">
        <w:r>
          <w:t>quantitatively</w:t>
        </w:r>
      </w:ins>
      <w:ins w:id="6763" w:author="Leon Sandler" w:date="2026-09-06T00:00:00Z">
        <w:r>
          <w:t xml:space="preserve"> </w:t>
        </w:r>
      </w:ins>
      <w:ins w:id="6764" w:author="Leon Sandler" w:date="2026-09-06T00:00:00Z">
        <w:r>
          <w:t>rather</w:t>
        </w:r>
      </w:ins>
      <w:ins w:id="6765" w:author="Leon Sandler" w:date="2026-09-06T00:00:00Z">
        <w:r>
          <w:t xml:space="preserve"> </w:t>
        </w:r>
      </w:ins>
      <w:ins w:id="6766" w:author="Leon Sandler" w:date="2026-09-06T00:00:00Z">
        <w:r>
          <w:t>than</w:t>
        </w:r>
      </w:ins>
      <w:ins w:id="6767" w:author="Leon Sandler" w:date="2026-09-06T00:00:00Z">
        <w:r>
          <w:t xml:space="preserve"> </w:t>
        </w:r>
      </w:ins>
      <w:ins w:id="6768" w:author="Leon Sandler" w:date="2026-09-06T00:00:00Z">
        <w:r>
          <w:t>assuming</w:t>
        </w:r>
      </w:ins>
      <w:ins w:id="6769" w:author="Leon Sandler" w:date="2026-09-06T00:00:00Z">
        <w:r>
          <w:t xml:space="preserve"> </w:t>
        </w:r>
      </w:ins>
      <w:ins w:id="6770" w:author="Leon Sandler" w:date="2026-09-06T00:00:00Z">
        <w:r>
          <w:t>an</w:t>
        </w:r>
      </w:ins>
      <w:ins w:id="6771" w:author="Leon Sandler" w:date="2026-09-06T00:00:00Z">
        <w:r>
          <w:t xml:space="preserve"> </w:t>
        </w:r>
      </w:ins>
      <w:ins w:id="6772" w:author="Leon Sandler" w:date="2026-09-06T00:00:00Z">
        <w:r>
          <w:t>answer.</w:t>
        </w:r>
      </w:ins>
      <w:r>
        <w:t xml:space="preserve"> </w:t>
      </w:r>
      <w:r>
        <w:t>A</w:t>
      </w:r>
      <w:r>
        <w:t xml:space="preserve"> </w:t>
      </w:r>
      <w:r>
        <w:t>permanent</w:t>
      </w:r>
      <w:r>
        <w:t xml:space="preserve"> </w:t>
      </w:r>
      <w:r>
        <w:t>magnet's</w:t>
      </w:r>
      <w:r>
        <w:t xml:space="preserve"> </w:t>
      </w:r>
      <w:r>
        <w:t>dipole</w:t>
      </w:r>
      <w:r>
        <w:t xml:space="preserve"> </w:t>
      </w:r>
      <w:r>
        <w:t>moment</w:t>
      </w:r>
      <w:r>
        <w:t xml:space="preserve"> </w:t>
      </w:r>
      <w:r>
        <w:t>is</w:t>
      </w:r>
      <w:r>
        <w:t xml:space="preserve"> </w:t>
      </w:r>
      <w:r>
        <w:t>bounded</w:t>
      </w:r>
      <w:r>
        <w:t xml:space="preserve"> </w:t>
      </w:r>
      <w:r>
        <w:t>by</w:t>
      </w:r>
      <w:r>
        <w:t xml:space="preserve"> </w:t>
      </w:r>
      <w:r>
        <w:t>its</w:t>
      </w:r>
      <w:r>
        <w:t xml:space="preserve"> </w:t>
      </w:r>
      <w:r>
        <w:t>remanent</w:t>
      </w:r>
      <w:r>
        <w:t xml:space="preserve"> </w:t>
      </w:r>
      <w:r>
        <w:t>magnetization,</w:t>
      </w:r>
      <w:r>
        <w:t xml:space="preserve"> </w:t>
      </w:r>
      <w:r>
        <w:t>m</w:t>
      </w:r>
      <w:r>
        <w:t xml:space="preserve"> </w:t>
      </w:r>
      <w:r>
        <w:t>=</w:t>
      </w:r>
      <w:r>
        <w:t xml:space="preserve"> </w:t>
      </w:r>
      <w:r>
        <w:t>(Br/μ0)·V,</w:t>
      </w:r>
      <w:r>
        <w:t xml:space="preserve"> </w:t>
      </w:r>
      <w:r>
        <w:t>so</w:t>
      </w:r>
      <w:r>
        <w:t xml:space="preserve"> </w:t>
      </w:r>
      <w:ins w:id="6773" w:author="Leon Sandler" w:date="2026-09-06T00:00:00Z">
        <w:r>
          <w:t>that</w:t>
        </w:r>
      </w:ins>
      <w:ins w:id="6774" w:author="Leon Sandler" w:date="2026-09-06T00:00:00Z">
        <w:r>
          <w:t xml:space="preserve"> </w:t>
        </w:r>
      </w:ins>
      <w:ins w:id="6775" w:author="Leon Sandler" w:date="2026-09-06T00:00:00Z">
        <w:r>
          <w:t>achievable</w:t>
        </w:r>
      </w:ins>
      <w:ins w:id="6776" w:author="Leon Sandler" w:date="2026-09-06T00:00:00Z">
        <w:r>
          <w:t xml:space="preserve"> </w:t>
        </w:r>
      </w:ins>
      <w:r>
        <w:t>moment</w:t>
      </w:r>
      <w:r>
        <w:t xml:space="preserve"> </w:t>
      </w:r>
      <w:r>
        <w:t>scales</w:t>
      </w:r>
      <w:r>
        <w:t xml:space="preserve"> </w:t>
      </w:r>
      <w:r>
        <w:t>linearly</w:t>
      </w:r>
      <w:r>
        <w:t xml:space="preserve"> </w:t>
      </w:r>
      <w:r>
        <w:t>with</w:t>
      </w:r>
      <w:r>
        <w:t xml:space="preserve"> </w:t>
      </w:r>
      <w:r>
        <w:t>magnet</w:t>
      </w:r>
      <w:r>
        <w:t xml:space="preserve"> </w:t>
      </w:r>
      <w:r>
        <w:t>volume</w:t>
      </w:r>
      <w:r>
        <w:t xml:space="preserve"> </w:t>
      </w:r>
      <w:del w:id="6777" w:author="Leon Sandler" w:date="2026-09-06T00:00:00Z">
        <w:r>
          <w:delText>(mass)</w:delText>
        </w:r>
      </w:del>
      <w:ins w:id="6778" w:author="Leon Sandler" w:date="2026-09-06T00:00:00Z">
        <w:r>
          <w:t>(and</w:t>
        </w:r>
      </w:ins>
      <w:ins w:id="6779" w:author="Leon Sandler" w:date="2026-09-06T00:00:00Z">
        <w:r>
          <w:t xml:space="preserve"> </w:t>
        </w:r>
      </w:ins>
      <w:ins w:id="6780" w:author="Leon Sandler" w:date="2026-09-06T00:00:00Z">
        <w:r>
          <w:t>hence</w:t>
        </w:r>
      </w:ins>
      <w:ins w:id="6781" w:author="Leon Sandler" w:date="2026-09-06T00:00:00Z">
        <w:r>
          <w:t xml:space="preserve"> </w:t>
        </w:r>
      </w:ins>
      <w:ins w:id="6782" w:author="Leon Sandler" w:date="2026-09-06T00:00:00Z">
        <w:r>
          <w:t>mass)</w:t>
        </w:r>
      </w:ins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rate</w:t>
      </w:r>
      <w:r>
        <w:t xml:space="preserve"> </w:t>
      </w:r>
      <w:r>
        <w:t>fixed</w:t>
      </w:r>
      <w:r>
        <w:t xml:space="preserve"> </w:t>
      </w:r>
      <w:ins w:id="6783" w:author="Leon Sandler" w:date="2026-09-06T00:00:00Z">
        <w:r>
          <w:t>entirely</w:t>
        </w:r>
      </w:ins>
      <w:ins w:id="6784" w:author="Leon Sandler" w:date="2026-09-06T00:00:00Z">
        <w:r>
          <w:t xml:space="preserve"> </w:t>
        </w:r>
      </w:ins>
      <w:r>
        <w:t>by</w:t>
      </w:r>
      <w:r>
        <w:t xml:space="preserve"> </w:t>
      </w:r>
      <w:del w:id="6785" w:author="Leon Sandler" w:date="2026-09-06T00:00:00Z">
        <w:r>
          <w:delText>material</w:delText>
        </w:r>
      </w:del>
      <w:ins w:id="6786" w:author="Leon Sandler" w:date="2026-09-06T00:00:00Z">
        <w:r>
          <w:t>the</w:t>
        </w:r>
      </w:ins>
      <w:r>
        <w:t xml:space="preserve"> </w:t>
      </w:r>
      <w:del w:id="6787" w:author="Leon Sandler" w:date="2026-09-06T00:00:00Z">
        <w:r>
          <w:delText>remanence.</w:delText>
        </w:r>
      </w:del>
      <w:ins w:id="6788" w:author="Leon Sandler" w:date="2026-09-06T00:00:00Z">
        <w:r>
          <w:t>material's</w:t>
        </w:r>
      </w:ins>
      <w:ins w:id="6789" w:author="Leon Sandler" w:date="2026-09-06T00:00:00Z">
        <w:r>
          <w:t xml:space="preserve"> </w:t>
        </w:r>
      </w:ins>
      <w:ins w:id="6790" w:author="Leon Sandler" w:date="2026-09-06T00:00:00Z">
        <w:r>
          <w:t>remanence</w:t>
        </w:r>
      </w:ins>
      <w:ins w:id="6791" w:author="Leon Sandler" w:date="2026-09-06T00:00:00Z">
        <w:r>
          <w:t xml:space="preserve"> </w:t>
        </w:r>
      </w:ins>
      <w:ins w:id="6792" w:author="Leon Sandler" w:date="2026-09-06T00:00:00Z">
        <w:r>
          <w:t>—</w:t>
        </w:r>
      </w:ins>
      <w:ins w:id="6793" w:author="Leon Sandler" w:date="2026-09-06T00:00:00Z">
        <w:r>
          <w:t xml:space="preserve"> </w:t>
        </w:r>
      </w:ins>
      <w:ins w:id="6794" w:author="Leon Sandler" w:date="2026-09-06T00:00:00Z">
        <w:r>
          <w:t>a</w:t>
        </w:r>
      </w:ins>
      <w:ins w:id="6795" w:author="Leon Sandler" w:date="2026-09-06T00:00:00Z">
        <w:r>
          <w:t xml:space="preserve"> </w:t>
        </w:r>
      </w:ins>
      <w:ins w:id="6796" w:author="Leon Sandler" w:date="2026-09-06T00:00:00Z">
        <w:r>
          <w:t>hard</w:t>
        </w:r>
      </w:ins>
      <w:ins w:id="6797" w:author="Leon Sandler" w:date="2026-09-06T00:00:00Z">
        <w:r>
          <w:t xml:space="preserve"> </w:t>
        </w:r>
      </w:ins>
      <w:ins w:id="6798" w:author="Leon Sandler" w:date="2026-09-06T00:00:00Z">
        <w:r>
          <w:t>physical</w:t>
        </w:r>
      </w:ins>
      <w:ins w:id="6799" w:author="Leon Sandler" w:date="2026-09-06T00:00:00Z">
        <w:r>
          <w:t xml:space="preserve"> </w:t>
        </w:r>
      </w:ins>
      <w:ins w:id="6800" w:author="Leon Sandler" w:date="2026-09-06T00:00:00Z">
        <w:r>
          <w:t>ceiling</w:t>
        </w:r>
      </w:ins>
      <w:ins w:id="6801" w:author="Leon Sandler" w:date="2026-09-06T00:00:00Z">
        <w:r>
          <w:t xml:space="preserve"> </w:t>
        </w:r>
      </w:ins>
      <w:ins w:id="6802" w:author="Leon Sandler" w:date="2026-09-06T00:00:00Z">
        <w:r>
          <w:t>that</w:t>
        </w:r>
      </w:ins>
      <w:ins w:id="6803" w:author="Leon Sandler" w:date="2026-09-06T00:00:00Z">
        <w:r>
          <w:t xml:space="preserve"> </w:t>
        </w:r>
      </w:ins>
      <w:ins w:id="6804" w:author="Leon Sandler" w:date="2026-09-06T00:00:00Z">
        <w:r>
          <w:t>cannot</w:t>
        </w:r>
      </w:ins>
      <w:ins w:id="6805" w:author="Leon Sandler" w:date="2026-09-06T00:00:00Z">
        <w:r>
          <w:t xml:space="preserve"> </w:t>
        </w:r>
      </w:ins>
      <w:ins w:id="6806" w:author="Leon Sandler" w:date="2026-09-06T00:00:00Z">
        <w:r>
          <w:t>be</w:t>
        </w:r>
      </w:ins>
      <w:ins w:id="6807" w:author="Leon Sandler" w:date="2026-09-06T00:00:00Z">
        <w:r>
          <w:t xml:space="preserve"> </w:t>
        </w:r>
      </w:ins>
      <w:ins w:id="6808" w:author="Leon Sandler" w:date="2026-09-06T00:00:00Z">
        <w:r>
          <w:t>engineered</w:t>
        </w:r>
      </w:ins>
      <w:ins w:id="6809" w:author="Leon Sandler" w:date="2026-09-06T00:00:00Z">
        <w:r>
          <w:t xml:space="preserve"> </w:t>
        </w:r>
      </w:ins>
      <w:ins w:id="6810" w:author="Leon Sandler" w:date="2026-09-06T00:00:00Z">
        <w:r>
          <w:t>around</w:t>
        </w:r>
      </w:ins>
      <w:ins w:id="6811" w:author="Leon Sandler" w:date="2026-09-06T00:00:00Z">
        <w:r>
          <w:t xml:space="preserve"> </w:t>
        </w:r>
      </w:ins>
      <w:ins w:id="6812" w:author="Leon Sandler" w:date="2026-09-06T00:00:00Z">
        <w:r>
          <w:t>by</w:t>
        </w:r>
      </w:ins>
      <w:ins w:id="6813" w:author="Leon Sandler" w:date="2026-09-06T00:00:00Z">
        <w:r>
          <w:t xml:space="preserve"> </w:t>
        </w:r>
      </w:ins>
      <w:ins w:id="6814" w:author="Leon Sandler" w:date="2026-09-06T00:00:00Z">
        <w:r>
          <w:t>improved</w:t>
        </w:r>
      </w:ins>
      <w:ins w:id="6815" w:author="Leon Sandler" w:date="2026-09-06T00:00:00Z">
        <w:r>
          <w:t xml:space="preserve"> </w:t>
        </w:r>
      </w:ins>
      <w:ins w:id="6816" w:author="Leon Sandler" w:date="2026-09-06T00:00:00Z">
        <w:r>
          <w:t>magnet</w:t>
        </w:r>
      </w:ins>
      <w:ins w:id="6817" w:author="Leon Sandler" w:date="2026-09-06T00:00:00Z">
        <w:r>
          <w:t xml:space="preserve"> </w:t>
        </w:r>
      </w:ins>
      <w:ins w:id="6818" w:author="Leon Sandler" w:date="2026-09-06T00:00:00Z">
        <w:r>
          <w:t>design,</w:t>
        </w:r>
      </w:ins>
      <w:ins w:id="6819" w:author="Leon Sandler" w:date="2026-09-06T00:00:00Z">
        <w:r>
          <w:t xml:space="preserve"> </w:t>
        </w:r>
      </w:ins>
      <w:ins w:id="6820" w:author="Leon Sandler" w:date="2026-09-06T00:00:00Z">
        <w:r>
          <w:t>only</w:t>
        </w:r>
      </w:ins>
      <w:ins w:id="6821" w:author="Leon Sandler" w:date="2026-09-06T00:00:00Z">
        <w:r>
          <w:t xml:space="preserve"> </w:t>
        </w:r>
      </w:ins>
      <w:ins w:id="6822" w:author="Leon Sandler" w:date="2026-09-06T00:00:00Z">
        <w:r>
          <w:t>by</w:t>
        </w:r>
      </w:ins>
      <w:ins w:id="6823" w:author="Leon Sandler" w:date="2026-09-06T00:00:00Z">
        <w:r>
          <w:t xml:space="preserve"> </w:t>
        </w:r>
      </w:ins>
      <w:ins w:id="6824" w:author="Leon Sandler" w:date="2026-09-06T00:00:00Z">
        <w:r>
          <w:t>changing</w:t>
        </w:r>
      </w:ins>
      <w:ins w:id="6825" w:author="Leon Sandler" w:date="2026-09-06T00:00:00Z">
        <w:r>
          <w:t xml:space="preserve"> </w:t>
        </w:r>
      </w:ins>
      <w:ins w:id="6826" w:author="Leon Sandler" w:date="2026-09-06T00:00:00Z">
        <w:r>
          <w:t>material.</w:t>
        </w:r>
      </w:ins>
      <w:r>
        <w:t xml:space="preserve"> </w:t>
      </w:r>
      <w:r>
        <w:t>NdFeB</w:t>
      </w:r>
      <w:ins w:id="6827" w:author="Leon Sandler" w:date="2026-09-06T00:00:00Z">
        <w:r>
          <w:t xml:space="preserve"> </w:t>
        </w:r>
      </w:ins>
      <w:ins w:id="6828" w:author="Leon Sandler" w:date="2026-09-06T00:00:00Z">
        <w:r>
          <w:t>grade</w:t>
        </w:r>
      </w:ins>
      <w:r>
        <w:t xml:space="preserve"> </w:t>
      </w:r>
      <w:r>
        <w:t>N52,</w:t>
      </w:r>
      <w:r>
        <w:t xml:space="preserve"> </w:t>
      </w:r>
      <w:r>
        <w:t>the</w:t>
      </w:r>
      <w:r>
        <w:t xml:space="preserve"> </w:t>
      </w:r>
      <w:r>
        <w:t>strongest</w:t>
      </w:r>
      <w:r>
        <w:t xml:space="preserve"> </w:t>
      </w:r>
      <w:ins w:id="6829" w:author="Leon Sandler" w:date="2026-09-06T00:00:00Z">
        <w:r>
          <w:t>widely</w:t>
        </w:r>
      </w:ins>
      <w:ins w:id="6830" w:author="Leon Sandler" w:date="2026-09-06T00:00:00Z">
        <w:r>
          <w:t xml:space="preserve"> </w:t>
        </w:r>
      </w:ins>
      <w:ins w:id="6831" w:author="Leon Sandler" w:date="2026-09-06T00:00:00Z">
        <w:r>
          <w:t>available</w:t>
        </w:r>
      </w:ins>
      <w:ins w:id="6832" w:author="Leon Sandler" w:date="2026-09-06T00:00:00Z">
        <w:r>
          <w:t xml:space="preserve"> </w:t>
        </w:r>
      </w:ins>
      <w:r>
        <w:t>commercial</w:t>
      </w:r>
      <w:r>
        <w:t xml:space="preserve"> </w:t>
      </w:r>
      <w:r>
        <w:t>grade</w:t>
      </w:r>
      <w:r>
        <w:t xml:space="preserve"> </w:t>
      </w:r>
      <w:del w:id="6833" w:author="Leon Sandler" w:date="2026-09-06T00:00:00Z">
        <w:r>
          <w:delText>(Br</w:delText>
        </w:r>
      </w:del>
      <w:ins w:id="6834" w:author="Leon Sandler" w:date="2026-09-06T00:00:00Z">
        <w:r>
          <w:t>(remanence</w:t>
        </w:r>
      </w:ins>
      <w:ins w:id="6835" w:author="Leon Sandler" w:date="2026-09-06T00:00:00Z">
        <w:r>
          <w:t xml:space="preserve"> </w:t>
        </w:r>
      </w:ins>
      <w:ins w:id="6836" w:author="Leon Sandler" w:date="2026-09-06T00:00:00Z">
        <w:r>
          <w:t>Br</w:t>
        </w:r>
      </w:ins>
      <w:r>
        <w:t xml:space="preserve"> </w:t>
      </w:r>
      <w:r>
        <w:t>≈</w:t>
      </w:r>
      <w:r>
        <w:t xml:space="preserve"> </w:t>
      </w:r>
      <w:r>
        <w:t>1.42</w:t>
      </w:r>
      <w:r>
        <w:t xml:space="preserve"> </w:t>
      </w:r>
      <w:r>
        <w:t>T,</w:t>
      </w:r>
      <w:ins w:id="6837" w:author="Leon Sandler" w:date="2026-09-06T00:00:00Z">
        <w:r>
          <w:t xml:space="preserve"> </w:t>
        </w:r>
      </w:ins>
      <w:ins w:id="6838" w:author="Leon Sandler" w:date="2026-09-06T00:00:00Z">
        <w:r>
          <w:t>density</w:t>
        </w:r>
      </w:ins>
      <w:r>
        <w:t xml:space="preserve"> </w:t>
      </w:r>
      <w:r>
        <w:t>ρ</w:t>
      </w:r>
      <w:r>
        <w:t xml:space="preserve"> </w:t>
      </w:r>
      <w:r>
        <w:t>≈</w:t>
      </w:r>
      <w:r>
        <w:t xml:space="preserve"> </w:t>
      </w:r>
      <w:r>
        <w:t>7500</w:t>
      </w:r>
      <w:r>
        <w:t xml:space="preserve"> </w:t>
      </w:r>
      <w:r>
        <w:t>kg/m³),</w:t>
      </w:r>
      <w:r>
        <w:t xml:space="preserve"> </w:t>
      </w:r>
      <w:r>
        <w:t>gives</w:t>
      </w:r>
      <w:r>
        <w:t xml:space="preserve"> </w:t>
      </w:r>
      <w:r>
        <w:t>a</w:t>
      </w:r>
      <w:r>
        <w:t xml:space="preserve"> </w:t>
      </w:r>
      <w:r>
        <w:t>moment-per-mass</w:t>
      </w:r>
      <w:r>
        <w:t xml:space="preserve"> </w:t>
      </w:r>
      <w:r>
        <w:t>of</w:t>
      </w:r>
      <w:r>
        <w:t xml:space="preserve"> </w:t>
      </w:r>
      <w:r>
        <w:t>1.51×10²</w:t>
      </w:r>
      <w:r>
        <w:t xml:space="preserve"> </w:t>
      </w:r>
      <w:r>
        <w:t>A·m²/kg.</w:t>
      </w:r>
      <w:r>
        <w:t xml:space="preserve"> </w:t>
      </w:r>
      <w:del w:id="6839" w:author="Leon Sandler" w:date="2026-09-06T00:00:00Z">
        <w:r>
          <w:delText>The</w:delText>
        </w:r>
      </w:del>
      <w:ins w:id="6840" w:author="Leon Sandler" w:date="2026-09-06T00:00:00Z">
        <w:r>
          <w:t>By</w:t>
        </w:r>
      </w:ins>
      <w:ins w:id="6841" w:author="Leon Sandler" w:date="2026-09-06T00:00:00Z">
        <w:r>
          <w:t xml:space="preserve"> </w:t>
        </w:r>
      </w:ins>
      <w:ins w:id="6842" w:author="Leon Sandler" w:date="2026-09-06T00:00:00Z">
        <w:r>
          <w:t>contrast,</w:t>
        </w:r>
      </w:ins>
      <w:ins w:id="6843" w:author="Leon Sandler" w:date="2026-09-06T00:00:00Z">
        <w:r>
          <w:t xml:space="preserve"> </w:t>
        </w:r>
      </w:ins>
      <w:ins w:id="6844" w:author="Leon Sandler" w:date="2026-09-06T00:00:00Z">
        <w:r>
          <w:t>the</w:t>
        </w:r>
      </w:ins>
      <w:r>
        <w:t xml:space="preserve"> </w:t>
      </w:r>
      <w:r>
        <w:t>superconducting</w:t>
      </w:r>
      <w:r>
        <w:t xml:space="preserve"> </w:t>
      </w:r>
      <w:r>
        <w:t>design</w:t>
      </w:r>
      <w:r>
        <w:t xml:space="preserve"> </w:t>
      </w:r>
      <w:r>
        <w:t>achieves</w:t>
      </w:r>
      <w:r>
        <w:t xml:space="preserve"> </w:t>
      </w:r>
      <w:r>
        <w:t>4×10¹⁰</w:t>
      </w:r>
      <w:r>
        <w:t xml:space="preserve"> </w:t>
      </w:r>
      <w:r>
        <w:t>A·m²</w:t>
      </w:r>
      <w:r>
        <w:t xml:space="preserve"> </w:t>
      </w:r>
      <w:r>
        <w:t>of</w:t>
      </w:r>
      <w:r>
        <w:t xml:space="preserve"> </w:t>
      </w:r>
      <w:r>
        <w:t>total</w:t>
      </w:r>
      <w:r>
        <w:t xml:space="preserve"> </w:t>
      </w:r>
      <w:r>
        <w:t>moment</w:t>
      </w:r>
      <w:r>
        <w:t xml:space="preserve"> </w:t>
      </w:r>
      <w:r>
        <w:t>from</w:t>
      </w:r>
      <w:r>
        <w:t xml:space="preserve"> </w:t>
      </w:r>
      <w:r>
        <w:t>12</w:t>
      </w:r>
      <w:r>
        <w:t xml:space="preserve"> </w:t>
      </w:r>
      <w:r>
        <w:t>t</w:t>
      </w:r>
      <w:r>
        <w:t xml:space="preserve"> </w:t>
      </w:r>
      <w:r>
        <w:t>of</w:t>
      </w:r>
      <w:r>
        <w:t xml:space="preserve"> </w:t>
      </w:r>
      <w:r>
        <w:t>REBCO</w:t>
      </w:r>
      <w:r>
        <w:t xml:space="preserve"> </w:t>
      </w:r>
      <w:del w:id="6845" w:author="Leon Sandler" w:date="2026-09-06T00:00:00Z">
        <w:r>
          <w:delText>conductor</w:delText>
        </w:r>
      </w:del>
      <w:del w:id="6846" w:author="Leon Sandler" w:date="2026-09-06T00:00:00Z">
        <w:r>
          <w:delText> </w:delText>
        </w:r>
      </w:del>
      <w:del w:id="6847" w:author="Leon Sandler" w:date="2026-09-06T00:00:00Z">
        <w:r>
          <w:delText>—</w:delText>
        </w:r>
      </w:del>
      <w:ins w:id="6848" w:author="Leon Sandler" w:date="2026-09-06T00:00:00Z">
        <w:r>
          <w:t>conductor,</w:t>
        </w:r>
      </w:ins>
      <w:r>
        <w:t xml:space="preserve"> </w:t>
      </w:r>
      <w:r>
        <w:t>a</w:t>
      </w:r>
      <w:r>
        <w:t xml:space="preserve"> </w:t>
      </w:r>
      <w:r>
        <w:t>moment-per-mass</w:t>
      </w:r>
      <w:r>
        <w:t xml:space="preserve"> </w:t>
      </w:r>
      <w:r>
        <w:t>of</w:t>
      </w:r>
      <w:r>
        <w:t xml:space="preserve"> </w:t>
      </w:r>
      <w:r>
        <w:t>3.33×10⁶</w:t>
      </w:r>
      <w:r>
        <w:t xml:space="preserve"> </w:t>
      </w:r>
      <w:del w:id="6849" w:author="Leon Sandler" w:date="2026-09-06T00:00:00Z">
        <w:r>
          <w:delText>A·m²/kg,</w:delText>
        </w:r>
      </w:del>
      <w:ins w:id="6850" w:author="Leon Sandler" w:date="2026-09-06T00:00:00Z">
        <w:r>
          <w:t>A·m²/kg</w:t>
        </w:r>
      </w:ins>
      <w:ins w:id="6851" w:author="Leon Sandler" w:date="2026-09-06T00:00:00Z">
        <w:r>
          <w:t xml:space="preserve"> </w:t>
        </w:r>
      </w:ins>
      <w:ins w:id="6852" w:author="Leon Sandler" w:date="2026-09-06T00:00:00Z">
        <w:r>
          <w:t>—</w:t>
        </w:r>
      </w:ins>
      <w:r>
        <w:t xml:space="preserve"> </w:t>
      </w:r>
      <w:r>
        <w:t>roughly</w:t>
      </w:r>
      <w:r>
        <w:t xml:space="preserve"> </w:t>
      </w:r>
      <w:r>
        <w:t>2.2×10⁴</w:t>
      </w:r>
      <w:r>
        <w:t xml:space="preserve"> </w:t>
      </w:r>
      <w:r>
        <w:t>times</w:t>
      </w:r>
      <w:r>
        <w:t xml:space="preserve"> </w:t>
      </w:r>
      <w:del w:id="6853" w:author="Leon Sandler" w:date="2026-09-06T00:00:00Z">
        <w:r>
          <w:delText>higher,</w:delText>
        </w:r>
      </w:del>
      <w:ins w:id="6854" w:author="Leon Sandler" w:date="2026-09-06T00:00:00Z">
        <w:r>
          <w:t>higher</w:t>
        </w:r>
      </w:ins>
      <w:r>
        <w:t xml:space="preserve"> </w:t>
      </w:r>
      <w:del w:id="6855" w:author="Leon Sandler" w:date="2026-09-06T00:00:00Z">
        <w:r>
          <w:delText>because</w:delText>
        </w:r>
      </w:del>
      <w:ins w:id="6856" w:author="Leon Sandler" w:date="2026-09-06T00:00:00Z">
        <w:r>
          <w:t>than</w:t>
        </w:r>
      </w:ins>
      <w:ins w:id="6857" w:author="Leon Sandler" w:date="2026-09-06T00:00:00Z">
        <w:r>
          <w:t xml:space="preserve"> </w:t>
        </w:r>
      </w:ins>
      <w:ins w:id="6858" w:author="Leon Sandler" w:date="2026-09-06T00:00:00Z">
        <w:r>
          <w:t>NdFeB.</w:t>
        </w:r>
      </w:ins>
      <w:ins w:id="6859" w:author="Leon Sandler" w:date="2026-09-06T00:00:00Z">
        <w:r>
          <w:t xml:space="preserve"> </w:t>
        </w:r>
      </w:ins>
      <w:ins w:id="6860" w:author="Leon Sandler" w:date="2026-09-06T00:00:00Z">
        <w:r>
          <w:t>The</w:t>
        </w:r>
      </w:ins>
      <w:ins w:id="6861" w:author="Leon Sandler" w:date="2026-09-06T00:00:00Z">
        <w:r>
          <w:t xml:space="preserve"> </w:t>
        </w:r>
      </w:ins>
      <w:ins w:id="6862" w:author="Leon Sandler" w:date="2026-09-06T00:00:00Z">
        <w:r>
          <w:t>physical</w:t>
        </w:r>
      </w:ins>
      <w:ins w:id="6863" w:author="Leon Sandler" w:date="2026-09-06T00:00:00Z">
        <w:r>
          <w:t xml:space="preserve"> </w:t>
        </w:r>
      </w:ins>
      <w:ins w:id="6864" w:author="Leon Sandler" w:date="2026-09-06T00:00:00Z">
        <w:r>
          <w:t>reason</w:t>
        </w:r>
      </w:ins>
      <w:ins w:id="6865" w:author="Leon Sandler" w:date="2026-09-06T00:00:00Z">
        <w:r>
          <w:t xml:space="preserve"> </w:t>
        </w:r>
      </w:ins>
      <w:ins w:id="6866" w:author="Leon Sandler" w:date="2026-09-06T00:00:00Z">
        <w:r>
          <w:t>for</w:t>
        </w:r>
      </w:ins>
      <w:ins w:id="6867" w:author="Leon Sandler" w:date="2026-09-06T00:00:00Z">
        <w:r>
          <w:t xml:space="preserve"> </w:t>
        </w:r>
      </w:ins>
      <w:ins w:id="6868" w:author="Leon Sandler" w:date="2026-09-06T00:00:00Z">
        <w:r>
          <w:t>this</w:t>
        </w:r>
      </w:ins>
      <w:ins w:id="6869" w:author="Leon Sandler" w:date="2026-09-06T00:00:00Z">
        <w:r>
          <w:t xml:space="preserve"> </w:t>
        </w:r>
      </w:ins>
      <w:ins w:id="6870" w:author="Leon Sandler" w:date="2026-09-06T00:00:00Z">
        <w:r>
          <w:t>enormous</w:t>
        </w:r>
      </w:ins>
      <w:ins w:id="6871" w:author="Leon Sandler" w:date="2026-09-06T00:00:00Z">
        <w:r>
          <w:t xml:space="preserve"> </w:t>
        </w:r>
      </w:ins>
      <w:ins w:id="6872" w:author="Leon Sandler" w:date="2026-09-06T00:00:00Z">
        <w:r>
          <w:t>gap</w:t>
        </w:r>
      </w:ins>
      <w:ins w:id="6873" w:author="Leon Sandler" w:date="2026-09-06T00:00:00Z">
        <w:r>
          <w:t xml:space="preserve"> </w:t>
        </w:r>
      </w:ins>
      <w:ins w:id="6874" w:author="Leon Sandler" w:date="2026-09-06T00:00:00Z">
        <w:r>
          <w:t>is</w:t>
        </w:r>
      </w:ins>
      <w:ins w:id="6875" w:author="Leon Sandler" w:date="2026-09-06T00:00:00Z">
        <w:r>
          <w:t xml:space="preserve"> </w:t>
        </w:r>
      </w:ins>
      <w:ins w:id="6876" w:author="Leon Sandler" w:date="2026-09-06T00:00:00Z">
        <w:r>
          <w:t>that</w:t>
        </w:r>
      </w:ins>
      <w:r>
        <w:t xml:space="preserve"> </w:t>
      </w:r>
      <w:r>
        <w:t>superconducting</w:t>
      </w:r>
      <w:r>
        <w:t xml:space="preserve"> </w:t>
      </w:r>
      <w:r>
        <w:t>moment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by</w:t>
      </w:r>
      <w:r>
        <w:t xml:space="preserve"> </w:t>
      </w:r>
      <w:del w:id="6877" w:author="Leon Sandler" w:date="2026-09-06T00:00:00Z">
        <w:r>
          <w:delText>amp-turns</w:delText>
        </w:r>
      </w:del>
      <w:ins w:id="6878" w:author="Leon Sandler" w:date="2026-09-06T00:00:00Z">
        <w:r>
          <w:t>amp-turns,</w:t>
        </w:r>
      </w:ins>
      <w:r>
        <w:t xml:space="preserve"> </w:t>
      </w:r>
      <w:del w:id="6879" w:author="Leon Sandler" w:date="2026-09-06T00:00:00Z">
        <w:r>
          <w:delText>(bounded</w:delText>
        </w:r>
      </w:del>
      <w:ins w:id="6880" w:author="Leon Sandler" w:date="2026-09-06T00:00:00Z">
        <w:r>
          <w:t>which</w:t>
        </w:r>
      </w:ins>
      <w:ins w:id="6881" w:author="Leon Sandler" w:date="2026-09-06T00:00:00Z">
        <w:r>
          <w:t xml:space="preserve"> </w:t>
        </w:r>
      </w:ins>
      <w:ins w:id="6882" w:author="Leon Sandler" w:date="2026-09-06T00:00:00Z">
        <w:r>
          <w:t>are</w:t>
        </w:r>
      </w:ins>
      <w:ins w:id="6883" w:author="Leon Sandler" w:date="2026-09-06T00:00:00Z">
        <w:r>
          <w:t xml:space="preserve"> </w:t>
        </w:r>
      </w:ins>
      <w:ins w:id="6884" w:author="Leon Sandler" w:date="2026-09-06T00:00:00Z">
        <w:r>
          <w:t>bounded</w:t>
        </w:r>
      </w:ins>
      <w:r>
        <w:t xml:space="preserve"> </w:t>
      </w:r>
      <w:r>
        <w:t>only</w:t>
      </w:r>
      <w:r>
        <w:t xml:space="preserve"> </w:t>
      </w:r>
      <w:r>
        <w:t>by</w:t>
      </w:r>
      <w:r>
        <w:t xml:space="preserve"> </w:t>
      </w:r>
      <w:ins w:id="6885" w:author="Leon Sandler" w:date="2026-09-06T00:00:00Z">
        <w:r>
          <w:t>the</w:t>
        </w:r>
      </w:ins>
      <w:ins w:id="6886" w:author="Leon Sandler" w:date="2026-09-06T00:00:00Z">
        <w:r>
          <w:t xml:space="preserve"> </w:t>
        </w:r>
      </w:ins>
      <w:ins w:id="6887" w:author="Leon Sandler" w:date="2026-09-06T00:00:00Z">
        <w:r>
          <w:t>conductor's</w:t>
        </w:r>
      </w:ins>
      <w:ins w:id="6888" w:author="Leon Sandler" w:date="2026-09-06T00:00:00Z">
        <w:r>
          <w:t xml:space="preserve"> </w:t>
        </w:r>
      </w:ins>
      <w:r>
        <w:t>critical</w:t>
      </w:r>
      <w:r>
        <w:t xml:space="preserve"> </w:t>
      </w:r>
      <w:del w:id="6889" w:author="Leon Sandler" w:date="2026-09-06T00:00:00Z">
        <w:r>
          <w:delText>current)</w:delText>
        </w:r>
      </w:del>
      <w:ins w:id="6890" w:author="Leon Sandler" w:date="2026-09-06T00:00:00Z">
        <w:r>
          <w:t>current</w:t>
        </w:r>
      </w:ins>
      <w:r>
        <w:t xml:space="preserve"> </w:t>
      </w:r>
      <w:del w:id="6891" w:author="Leon Sandler" w:date="2026-09-06T00:00:00Z">
        <w:r>
          <w:delText>while</w:delText>
        </w:r>
      </w:del>
      <w:ins w:id="6892" w:author="Leon Sandler" w:date="2026-09-06T00:00:00Z">
        <w:r>
          <w:t>density</w:t>
        </w:r>
      </w:ins>
      <w:ins w:id="6893" w:author="Leon Sandler" w:date="2026-09-06T00:00:00Z">
        <w:r>
          <w:t xml:space="preserve"> </w:t>
        </w:r>
      </w:ins>
      <w:ins w:id="6894" w:author="Leon Sandler" w:date="2026-09-06T00:00:00Z">
        <w:r>
          <w:t>and</w:t>
        </w:r>
      </w:ins>
      <w:ins w:id="6895" w:author="Leon Sandler" w:date="2026-09-06T00:00:00Z">
        <w:r>
          <w:t xml:space="preserve"> </w:t>
        </w:r>
      </w:ins>
      <w:ins w:id="6896" w:author="Leon Sandler" w:date="2026-09-06T00:00:00Z">
        <w:r>
          <w:t>can</w:t>
        </w:r>
      </w:ins>
      <w:ins w:id="6897" w:author="Leon Sandler" w:date="2026-09-06T00:00:00Z">
        <w:r>
          <w:t xml:space="preserve"> </w:t>
        </w:r>
      </w:ins>
      <w:ins w:id="6898" w:author="Leon Sandler" w:date="2026-09-06T00:00:00Z">
        <w:r>
          <w:t>in</w:t>
        </w:r>
      </w:ins>
      <w:ins w:id="6899" w:author="Leon Sandler" w:date="2026-09-06T00:00:00Z">
        <w:r>
          <w:t xml:space="preserve"> </w:t>
        </w:r>
      </w:ins>
      <w:ins w:id="6900" w:author="Leon Sandler" w:date="2026-09-06T00:00:00Z">
        <w:r>
          <w:t>principle</w:t>
        </w:r>
      </w:ins>
      <w:ins w:id="6901" w:author="Leon Sandler" w:date="2026-09-06T00:00:00Z">
        <w:r>
          <w:t xml:space="preserve"> </w:t>
        </w:r>
      </w:ins>
      <w:ins w:id="6902" w:author="Leon Sandler" w:date="2026-09-06T00:00:00Z">
        <w:r>
          <w:t>be</w:t>
        </w:r>
      </w:ins>
      <w:ins w:id="6903" w:author="Leon Sandler" w:date="2026-09-06T00:00:00Z">
        <w:r>
          <w:t xml:space="preserve"> </w:t>
        </w:r>
      </w:ins>
      <w:ins w:id="6904" w:author="Leon Sandler" w:date="2026-09-06T00:00:00Z">
        <w:r>
          <w:t>increased</w:t>
        </w:r>
      </w:ins>
      <w:ins w:id="6905" w:author="Leon Sandler" w:date="2026-09-06T00:00:00Z">
        <w:r>
          <w:t xml:space="preserve"> </w:t>
        </w:r>
      </w:ins>
      <w:ins w:id="6906" w:author="Leon Sandler" w:date="2026-09-06T00:00:00Z">
        <w:r>
          <w:t>without</w:t>
        </w:r>
      </w:ins>
      <w:ins w:id="6907" w:author="Leon Sandler" w:date="2026-09-06T00:00:00Z">
        <w:r>
          <w:t xml:space="preserve"> </w:t>
        </w:r>
      </w:ins>
      <w:ins w:id="6908" w:author="Leon Sandler" w:date="2026-09-06T00:00:00Z">
        <w:r>
          <w:t>bound</w:t>
        </w:r>
      </w:ins>
      <w:ins w:id="6909" w:author="Leon Sandler" w:date="2026-09-06T00:00:00Z">
        <w:r>
          <w:t xml:space="preserve"> </w:t>
        </w:r>
      </w:ins>
      <w:ins w:id="6910" w:author="Leon Sandler" w:date="2026-09-06T00:00:00Z">
        <w:r>
          <w:t>by</w:t>
        </w:r>
      </w:ins>
      <w:ins w:id="6911" w:author="Leon Sandler" w:date="2026-09-06T00:00:00Z">
        <w:r>
          <w:t xml:space="preserve"> </w:t>
        </w:r>
      </w:ins>
      <w:ins w:id="6912" w:author="Leon Sandler" w:date="2026-09-06T00:00:00Z">
        <w:r>
          <w:t>adding</w:t>
        </w:r>
      </w:ins>
      <w:ins w:id="6913" w:author="Leon Sandler" w:date="2026-09-06T00:00:00Z">
        <w:r>
          <w:t xml:space="preserve"> </w:t>
        </w:r>
      </w:ins>
      <w:ins w:id="6914" w:author="Leon Sandler" w:date="2026-09-06T00:00:00Z">
        <w:r>
          <w:t>more</w:t>
        </w:r>
      </w:ins>
      <w:ins w:id="6915" w:author="Leon Sandler" w:date="2026-09-06T00:00:00Z">
        <w:r>
          <w:t xml:space="preserve"> </w:t>
        </w:r>
      </w:ins>
      <w:ins w:id="6916" w:author="Leon Sandler" w:date="2026-09-06T00:00:00Z">
        <w:r>
          <w:t>turns</w:t>
        </w:r>
      </w:ins>
      <w:ins w:id="6917" w:author="Leon Sandler" w:date="2026-09-06T00:00:00Z">
        <w:r>
          <w:t xml:space="preserve"> </w:t>
        </w:r>
      </w:ins>
      <w:ins w:id="6918" w:author="Leon Sandler" w:date="2026-09-06T00:00:00Z">
        <w:r>
          <w:t>of</w:t>
        </w:r>
      </w:ins>
      <w:ins w:id="6919" w:author="Leon Sandler" w:date="2026-09-06T00:00:00Z">
        <w:r>
          <w:t xml:space="preserve"> </w:t>
        </w:r>
      </w:ins>
      <w:ins w:id="6920" w:author="Leon Sandler" w:date="2026-09-06T00:00:00Z">
        <w:r>
          <w:t>wire,</w:t>
        </w:r>
      </w:ins>
      <w:ins w:id="6921" w:author="Leon Sandler" w:date="2026-09-06T00:00:00Z">
        <w:r>
          <w:t xml:space="preserve"> </w:t>
        </w:r>
      </w:ins>
      <w:ins w:id="6922" w:author="Leon Sandler" w:date="2026-09-06T00:00:00Z">
        <w:r>
          <w:t>whereas</w:t>
        </w:r>
      </w:ins>
      <w:r>
        <w:t xml:space="preserve"> </w:t>
      </w:r>
      <w:r>
        <w:t>permanent-magnet</w:t>
      </w:r>
      <w:r>
        <w:t xml:space="preserve"> </w:t>
      </w:r>
      <w:r>
        <w:t>moment</w:t>
      </w:r>
      <w:r>
        <w:t xml:space="preserve"> </w:t>
      </w:r>
      <w:r>
        <w:t>is</w:t>
      </w:r>
      <w:r>
        <w:t xml:space="preserve"> </w:t>
      </w:r>
      <w:r>
        <w:t>bounded</w:t>
      </w:r>
      <w:r>
        <w:t xml:space="preserve"> </w:t>
      </w:r>
      <w:r>
        <w:t>by</w:t>
      </w:r>
      <w:r>
        <w:t xml:space="preserve"> </w:t>
      </w:r>
      <w:r>
        <w:t>material</w:t>
      </w:r>
      <w:r>
        <w:t xml:space="preserve"> </w:t>
      </w:r>
      <w:r>
        <w:t>volume</w:t>
      </w:r>
      <w:r>
        <w:t xml:space="preserve"> </w:t>
      </w:r>
      <w:r>
        <w:t>against</w:t>
      </w:r>
      <w:r>
        <w:t xml:space="preserve"> </w:t>
      </w:r>
      <w:r>
        <w:t>a</w:t>
      </w:r>
      <w:r>
        <w:t xml:space="preserve"> </w:t>
      </w:r>
      <w:r>
        <w:t>fixed</w:t>
      </w:r>
      <w:r>
        <w:t xml:space="preserve"> </w:t>
      </w:r>
      <w:r>
        <w:t>remanence</w:t>
      </w:r>
      <w:r>
        <w:t xml:space="preserve"> </w:t>
      </w:r>
      <w:del w:id="6923" w:author="Leon Sandler" w:date="2026-09-06T00:00:00Z">
        <w:r>
          <w:delText>ceiling.</w:delText>
        </w:r>
      </w:del>
      <w:ins w:id="6924" w:author="Leon Sandler" w:date="2026-09-06T00:00:00Z">
        <w:r>
          <w:t>ceiling</w:t>
        </w:r>
      </w:ins>
      <w:ins w:id="6925" w:author="Leon Sandler" w:date="2026-09-06T00:00:00Z">
        <w:r>
          <w:t xml:space="preserve"> </w:t>
        </w:r>
      </w:ins>
      <w:ins w:id="6926" w:author="Leon Sandler" w:date="2026-09-06T00:00:00Z">
        <w:r>
          <w:t>that</w:t>
        </w:r>
      </w:ins>
      <w:ins w:id="6927" w:author="Leon Sandler" w:date="2026-09-06T00:00:00Z">
        <w:r>
          <w:t xml:space="preserve"> </w:t>
        </w:r>
      </w:ins>
      <w:ins w:id="6928" w:author="Leon Sandler" w:date="2026-09-06T00:00:00Z">
        <w:r>
          <w:t>no</w:t>
        </w:r>
      </w:ins>
      <w:ins w:id="6929" w:author="Leon Sandler" w:date="2026-09-06T00:00:00Z">
        <w:r>
          <w:t xml:space="preserve"> </w:t>
        </w:r>
      </w:ins>
      <w:ins w:id="6930" w:author="Leon Sandler" w:date="2026-09-06T00:00:00Z">
        <w:r>
          <w:t>amount</w:t>
        </w:r>
      </w:ins>
      <w:ins w:id="6931" w:author="Leon Sandler" w:date="2026-09-06T00:00:00Z">
        <w:r>
          <w:t xml:space="preserve"> </w:t>
        </w:r>
      </w:ins>
      <w:ins w:id="6932" w:author="Leon Sandler" w:date="2026-09-06T00:00:00Z">
        <w:r>
          <w:t>of</w:t>
        </w:r>
      </w:ins>
      <w:ins w:id="6933" w:author="Leon Sandler" w:date="2026-09-06T00:00:00Z">
        <w:r>
          <w:t xml:space="preserve"> </w:t>
        </w:r>
      </w:ins>
      <w:ins w:id="6934" w:author="Leon Sandler" w:date="2026-09-06T00:00:00Z">
        <w:r>
          <w:t>additional</w:t>
        </w:r>
      </w:ins>
      <w:ins w:id="6935" w:author="Leon Sandler" w:date="2026-09-06T00:00:00Z">
        <w:r>
          <w:t xml:space="preserve"> </w:t>
        </w:r>
      </w:ins>
      <w:ins w:id="6936" w:author="Leon Sandler" w:date="2026-09-06T00:00:00Z">
        <w:r>
          <w:t>engineering</w:t>
        </w:r>
      </w:ins>
      <w:ins w:id="6937" w:author="Leon Sandler" w:date="2026-09-06T00:00:00Z">
        <w:r>
          <w:t xml:space="preserve"> </w:t>
        </w:r>
      </w:ins>
      <w:ins w:id="6938" w:author="Leon Sandler" w:date="2026-09-06T00:00:00Z">
        <w:r>
          <w:t>effort</w:t>
        </w:r>
      </w:ins>
      <w:ins w:id="6939" w:author="Leon Sandler" w:date="2026-09-06T00:00:00Z">
        <w:r>
          <w:t xml:space="preserve"> </w:t>
        </w:r>
      </w:ins>
      <w:ins w:id="6940" w:author="Leon Sandler" w:date="2026-09-06T00:00:00Z">
        <w:r>
          <w:t>can</w:t>
        </w:r>
      </w:ins>
      <w:ins w:id="6941" w:author="Leon Sandler" w:date="2026-09-06T00:00:00Z">
        <w:r>
          <w:t xml:space="preserve"> </w:t>
        </w:r>
      </w:ins>
      <w:ins w:id="6942" w:author="Leon Sandler" w:date="2026-09-06T00:00:00Z">
        <w:r>
          <w:t>raise.</w:t>
        </w:r>
      </w:ins>
    </w:p>
    <w:p>
      <w:del w:id="6943" w:author="Leon Sandler" w:date="2026-09-06T00:00:00Z">
        <w:r>
          <w:delText>8.2</w:delText>
        </w:r>
      </w:del>
      <w:ins w:id="6944" w:author="Leon Sandler" w:date="2026-09-06T00:00:00Z">
        <w:r>
          <w:t>7.2</w:t>
        </w:r>
      </w:ins>
      <w:r>
        <w:t xml:space="preserve"> </w:t>
      </w:r>
      <w:r>
        <w:t>Consequence</w:t>
      </w:r>
      <w:r>
        <w:t xml:space="preserve"> </w:t>
      </w:r>
      <w:r>
        <w:t>for</w:t>
      </w:r>
      <w:r>
        <w:t xml:space="preserve"> </w:t>
      </w:r>
      <w:r>
        <w:t>shielding</w:t>
      </w:r>
      <w:r>
        <w:t xml:space="preserve"> </w:t>
      </w:r>
      <w:r>
        <w:t>performance</w:t>
      </w:r>
    </w:p>
    <w:p>
      <w:del w:id="6945" w:author="Leon Sandler" w:date="2026-09-06T00:00:00Z">
        <w:r>
          <w:delText>At</w:delText>
        </w:r>
      </w:del>
      <w:ins w:id="6946" w:author="Leon Sandler" w:date="2026-09-06T00:00:00Z">
        <w:r>
          <w:t>Substituting</w:t>
        </w:r>
      </w:ins>
      <w:ins w:id="6947" w:author="Leon Sandler" w:date="2026-09-06T00:00:00Z">
        <w:r>
          <w:t xml:space="preserve"> </w:t>
        </w:r>
      </w:ins>
      <w:ins w:id="6948" w:author="Leon Sandler" w:date="2026-09-06T00:00:00Z">
        <w:r>
          <w:t>NdFeB</w:t>
        </w:r>
      </w:ins>
      <w:ins w:id="6949" w:author="Leon Sandler" w:date="2026-09-06T00:00:00Z">
        <w:r>
          <w:t xml:space="preserve"> </w:t>
        </w:r>
      </w:ins>
      <w:ins w:id="6950" w:author="Leon Sandler" w:date="2026-09-06T00:00:00Z">
        <w:r>
          <w:t>for</w:t>
        </w:r>
      </w:ins>
      <w:r>
        <w:t xml:space="preserve"> </w:t>
      </w:r>
      <w:r>
        <w:t>the</w:t>
      </w:r>
      <w:r>
        <w:t xml:space="preserve"> </w:t>
      </w:r>
      <w:r>
        <w:t>superconducting</w:t>
      </w:r>
      <w:r>
        <w:t xml:space="preserve"> </w:t>
      </w:r>
      <w:r>
        <w:t>design's</w:t>
      </w:r>
      <w:r>
        <w:t xml:space="preserve"> </w:t>
      </w:r>
      <w:r>
        <w:t>conductor</w:t>
      </w:r>
      <w:r>
        <w:t xml:space="preserve"> </w:t>
      </w:r>
      <w:r>
        <w:t>mass</w:t>
      </w:r>
      <w:r>
        <w:t xml:space="preserve"> </w:t>
      </w:r>
      <w:del w:id="6951" w:author="Leon Sandler" w:date="2026-09-06T00:00:00Z">
        <w:r>
          <w:delText>substituted</w:delText>
        </w:r>
      </w:del>
      <w:ins w:id="6952" w:author="Leon Sandler" w:date="2026-09-06T00:00:00Z">
        <w:r>
          <w:t>gives</w:t>
        </w:r>
      </w:ins>
      <w:r>
        <w:t xml:space="preserve"> </w:t>
      </w:r>
      <w:del w:id="6953" w:author="Leon Sandler" w:date="2026-09-06T00:00:00Z">
        <w:r>
          <w:delText>with</w:delText>
        </w:r>
      </w:del>
      <w:del w:id="6954" w:author="Leon Sandler" w:date="2026-09-06T00:00:00Z">
        <w:r>
          <w:delText> </w:delText>
        </w:r>
      </w:del>
      <w:del w:id="6955" w:author="Leon Sandler" w:date="2026-09-06T00:00:00Z">
        <w:r>
          <w:delText>NdFeB,</w:delText>
        </w:r>
      </w:del>
      <w:del w:id="6956" w:author="Leon Sandler" w:date="2026-09-06T00:00:00Z">
        <w:r>
          <w:delText> </w:delText>
        </w:r>
      </w:del>
      <w:del w:id="6957" w:author="Leon Sandler" w:date="2026-09-06T00:00:00Z">
        <w:r>
          <w:delText>the</w:delText>
        </w:r>
      </w:del>
      <w:ins w:id="6958" w:author="Leon Sandler" w:date="2026-09-06T00:00:00Z">
        <w:r>
          <w:t>an</w:t>
        </w:r>
      </w:ins>
      <w:r>
        <w:t xml:space="preserve"> </w:t>
      </w:r>
      <w:r>
        <w:t>achievable</w:t>
      </w:r>
      <w:r>
        <w:t xml:space="preserve"> </w:t>
      </w:r>
      <w:r>
        <w:t>moment</w:t>
      </w:r>
      <w:r>
        <w:t xml:space="preserve"> </w:t>
      </w:r>
      <w:del w:id="6959" w:author="Leon Sandler" w:date="2026-09-06T00:00:00Z">
        <w:r>
          <w:delText>(1.8×10⁶</w:delText>
        </w:r>
      </w:del>
      <w:ins w:id="6960" w:author="Leon Sandler" w:date="2026-09-06T00:00:00Z">
        <w:r>
          <w:t>of</w:t>
        </w:r>
      </w:ins>
      <w:r>
        <w:t xml:space="preserve"> </w:t>
      </w:r>
      <w:del w:id="6961" w:author="Leon Sandler" w:date="2026-09-06T00:00:00Z">
        <w:r>
          <w:delText>A·m²)</w:delText>
        </w:r>
      </w:del>
      <w:ins w:id="6962" w:author="Leon Sandler" w:date="2026-09-06T00:00:00Z">
        <w:r>
          <w:t>1.8×10⁶</w:t>
        </w:r>
      </w:ins>
      <w:r>
        <w:t xml:space="preserve"> </w:t>
      </w:r>
      <w:del w:id="6963" w:author="Leon Sandler" w:date="2026-09-06T00:00:00Z">
        <w:r>
          <w:delText>is</w:delText>
        </w:r>
      </w:del>
      <w:ins w:id="6964" w:author="Leon Sandler" w:date="2026-09-06T00:00:00Z">
        <w:r>
          <w:t>A·m²,</w:t>
        </w:r>
      </w:ins>
      <w:ins w:id="6965" w:author="Leon Sandler" w:date="2026-09-06T00:00:00Z">
        <w:r>
          <w:t xml:space="preserve"> </w:t>
        </w:r>
      </w:ins>
      <w:ins w:id="6966" w:author="Leon Sandler" w:date="2026-09-06T00:00:00Z">
        <w:r>
          <w:t>only</w:t>
        </w:r>
      </w:ins>
      <w:r>
        <w:t xml:space="preserve"> </w:t>
      </w:r>
      <w:r>
        <w:t>4.5×10⁻⁵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baseline</w:t>
      </w:r>
      <w:ins w:id="6967" w:author="Leon Sandler" w:date="2026-09-06T00:00:00Z">
        <w:r>
          <w:t xml:space="preserve"> </w:t>
        </w:r>
      </w:ins>
      <w:ins w:id="6968" w:author="Leon Sandler" w:date="2026-09-06T00:00:00Z">
        <w:r>
          <w:t>moment</w:t>
        </w:r>
      </w:ins>
      <w:r>
        <w:t xml:space="preserve"> </w:t>
      </w:r>
      <w:r>
        <w:t>budget</w:t>
      </w:r>
      <w:r>
        <w:t xml:space="preserve"> </w:t>
      </w:r>
      <w:r>
        <w:t>M0.</w:t>
      </w:r>
      <w:r>
        <w:t xml:space="preserve"> </w:t>
      </w:r>
      <w:r>
        <w:t>Applying</w:t>
      </w:r>
      <w:r>
        <w:t xml:space="preserve"> </w:t>
      </w:r>
      <w:r>
        <w:t>the</w:t>
      </w:r>
      <w:r>
        <w:t xml:space="preserve"> </w:t>
      </w:r>
      <w:r>
        <w:t>verified</w:t>
      </w:r>
      <w:r>
        <w:t xml:space="preserve"> </w:t>
      </w:r>
      <w:del w:id="6969" w:author="Leon Sandler" w:date="2026-09-06T00:00:00Z">
        <w:r>
          <w:delText>scaling</w:delText>
        </w:r>
      </w:del>
      <w:del w:id="6970" w:author="Leon Sandler" w:date="2026-09-06T00:00:00Z">
        <w:r>
          <w:delText> </w:delText>
        </w:r>
      </w:del>
      <w:del w:id="6971" w:author="Leon Sandler" w:date="2026-09-06T00:00:00Z">
        <w:r>
          <w:delText>law</w:delText>
        </w:r>
      </w:del>
      <w:del w:id="6972" w:author="Leon Sandler" w:date="2026-09-06T00:00:00Z">
        <w:r>
          <w:delText> </w:delText>
        </w:r>
      </w:del>
      <w:r>
        <w:t>E50</w:t>
      </w:r>
      <w:r>
        <w:t xml:space="preserve"> </w:t>
      </w:r>
      <w:r>
        <w:t>∝</w:t>
      </w:r>
      <w:r>
        <w:t xml:space="preserve"> </w:t>
      </w:r>
      <w:r>
        <w:t>M²</w:t>
      </w:r>
      <w:ins w:id="6973" w:author="Leon Sandler" w:date="2026-09-06T00:00:00Z">
        <w:r>
          <w:t xml:space="preserve"> </w:t>
        </w:r>
      </w:ins>
      <w:ins w:id="6974" w:author="Leon Sandler" w:date="2026-09-06T00:00:00Z">
        <w:r>
          <w:t>scaling</w:t>
        </w:r>
      </w:ins>
      <w:ins w:id="6975" w:author="Leon Sandler" w:date="2026-09-06T00:00:00Z">
        <w:r>
          <w:t xml:space="preserve"> </w:t>
        </w:r>
      </w:ins>
      <w:ins w:id="6976" w:author="Leon Sandler" w:date="2026-09-06T00:00:00Z">
        <w:r>
          <w:t>law</w:t>
        </w:r>
      </w:ins>
      <w:ins w:id="6977" w:author="Leon Sandler" w:date="2026-09-06T00:00:00Z">
        <w:r>
          <w:t xml:space="preserve"> </w:t>
        </w:r>
      </w:ins>
      <w:ins w:id="6978" w:author="Leon Sandler" w:date="2026-09-06T00:00:00Z">
        <w:r>
          <w:t>from</w:t>
        </w:r>
      </w:ins>
      <w:ins w:id="6979" w:author="Leon Sandler" w:date="2026-09-06T00:00:00Z">
        <w:r>
          <w:t xml:space="preserve"> </w:t>
        </w:r>
      </w:ins>
      <w:ins w:id="6980" w:author="Leon Sandler" w:date="2026-09-06T00:00:00Z">
        <w:r>
          <w:t>Section</w:t>
        </w:r>
      </w:ins>
      <w:ins w:id="6981" w:author="Leon Sandler" w:date="2026-09-06T00:00:00Z">
        <w:r>
          <w:t xml:space="preserve"> </w:t>
        </w:r>
      </w:ins>
      <w:ins w:id="6982" w:author="Leon Sandler" w:date="2026-09-06T00:00:00Z">
        <w:r>
          <w:t>6.2</w:t>
        </w:r>
      </w:ins>
      <w:ins w:id="6983" w:author="Leon Sandler" w:date="2026-09-06T00:00:00Z">
        <w:r>
          <w:t xml:space="preserve"> </w:t>
        </w:r>
      </w:ins>
      <w:ins w:id="6984" w:author="Leon Sandler" w:date="2026-09-06T00:00:00Z">
        <w:r>
          <w:t>to</w:t>
        </w:r>
      </w:ins>
      <w:ins w:id="6985" w:author="Leon Sandler" w:date="2026-09-06T00:00:00Z">
        <w:r>
          <w:t xml:space="preserve"> </w:t>
        </w:r>
      </w:ins>
      <w:ins w:id="6986" w:author="Leon Sandler" w:date="2026-09-06T00:00:00Z">
        <w:r>
          <w:t>this</w:t>
        </w:r>
      </w:ins>
      <w:ins w:id="6987" w:author="Leon Sandler" w:date="2026-09-06T00:00:00Z">
        <w:r>
          <w:t xml:space="preserve"> </w:t>
        </w:r>
      </w:ins>
      <w:ins w:id="6988" w:author="Leon Sandler" w:date="2026-09-06T00:00:00Z">
        <w:r>
          <w:t>reduced</w:t>
        </w:r>
      </w:ins>
      <w:ins w:id="6989" w:author="Leon Sandler" w:date="2026-09-06T00:00:00Z">
        <w:r>
          <w:t xml:space="preserve"> </w:t>
        </w:r>
      </w:ins>
      <w:ins w:id="6990" w:author="Leon Sandler" w:date="2026-09-06T00:00:00Z">
        <w:r>
          <w:t>moment</w:t>
        </w:r>
      </w:ins>
      <w:r>
        <w:t xml:space="preserve"> </w:t>
      </w:r>
      <w:r>
        <w:t>gives</w:t>
      </w:r>
      <w:r>
        <w:t xml:space="preserve"> </w:t>
      </w:r>
      <w:r>
        <w:t>a</w:t>
      </w:r>
      <w:r>
        <w:t xml:space="preserve"> </w:t>
      </w:r>
      <w:r>
        <w:t>knee</w:t>
      </w:r>
      <w:r>
        <w:t xml:space="preserve"> </w:t>
      </w:r>
      <w:r>
        <w:t>energy</w:t>
      </w:r>
      <w:r>
        <w:t xml:space="preserve"> </w:t>
      </w:r>
      <w:r>
        <w:t>of</w:t>
      </w:r>
      <w:r>
        <w:t xml:space="preserve"> </w:t>
      </w:r>
      <w:r>
        <w:t>order</w:t>
      </w:r>
      <w:r>
        <w:t xml:space="preserve"> </w:t>
      </w:r>
      <w:r>
        <w:t>10⁻⁷</w:t>
      </w:r>
      <w:r>
        <w:t xml:space="preserve"> </w:t>
      </w:r>
      <w:r>
        <w:t>MeV</w:t>
      </w:r>
      <w:r>
        <w:t xml:space="preserve"> </w:t>
      </w:r>
      <w:r>
        <w:t>—</w:t>
      </w:r>
      <w:r>
        <w:t xml:space="preserve"> </w:t>
      </w:r>
      <w:ins w:id="6991" w:author="Leon Sandler" w:date="2026-09-06T00:00:00Z">
        <w:r>
          <w:t>many</w:t>
        </w:r>
      </w:ins>
      <w:ins w:id="6992" w:author="Leon Sandler" w:date="2026-09-06T00:00:00Z">
        <w:r>
          <w:t xml:space="preserve"> </w:t>
        </w:r>
      </w:ins>
      <w:ins w:id="6993" w:author="Leon Sandler" w:date="2026-09-06T00:00:00Z">
        <w:r>
          <w:t>orders</w:t>
        </w:r>
      </w:ins>
      <w:ins w:id="6994" w:author="Leon Sandler" w:date="2026-09-06T00:00:00Z">
        <w:r>
          <w:t xml:space="preserve"> </w:t>
        </w:r>
      </w:ins>
      <w:ins w:id="6995" w:author="Leon Sandler" w:date="2026-09-06T00:00:00Z">
        <w:r>
          <w:t>of</w:t>
        </w:r>
      </w:ins>
      <w:ins w:id="6996" w:author="Leon Sandler" w:date="2026-09-06T00:00:00Z">
        <w:r>
          <w:t xml:space="preserve"> </w:t>
        </w:r>
      </w:ins>
      <w:ins w:id="6997" w:author="Leon Sandler" w:date="2026-09-06T00:00:00Z">
        <w:r>
          <w:t>magnitude</w:t>
        </w:r>
      </w:ins>
      <w:ins w:id="6998" w:author="Leon Sandler" w:date="2026-09-06T00:00:00Z">
        <w:r>
          <w:t xml:space="preserve"> </w:t>
        </w:r>
      </w:ins>
      <w:ins w:id="6999" w:author="Leon Sandler" w:date="2026-09-06T00:00:00Z">
        <w:r>
          <w:t>below,</w:t>
        </w:r>
      </w:ins>
      <w:ins w:id="7000" w:author="Leon Sandler" w:date="2026-09-06T00:00:00Z">
        <w:r>
          <w:t xml:space="preserve"> </w:t>
        </w:r>
      </w:ins>
      <w:ins w:id="7001" w:author="Leon Sandler" w:date="2026-09-06T00:00:00Z">
        <w:r>
          <w:t>and</w:t>
        </w:r>
      </w:ins>
      <w:ins w:id="7002" w:author="Leon Sandler" w:date="2026-09-06T00:00:00Z">
        <w:r>
          <w:t xml:space="preserve"> </w:t>
        </w:r>
      </w:ins>
      <w:ins w:id="7003" w:author="Leon Sandler" w:date="2026-09-06T00:00:00Z">
        <w:r>
          <w:t>hence</w:t>
        </w:r>
      </w:ins>
      <w:ins w:id="7004" w:author="Leon Sandler" w:date="2026-09-06T00:00:00Z">
        <w:r>
          <w:t xml:space="preserve"> </w:t>
        </w:r>
      </w:ins>
      <w:ins w:id="7005" w:author="Leon Sandler" w:date="2026-09-06T00:00:00Z">
        <w:r>
          <w:t>fully</w:t>
        </w:r>
      </w:ins>
      <w:ins w:id="7006" w:author="Leon Sandler" w:date="2026-09-06T00:00:00Z">
        <w:r>
          <w:t xml:space="preserve"> </w:t>
        </w:r>
      </w:ins>
      <w:r>
        <w:t>transparent</w:t>
      </w:r>
      <w:r>
        <w:t xml:space="preserve"> </w:t>
      </w:r>
      <w:del w:id="7007" w:author="Leon Sandler" w:date="2026-09-06T00:00:00Z">
        <w:r>
          <w:delText>to</w:delText>
        </w:r>
      </w:del>
      <w:ins w:id="7008" w:author="Leon Sandler" w:date="2026-09-06T00:00:00Z">
        <w:r>
          <w:t>to,</w:t>
        </w:r>
      </w:ins>
      <w:r>
        <w:t xml:space="preserve"> </w:t>
      </w:r>
      <w:r>
        <w:t>the</w:t>
      </w:r>
      <w:r>
        <w:t xml:space="preserve"> </w:t>
      </w:r>
      <w:r>
        <w:t>entire</w:t>
      </w:r>
      <w:r>
        <w:t xml:space="preserve"> </w:t>
      </w:r>
      <w:r>
        <w:t>SEP</w:t>
      </w:r>
      <w:r>
        <w:t xml:space="preserve"> </w:t>
      </w:r>
      <w:ins w:id="7009" w:author="Leon Sandler" w:date="2026-09-06T00:00:00Z">
        <w:r>
          <w:t>energy</w:t>
        </w:r>
      </w:ins>
      <w:ins w:id="7010" w:author="Leon Sandler" w:date="2026-09-06T00:00:00Z">
        <w:r>
          <w:t xml:space="preserve"> </w:t>
        </w:r>
      </w:ins>
      <w:r>
        <w:t>band</w:t>
      </w:r>
      <w:r>
        <w:t xml:space="preserve"> </w:t>
      </w:r>
      <w:r>
        <w:t>of</w:t>
      </w:r>
      <w:r>
        <w:t xml:space="preserve"> </w:t>
      </w:r>
      <w:r>
        <w:t>interest</w:t>
      </w:r>
      <w:r>
        <w:t xml:space="preserve"> </w:t>
      </w:r>
      <w:del w:id="7011" w:author="Leon Sandler" w:date="2026-09-06T00:00:00Z">
        <w:r>
          <w:delText>(0.1-100</w:delText>
        </w:r>
      </w:del>
      <w:ins w:id="7012" w:author="Leon Sandler" w:date="2026-09-06T00:00:00Z">
        <w:r>
          <w:t>(0.1–100</w:t>
        </w:r>
      </w:ins>
      <w:r>
        <w:t xml:space="preserve"> </w:t>
      </w:r>
      <w:r>
        <w:t>MeV).</w:t>
      </w:r>
      <w:r>
        <w:t xml:space="preserve"> </w:t>
      </w:r>
      <w:r>
        <w:t>An</w:t>
      </w:r>
      <w:r>
        <w:t xml:space="preserve"> </w:t>
      </w:r>
      <w:r>
        <w:t>independent</w:t>
      </w:r>
      <w:r>
        <w:t xml:space="preserve"> </w:t>
      </w:r>
      <w:r>
        <w:t>Boris-pusher</w:t>
      </w:r>
      <w:r>
        <w:t xml:space="preserve"> </w:t>
      </w:r>
      <w:r>
        <w:t>re-run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ins w:id="7013" w:author="Leon Sandler" w:date="2026-09-06T00:00:00Z">
        <w:r>
          <w:t>reduced</w:t>
        </w:r>
      </w:ins>
      <w:ins w:id="7014" w:author="Leon Sandler" w:date="2026-09-06T00:00:00Z">
        <w:r>
          <w:t xml:space="preserve"> </w:t>
        </w:r>
      </w:ins>
      <w:r>
        <w:t>moment</w:t>
      </w:r>
      <w:r>
        <w:t xml:space="preserve"> </w:t>
      </w:r>
      <w:r>
        <w:t>confirms</w:t>
      </w:r>
      <w:r>
        <w:t xml:space="preserve"> </w:t>
      </w:r>
      <w:r>
        <w:t>flat,</w:t>
      </w:r>
      <w:r>
        <w:t xml:space="preserve"> </w:t>
      </w:r>
      <w:r>
        <w:t>energy-independent</w:t>
      </w:r>
      <w:r>
        <w:t xml:space="preserve"> </w:t>
      </w:r>
      <w:r>
        <w:t>transmission</w:t>
      </w:r>
      <w:r>
        <w:t xml:space="preserve"> </w:t>
      </w:r>
      <w:r>
        <w:t>across</w:t>
      </w:r>
      <w:r>
        <w:t xml:space="preserve"> </w:t>
      </w:r>
      <w:del w:id="7015" w:author="Leon Sandler" w:date="2026-09-06T00:00:00Z">
        <w:r>
          <w:delText>0.3-10</w:delText>
        </w:r>
      </w:del>
      <w:ins w:id="7016" w:author="Leon Sandler" w:date="2026-09-06T00:00:00Z">
        <w:r>
          <w:t>0.3–10</w:t>
        </w:r>
      </w:ins>
      <w:r>
        <w:t xml:space="preserve"> </w:t>
      </w:r>
      <w:r>
        <w:t>MeV,</w:t>
      </w:r>
      <w:r>
        <w:t xml:space="preserve"> </w:t>
      </w:r>
      <w:r>
        <w:t>consistent</w:t>
      </w:r>
      <w:r>
        <w:t xml:space="preserve"> </w:t>
      </w:r>
      <w:r>
        <w:t>with</w:t>
      </w:r>
      <w:r>
        <w:t xml:space="preserve"> </w:t>
      </w:r>
      <w:ins w:id="7017" w:author="Leon Sandler" w:date="2026-09-06T00:00:00Z">
        <w:r>
          <w:t>the</w:t>
        </w:r>
      </w:ins>
      <w:ins w:id="7018" w:author="Leon Sandler" w:date="2026-09-06T00:00:00Z">
        <w:r>
          <w:t xml:space="preserve"> </w:t>
        </w:r>
      </w:ins>
      <w:ins w:id="7019" w:author="Leon Sandler" w:date="2026-09-06T00:00:00Z">
        <w:r>
          <w:t>mechanism</w:t>
        </w:r>
      </w:ins>
      <w:ins w:id="7020" w:author="Leon Sandler" w:date="2026-09-06T00:00:00Z">
        <w:r>
          <w:t xml:space="preserve"> </w:t>
        </w:r>
      </w:ins>
      <w:ins w:id="7021" w:author="Leon Sandler" w:date="2026-09-06T00:00:00Z">
        <w:r>
          <w:t>shifting</w:t>
        </w:r>
      </w:ins>
      <w:ins w:id="7022" w:author="Leon Sandler" w:date="2026-09-06T00:00:00Z">
        <w:r>
          <w:t xml:space="preserve"> </w:t>
        </w:r>
      </w:ins>
      <w:ins w:id="7023" w:author="Leon Sandler" w:date="2026-09-06T00:00:00Z">
        <w:r>
          <w:t>from</w:t>
        </w:r>
      </w:ins>
      <w:ins w:id="7024" w:author="Leon Sandler" w:date="2026-09-06T00:00:00Z">
        <w:r>
          <w:t xml:space="preserve"> </w:t>
        </w:r>
      </w:ins>
      <w:ins w:id="7025" w:author="Leon Sandler" w:date="2026-09-06T00:00:00Z">
        <w:r>
          <w:t>distributed</w:t>
        </w:r>
      </w:ins>
      <w:ins w:id="7026" w:author="Leon Sandler" w:date="2026-09-06T00:00:00Z">
        <w:r>
          <w:t xml:space="preserve"> </w:t>
        </w:r>
      </w:ins>
      <w:ins w:id="7027" w:author="Leon Sandler" w:date="2026-09-06T00:00:00Z">
        <w:r>
          <w:t>rigidity</w:t>
        </w:r>
      </w:ins>
      <w:ins w:id="7028" w:author="Leon Sandler" w:date="2026-09-06T00:00:00Z">
        <w:r>
          <w:t xml:space="preserve"> </w:t>
        </w:r>
      </w:ins>
      <w:ins w:id="7029" w:author="Leon Sandler" w:date="2026-09-06T00:00:00Z">
        <w:r>
          <w:t>filtering</w:t>
        </w:r>
      </w:ins>
      <w:ins w:id="7030" w:author="Leon Sandler" w:date="2026-09-06T00:00:00Z">
        <w:r>
          <w:t xml:space="preserve"> </w:t>
        </w:r>
      </w:ins>
      <w:ins w:id="7031" w:author="Leon Sandler" w:date="2026-09-06T00:00:00Z">
        <w:r>
          <w:t>to</w:t>
        </w:r>
      </w:ins>
      <w:ins w:id="7032" w:author="Leon Sandler" w:date="2026-09-06T00:00:00Z">
        <w:r>
          <w:t xml:space="preserve"> </w:t>
        </w:r>
      </w:ins>
      <w:ins w:id="7033" w:author="Leon Sandler" w:date="2026-09-06T00:00:00Z">
        <w:r>
          <w:t>weak</w:t>
        </w:r>
      </w:ins>
      <w:ins w:id="7034" w:author="Leon Sandler" w:date="2026-09-06T00:00:00Z">
        <w:r>
          <w:t xml:space="preserve"> </w:t>
        </w:r>
      </w:ins>
      <w:r>
        <w:t>near-field</w:t>
      </w:r>
      <w:r>
        <w:t xml:space="preserve"> </w:t>
      </w:r>
      <w:r>
        <w:t>deflection</w:t>
      </w:r>
      <w:r>
        <w:t xml:space="preserve"> </w:t>
      </w:r>
      <w:r>
        <w:t>of</w:t>
      </w:r>
      <w:r>
        <w:t xml:space="preserve"> </w:t>
      </w:r>
      <w:ins w:id="7035" w:author="Leon Sandler" w:date="2026-09-06T00:00:00Z">
        <w:r>
          <w:t>only</w:t>
        </w:r>
      </w:ins>
      <w:ins w:id="7036" w:author="Leon Sandler" w:date="2026-09-06T00:00:00Z">
        <w:r>
          <w:t xml:space="preserve"> </w:t>
        </w:r>
      </w:ins>
      <w:ins w:id="7037" w:author="Leon Sandler" w:date="2026-09-06T00:00:00Z">
        <w:r>
          <w:t>those</w:t>
        </w:r>
      </w:ins>
      <w:ins w:id="7038" w:author="Leon Sandler" w:date="2026-09-06T00:00:00Z">
        <w:r>
          <w:t xml:space="preserve"> </w:t>
        </w:r>
      </w:ins>
      <w:r>
        <w:t>protons</w:t>
      </w:r>
      <w:r>
        <w:t xml:space="preserve"> </w:t>
      </w:r>
      <w:del w:id="7039" w:author="Leon Sandler" w:date="2026-09-06T00:00:00Z">
        <w:r>
          <w:delText>passing</w:delText>
        </w:r>
      </w:del>
      <w:ins w:id="7040" w:author="Leon Sandler" w:date="2026-09-06T00:00:00Z">
        <w:r>
          <w:t>that</w:t>
        </w:r>
      </w:ins>
      <w:ins w:id="7041" w:author="Leon Sandler" w:date="2026-09-06T00:00:00Z">
        <w:r>
          <w:t xml:space="preserve"> </w:t>
        </w:r>
      </w:ins>
      <w:ins w:id="7042" w:author="Leon Sandler" w:date="2026-09-06T00:00:00Z">
        <w:r>
          <w:t>happen</w:t>
        </w:r>
      </w:ins>
      <w:ins w:id="7043" w:author="Leon Sandler" w:date="2026-09-06T00:00:00Z">
        <w:r>
          <w:t xml:space="preserve"> </w:t>
        </w:r>
      </w:ins>
      <w:ins w:id="7044" w:author="Leon Sandler" w:date="2026-09-06T00:00:00Z">
        <w:r>
          <w:t>to</w:t>
        </w:r>
      </w:ins>
      <w:ins w:id="7045" w:author="Leon Sandler" w:date="2026-09-06T00:00:00Z">
        <w:r>
          <w:t xml:space="preserve"> </w:t>
        </w:r>
      </w:ins>
      <w:ins w:id="7046" w:author="Leon Sandler" w:date="2026-09-06T00:00:00Z">
        <w:r>
          <w:t>pass</w:t>
        </w:r>
      </w:ins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few</w:t>
      </w:r>
      <w:r>
        <w:t xml:space="preserve"> </w:t>
      </w:r>
      <w:r>
        <w:t>coil</w:t>
      </w:r>
      <w:r>
        <w:t xml:space="preserve"> </w:t>
      </w:r>
      <w:r>
        <w:t>radii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del w:id="7047" w:author="Leon Sandler" w:date="2026-09-06T00:00:00Z">
        <w:r>
          <w:delText>magnet</w:delText>
        </w:r>
      </w:del>
      <w:ins w:id="7048" w:author="Leon Sandler" w:date="2026-09-06T00:00:00Z">
        <w:r>
          <w:t>magnet,</w:t>
        </w:r>
      </w:ins>
      <w:r>
        <w:t xml:space="preserve"> </w:t>
      </w:r>
      <w:del w:id="7049" w:author="Leon Sandler" w:date="2026-09-06T00:00:00Z">
        <w:r>
          <w:delText>rather</w:delText>
        </w:r>
      </w:del>
      <w:ins w:id="7050" w:author="Leon Sandler" w:date="2026-09-06T00:00:00Z">
        <w:r>
          <w:t>which</w:t>
        </w:r>
      </w:ins>
      <w:r>
        <w:t xml:space="preserve"> </w:t>
      </w:r>
      <w:del w:id="7051" w:author="Leon Sandler" w:date="2026-09-06T00:00:00Z">
        <w:r>
          <w:delText>than</w:delText>
        </w:r>
      </w:del>
      <w:ins w:id="7052" w:author="Leon Sandler" w:date="2026-09-06T00:00:00Z">
        <w:r>
          <w:t>is</w:t>
        </w:r>
      </w:ins>
      <w:ins w:id="7053" w:author="Leon Sandler" w:date="2026-09-06T00:00:00Z">
        <w:r>
          <w:t xml:space="preserve"> </w:t>
        </w:r>
      </w:ins>
      <w:ins w:id="7054" w:author="Leon Sandler" w:date="2026-09-06T00:00:00Z">
        <w:r>
          <w:t>not</w:t>
        </w:r>
      </w:ins>
      <w:r>
        <w:t xml:space="preserve"> </w:t>
      </w:r>
      <w:r>
        <w:t>the</w:t>
      </w:r>
      <w:r>
        <w:t xml:space="preserve"> </w:t>
      </w:r>
      <w:r>
        <w:t>intended</w:t>
      </w:r>
      <w:r>
        <w:t xml:space="preserve"> </w:t>
      </w:r>
      <w:r>
        <w:t>distributed-scattering</w:t>
      </w:r>
      <w:r>
        <w:t xml:space="preserve"> </w:t>
      </w:r>
      <w:del w:id="7055" w:author="Leon Sandler" w:date="2026-09-06T00:00:00Z">
        <w:r>
          <w:delText>mechanism.</w:delText>
        </w:r>
      </w:del>
      <w:ins w:id="7056" w:author="Leon Sandler" w:date="2026-09-06T00:00:00Z">
        <w:r>
          <w:t>mechanism</w:t>
        </w:r>
      </w:ins>
      <w:ins w:id="7057" w:author="Leon Sandler" w:date="2026-09-06T00:00:00Z">
        <w:r>
          <w:t xml:space="preserve"> </w:t>
        </w:r>
      </w:ins>
      <w:ins w:id="7058" w:author="Leon Sandler" w:date="2026-09-06T00:00:00Z">
        <w:r>
          <w:t>at</w:t>
        </w:r>
      </w:ins>
      <w:ins w:id="7059" w:author="Leon Sandler" w:date="2026-09-06T00:00:00Z">
        <w:r>
          <w:t xml:space="preserve"> </w:t>
        </w:r>
      </w:ins>
      <w:ins w:id="7060" w:author="Leon Sandler" w:date="2026-09-06T00:00:00Z">
        <w:r>
          <w:t>all.</w:t>
        </w:r>
      </w:ins>
      <w:r>
        <w:t xml:space="preserve"> </w:t>
      </w:r>
      <w:r>
        <w:t>Matching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moment</w:t>
      </w:r>
      <w:r>
        <w:t xml:space="preserve"> </w:t>
      </w:r>
      <w:r>
        <w:t>budget</w:t>
      </w:r>
      <w:r>
        <w:t xml:space="preserve"> </w:t>
      </w:r>
      <w:ins w:id="7061" w:author="Leon Sandler" w:date="2026-09-06T00:00:00Z">
        <w:r>
          <w:t>M0</w:t>
        </w:r>
      </w:ins>
      <w:ins w:id="7062" w:author="Leon Sandler" w:date="2026-09-06T00:00:00Z">
        <w:r>
          <w:t xml:space="preserve"> </w:t>
        </w:r>
      </w:ins>
      <w:r>
        <w:t>with</w:t>
      </w:r>
      <w:r>
        <w:t xml:space="preserve"> </w:t>
      </w:r>
      <w:r>
        <w:t>permanent</w:t>
      </w:r>
      <w:r>
        <w:t xml:space="preserve"> </w:t>
      </w:r>
      <w:del w:id="7063" w:author="Leon Sandler" w:date="2026-09-06T00:00:00Z">
        <w:r>
          <w:delText>magnets</w:delText>
        </w:r>
      </w:del>
      <w:ins w:id="7064" w:author="Leon Sandler" w:date="2026-09-06T00:00:00Z">
        <w:r>
          <w:t>magnets,</w:t>
        </w:r>
      </w:ins>
      <w:ins w:id="7065" w:author="Leon Sandler" w:date="2026-09-06T00:00:00Z">
        <w:r>
          <w:t xml:space="preserve"> </w:t>
        </w:r>
      </w:ins>
      <w:ins w:id="7066" w:author="Leon Sandler" w:date="2026-09-06T00:00:00Z">
        <w:r>
          <w:t>rather</w:t>
        </w:r>
      </w:ins>
      <w:ins w:id="7067" w:author="Leon Sandler" w:date="2026-09-06T00:00:00Z">
        <w:r>
          <w:t xml:space="preserve"> </w:t>
        </w:r>
      </w:ins>
      <w:ins w:id="7068" w:author="Leon Sandler" w:date="2026-09-06T00:00:00Z">
        <w:r>
          <w:t>than</w:t>
        </w:r>
      </w:ins>
      <w:ins w:id="7069" w:author="Leon Sandler" w:date="2026-09-06T00:00:00Z">
        <w:r>
          <w:t xml:space="preserve"> </w:t>
        </w:r>
      </w:ins>
      <w:ins w:id="7070" w:author="Leon Sandler" w:date="2026-09-06T00:00:00Z">
        <w:r>
          <w:t>accepting</w:t>
        </w:r>
      </w:ins>
      <w:ins w:id="7071" w:author="Leon Sandler" w:date="2026-09-06T00:00:00Z">
        <w:r>
          <w:t xml:space="preserve"> </w:t>
        </w:r>
      </w:ins>
      <w:ins w:id="7072" w:author="Leon Sandler" w:date="2026-09-06T00:00:00Z">
        <w:r>
          <w:t>this</w:t>
        </w:r>
      </w:ins>
      <w:ins w:id="7073" w:author="Leon Sandler" w:date="2026-09-06T00:00:00Z">
        <w:r>
          <w:t xml:space="preserve"> </w:t>
        </w:r>
      </w:ins>
      <w:ins w:id="7074" w:author="Leon Sandler" w:date="2026-09-06T00:00:00Z">
        <w:r>
          <w:t>degraded</w:t>
        </w:r>
      </w:ins>
      <w:ins w:id="7075" w:author="Leon Sandler" w:date="2026-09-06T00:00:00Z">
        <w:r>
          <w:t xml:space="preserve"> </w:t>
        </w:r>
      </w:ins>
      <w:ins w:id="7076" w:author="Leon Sandler" w:date="2026-09-06T00:00:00Z">
        <w:r>
          <w:t>performance,</w:t>
        </w:r>
      </w:ins>
      <w:r>
        <w:t xml:space="preserve"> </w:t>
      </w:r>
      <w:r>
        <w:t>would</w:t>
      </w:r>
      <w:r>
        <w:t xml:space="preserve"> </w:t>
      </w:r>
      <w:r>
        <w:t>require</w:t>
      </w:r>
      <w:r>
        <w:t xml:space="preserve"> </w:t>
      </w:r>
      <w:del w:id="7077" w:author="Leon Sandler" w:date="2026-09-06T00:00:00Z">
        <w:r>
          <w:delText>≈2.65×10⁵</w:delText>
        </w:r>
      </w:del>
      <w:ins w:id="7078" w:author="Leon Sandler" w:date="2026-09-06T00:00:00Z">
        <w:r>
          <w:t>approximately</w:t>
        </w:r>
      </w:ins>
      <w:ins w:id="7079" w:author="Leon Sandler" w:date="2026-09-06T00:00:00Z">
        <w:r>
          <w:t xml:space="preserve"> </w:t>
        </w:r>
      </w:ins>
      <w:ins w:id="7080" w:author="Leon Sandler" w:date="2026-09-06T00:00:00Z">
        <w:r>
          <w:t>2.65×10⁵</w:t>
        </w:r>
      </w:ins>
      <w:r>
        <w:t xml:space="preserve"> </w:t>
      </w:r>
      <w:r>
        <w:t>t</w:t>
      </w:r>
      <w:r>
        <w:t xml:space="preserve"> </w:t>
      </w:r>
      <w:r>
        <w:t>of</w:t>
      </w:r>
      <w:r>
        <w:t xml:space="preserve"> </w:t>
      </w:r>
      <w:del w:id="7081" w:author="Leon Sandler" w:date="2026-09-06T00:00:00Z">
        <w:r>
          <w:delText>NdFeB.</w:delText>
        </w:r>
      </w:del>
      <w:ins w:id="7082" w:author="Leon Sandler" w:date="2026-09-06T00:00:00Z">
        <w:r>
          <w:t>NdFeB</w:t>
        </w:r>
      </w:ins>
      <w:ins w:id="7083" w:author="Leon Sandler" w:date="2026-09-06T00:00:00Z">
        <w:r>
          <w:t xml:space="preserve"> </w:t>
        </w:r>
      </w:ins>
      <w:ins w:id="7084" w:author="Leon Sandler" w:date="2026-09-06T00:00:00Z">
        <w:r>
          <w:t>—</w:t>
        </w:r>
      </w:ins>
      <w:ins w:id="7085" w:author="Leon Sandler" w:date="2026-09-06T00:00:00Z">
        <w:r>
          <w:t xml:space="preserve"> </w:t>
        </w:r>
      </w:ins>
      <w:ins w:id="7086" w:author="Leon Sandler" w:date="2026-09-06T00:00:00Z">
        <w:r>
          <w:t>several</w:t>
        </w:r>
      </w:ins>
      <w:ins w:id="7087" w:author="Leon Sandler" w:date="2026-09-06T00:00:00Z">
        <w:r>
          <w:t xml:space="preserve"> </w:t>
        </w:r>
      </w:ins>
      <w:ins w:id="7088" w:author="Leon Sandler" w:date="2026-09-06T00:00:00Z">
        <w:r>
          <w:t>thousand</w:t>
        </w:r>
      </w:ins>
      <w:ins w:id="7089" w:author="Leon Sandler" w:date="2026-09-06T00:00:00Z">
        <w:r>
          <w:t xml:space="preserve"> </w:t>
        </w:r>
      </w:ins>
      <w:ins w:id="7090" w:author="Leon Sandler" w:date="2026-09-06T00:00:00Z">
        <w:r>
          <w:t>times</w:t>
        </w:r>
      </w:ins>
      <w:ins w:id="7091" w:author="Leon Sandler" w:date="2026-09-06T00:00:00Z">
        <w:r>
          <w:t xml:space="preserve"> </w:t>
        </w:r>
      </w:ins>
      <w:ins w:id="7092" w:author="Leon Sandler" w:date="2026-09-06T00:00:00Z">
        <w:r>
          <w:t>the</w:t>
        </w:r>
      </w:ins>
      <w:ins w:id="7093" w:author="Leon Sandler" w:date="2026-09-06T00:00:00Z">
        <w:r>
          <w:t xml:space="preserve"> </w:t>
        </w:r>
      </w:ins>
      <w:ins w:id="7094" w:author="Leon Sandler" w:date="2026-09-06T00:00:00Z">
        <w:r>
          <w:t>entire</w:t>
        </w:r>
      </w:ins>
      <w:ins w:id="7095" w:author="Leon Sandler" w:date="2026-09-06T00:00:00Z">
        <w:r>
          <w:t xml:space="preserve"> </w:t>
        </w:r>
      </w:ins>
      <w:ins w:id="7096" w:author="Leon Sandler" w:date="2026-09-06T00:00:00Z">
        <w:r>
          <w:t>propagated</w:t>
        </w:r>
      </w:ins>
      <w:ins w:id="7097" w:author="Leon Sandler" w:date="2026-09-06T00:00:00Z">
        <w:r>
          <w:t xml:space="preserve"> </w:t>
        </w:r>
      </w:ins>
      <w:ins w:id="7098" w:author="Leon Sandler" w:date="2026-09-06T00:00:00Z">
        <w:r>
          <w:t>system</w:t>
        </w:r>
      </w:ins>
      <w:ins w:id="7099" w:author="Leon Sandler" w:date="2026-09-06T00:00:00Z">
        <w:r>
          <w:t xml:space="preserve"> </w:t>
        </w:r>
      </w:ins>
      <w:ins w:id="7100" w:author="Leon Sandler" w:date="2026-09-06T00:00:00Z">
        <w:r>
          <w:t>mass</w:t>
        </w:r>
      </w:ins>
      <w:ins w:id="7101" w:author="Leon Sandler" w:date="2026-09-06T00:00:00Z">
        <w:r>
          <w:t xml:space="preserve"> </w:t>
        </w:r>
      </w:ins>
      <w:ins w:id="7102" w:author="Leon Sandler" w:date="2026-09-06T00:00:00Z">
        <w:r>
          <w:t>of</w:t>
        </w:r>
      </w:ins>
      <w:ins w:id="7103" w:author="Leon Sandler" w:date="2026-09-06T00:00:00Z">
        <w:r>
          <w:t xml:space="preserve"> </w:t>
        </w:r>
      </w:ins>
      <w:ins w:id="7104" w:author="Leon Sandler" w:date="2026-09-06T00:00:00Z">
        <w:r>
          <w:t>the</w:t>
        </w:r>
      </w:ins>
      <w:ins w:id="7105" w:author="Leon Sandler" w:date="2026-09-06T00:00:00Z">
        <w:r>
          <w:t xml:space="preserve"> </w:t>
        </w:r>
      </w:ins>
      <w:ins w:id="7106" w:author="Leon Sandler" w:date="2026-09-06T00:00:00Z">
        <w:r>
          <w:t>superconducting</w:t>
        </w:r>
      </w:ins>
      <w:ins w:id="7107" w:author="Leon Sandler" w:date="2026-09-06T00:00:00Z">
        <w:r>
          <w:t xml:space="preserve"> </w:t>
        </w:r>
      </w:ins>
      <w:ins w:id="7108" w:author="Leon Sandler" w:date="2026-09-06T00:00:00Z">
        <w:r>
          <w:t>design</w:t>
        </w:r>
      </w:ins>
      <w:ins w:id="7109" w:author="Leon Sandler" w:date="2026-09-06T00:00:00Z">
        <w:r>
          <w:t xml:space="preserve"> </w:t>
        </w:r>
      </w:ins>
      <w:ins w:id="7110" w:author="Leon Sandler" w:date="2026-09-06T00:00:00Z">
        <w:r>
          <w:t>(Section</w:t>
        </w:r>
      </w:ins>
      <w:ins w:id="7111" w:author="Leon Sandler" w:date="2026-09-06T00:00:00Z">
        <w:r>
          <w:t xml:space="preserve"> </w:t>
        </w:r>
      </w:ins>
      <w:ins w:id="7112" w:author="Leon Sandler" w:date="2026-09-06T00:00:00Z">
        <w:r>
          <w:t>9).</w:t>
        </w:r>
      </w:ins>
      <w:r>
        <w:t xml:space="preserve"> </w:t>
      </w:r>
      <w:r>
        <w:t>We</w:t>
      </w:r>
      <w:r>
        <w:t xml:space="preserve"> </w:t>
      </w:r>
      <w:r>
        <w:t>therefore</w:t>
      </w:r>
      <w:r>
        <w:t xml:space="preserve"> </w:t>
      </w:r>
      <w:r>
        <w:t>rule</w:t>
      </w:r>
      <w:r>
        <w:t xml:space="preserve"> </w:t>
      </w:r>
      <w:r>
        <w:t>out</w:t>
      </w:r>
      <w:r>
        <w:t xml:space="preserve"> </w:t>
      </w:r>
      <w:r>
        <w:t>permanent</w:t>
      </w:r>
      <w:r>
        <w:t xml:space="preserve"> </w:t>
      </w:r>
      <w:r>
        <w:t>magnets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primary</w:t>
      </w:r>
      <w:r>
        <w:t xml:space="preserve"> </w:t>
      </w:r>
      <w:r>
        <w:t>moment</w:t>
      </w:r>
      <w:r>
        <w:t xml:space="preserve"> </w:t>
      </w:r>
      <w:r>
        <w:t>source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del w:id="7113" w:author="Leon Sandler" w:date="2026-09-06T00:00:00Z">
        <w:r>
          <w:delText>architecture.</w:delText>
        </w:r>
      </w:del>
      <w:ins w:id="7114" w:author="Leon Sandler" w:date="2026-09-06T00:00:00Z">
        <w:r>
          <w:t>architecture</w:t>
        </w:r>
      </w:ins>
      <w:ins w:id="7115" w:author="Leon Sandler" w:date="2026-09-06T00:00:00Z">
        <w:r>
          <w:t xml:space="preserve"> </w:t>
        </w:r>
      </w:ins>
      <w:ins w:id="7116" w:author="Leon Sandler" w:date="2026-09-06T00:00:00Z">
        <w:r>
          <w:t>on</w:t>
        </w:r>
      </w:ins>
      <w:ins w:id="7117" w:author="Leon Sandler" w:date="2026-09-06T00:00:00Z">
        <w:r>
          <w:t xml:space="preserve"> </w:t>
        </w:r>
      </w:ins>
      <w:ins w:id="7118" w:author="Leon Sandler" w:date="2026-09-06T00:00:00Z">
        <w:r>
          <w:t>purely</w:t>
        </w:r>
      </w:ins>
      <w:ins w:id="7119" w:author="Leon Sandler" w:date="2026-09-06T00:00:00Z">
        <w:r>
          <w:t xml:space="preserve"> </w:t>
        </w:r>
      </w:ins>
      <w:ins w:id="7120" w:author="Leon Sandler" w:date="2026-09-06T00:00:00Z">
        <w:r>
          <w:t>physical</w:t>
        </w:r>
      </w:ins>
      <w:ins w:id="7121" w:author="Leon Sandler" w:date="2026-09-06T00:00:00Z">
        <w:r>
          <w:t xml:space="preserve"> </w:t>
        </w:r>
      </w:ins>
      <w:ins w:id="7122" w:author="Leon Sandler" w:date="2026-09-06T00:00:00Z">
        <w:r>
          <w:t>grounds,</w:t>
        </w:r>
      </w:ins>
      <w:ins w:id="7123" w:author="Leon Sandler" w:date="2026-09-06T00:00:00Z">
        <w:r>
          <w:t xml:space="preserve"> </w:t>
        </w:r>
      </w:ins>
      <w:ins w:id="7124" w:author="Leon Sandler" w:date="2026-09-06T00:00:00Z">
        <w:r>
          <w:t>independent</w:t>
        </w:r>
      </w:ins>
      <w:ins w:id="7125" w:author="Leon Sandler" w:date="2026-09-06T00:00:00Z">
        <w:r>
          <w:t xml:space="preserve"> </w:t>
        </w:r>
      </w:ins>
      <w:ins w:id="7126" w:author="Leon Sandler" w:date="2026-09-06T00:00:00Z">
        <w:r>
          <w:t>of</w:t>
        </w:r>
      </w:ins>
      <w:ins w:id="7127" w:author="Leon Sandler" w:date="2026-09-06T00:00:00Z">
        <w:r>
          <w:t xml:space="preserve"> </w:t>
        </w:r>
      </w:ins>
      <w:ins w:id="7128" w:author="Leon Sandler" w:date="2026-09-06T00:00:00Z">
        <w:r>
          <w:t>any</w:t>
        </w:r>
      </w:ins>
      <w:ins w:id="7129" w:author="Leon Sandler" w:date="2026-09-06T00:00:00Z">
        <w:r>
          <w:t xml:space="preserve"> </w:t>
        </w:r>
      </w:ins>
      <w:ins w:id="7130" w:author="Leon Sandler" w:date="2026-09-06T00:00:00Z">
        <w:r>
          <w:t>cost</w:t>
        </w:r>
      </w:ins>
      <w:ins w:id="7131" w:author="Leon Sandler" w:date="2026-09-06T00:00:00Z">
        <w:r>
          <w:t xml:space="preserve"> </w:t>
        </w:r>
      </w:ins>
      <w:ins w:id="7132" w:author="Leon Sandler" w:date="2026-09-06T00:00:00Z">
        <w:r>
          <w:t>or</w:t>
        </w:r>
      </w:ins>
      <w:ins w:id="7133" w:author="Leon Sandler" w:date="2026-09-06T00:00:00Z">
        <w:r>
          <w:t xml:space="preserve"> </w:t>
        </w:r>
      </w:ins>
      <w:ins w:id="7134" w:author="Leon Sandler" w:date="2026-09-06T00:00:00Z">
        <w:r>
          <w:t>manufacturing</w:t>
        </w:r>
      </w:ins>
      <w:ins w:id="7135" w:author="Leon Sandler" w:date="2026-09-06T00:00:00Z">
        <w:r>
          <w:t xml:space="preserve"> </w:t>
        </w:r>
      </w:ins>
      <w:ins w:id="7136" w:author="Leon Sandler" w:date="2026-09-06T00:00:00Z">
        <w:r>
          <w:t>consideration.</w:t>
        </w:r>
      </w:ins>
      <w:r>
        <w:t xml:space="preserve"> </w:t>
      </w:r>
      <w:r>
        <w:t>A</w:t>
      </w:r>
      <w:r>
        <w:t xml:space="preserve"> </w:t>
      </w:r>
      <w:r>
        <w:t>possible</w:t>
      </w:r>
      <w:r>
        <w:t xml:space="preserve"> </w:t>
      </w:r>
      <w:r>
        <w:t>secondary</w:t>
      </w:r>
      <w:r>
        <w:t xml:space="preserve"> </w:t>
      </w:r>
      <w:r>
        <w:t>role</w:t>
      </w:r>
      <w:r>
        <w:t xml:space="preserve"> </w:t>
      </w:r>
      <w:ins w:id="7137" w:author="Leon Sandler" w:date="2026-09-06T00:00:00Z">
        <w:r>
          <w:t>for</w:t>
        </w:r>
      </w:ins>
      <w:ins w:id="7138" w:author="Leon Sandler" w:date="2026-09-06T00:00:00Z">
        <w:r>
          <w:t xml:space="preserve"> </w:t>
        </w:r>
      </w:ins>
      <w:ins w:id="7139" w:author="Leon Sandler" w:date="2026-09-06T00:00:00Z">
        <w:r>
          <w:t>permanent</w:t>
        </w:r>
      </w:ins>
      <w:ins w:id="7140" w:author="Leon Sandler" w:date="2026-09-06T00:00:00Z">
        <w:r>
          <w:t xml:space="preserve"> </w:t>
        </w:r>
      </w:ins>
      <w:ins w:id="7141" w:author="Leon Sandler" w:date="2026-09-06T00:00:00Z">
        <w:r>
          <w:t>magnets</w:t>
        </w:r>
      </w:ins>
      <w:ins w:id="7142" w:author="Leon Sandler" w:date="2026-09-06T00:00:00Z">
        <w:r>
          <w:t xml:space="preserve"> </w:t>
        </w:r>
      </w:ins>
      <w:r>
        <w:t>as</w:t>
      </w:r>
      <w:r>
        <w:t xml:space="preserve"> </w:t>
      </w:r>
      <w:r>
        <w:t>local</w:t>
      </w:r>
      <w:r>
        <w:t xml:space="preserve"> </w:t>
      </w:r>
      <w:r>
        <w:t>aperture-trim</w:t>
      </w:r>
      <w:r>
        <w:t xml:space="preserve"> </w:t>
      </w:r>
      <w:del w:id="7143" w:author="Leon Sandler" w:date="2026-09-06T00:00:00Z">
        <w:r>
          <w:delText>elements</w:delText>
        </w:r>
      </w:del>
      <w:ins w:id="7144" w:author="Leon Sandler" w:date="2026-09-06T00:00:00Z">
        <w:r>
          <w:t>elements,</w:t>
        </w:r>
      </w:ins>
      <w:r>
        <w:t xml:space="preserve"> </w:t>
      </w:r>
      <w:r>
        <w:t>closing</w:t>
      </w:r>
      <w:ins w:id="7145" w:author="Leon Sandler" w:date="2026-09-06T00:00:00Z">
        <w:r>
          <w:t xml:space="preserve"> </w:t>
        </w:r>
      </w:ins>
      <w:ins w:id="7146" w:author="Leon Sandler" w:date="2026-09-06T00:00:00Z">
        <w:r>
          <w:t>the</w:t>
        </w:r>
      </w:ins>
      <w:ins w:id="7147" w:author="Leon Sandler" w:date="2026-09-06T00:00:00Z">
        <w:r>
          <w:t xml:space="preserve"> </w:t>
        </w:r>
      </w:ins>
      <w:ins w:id="7148" w:author="Leon Sandler" w:date="2026-09-06T00:00:00Z">
        <w:r>
          <w:t>specific</w:t>
        </w:r>
      </w:ins>
      <w:r>
        <w:t xml:space="preserve"> </w:t>
      </w:r>
      <w:r>
        <w:t>low-energy</w:t>
      </w:r>
      <w:r>
        <w:t xml:space="preserve"> </w:t>
      </w:r>
      <w:r>
        <w:t>leakage</w:t>
      </w:r>
      <w:ins w:id="7149" w:author="Leon Sandler" w:date="2026-09-06T00:00:00Z">
        <w:r>
          <w:t xml:space="preserve"> </w:t>
        </w:r>
      </w:ins>
      <w:ins w:id="7150" w:author="Leon Sandler" w:date="2026-09-06T00:00:00Z">
        <w:r>
          <w:t>paths</w:t>
        </w:r>
      </w:ins>
      <w:r>
        <w:t xml:space="preserve"> </w:t>
      </w:r>
      <w:r>
        <w:t>at</w:t>
      </w:r>
      <w:r>
        <w:t xml:space="preserve"> </w:t>
      </w:r>
      <w:r>
        <w:t>fence</w:t>
      </w:r>
      <w:r>
        <w:t xml:space="preserve"> </w:t>
      </w:r>
      <w:r>
        <w:t>gaps</w:t>
      </w:r>
      <w:r>
        <w:t xml:space="preserve"> </w:t>
      </w:r>
      <w:del w:id="7151" w:author="Leon Sandler" w:date="2026-09-06T00:00:00Z">
        <w:r>
          <w:delText>(§6)</w:delText>
        </w:r>
      </w:del>
      <w:ins w:id="7152" w:author="Leon Sandler" w:date="2026-09-06T00:00:00Z">
        <w:r>
          <w:t>identified</w:t>
        </w:r>
      </w:ins>
      <w:ins w:id="7153" w:author="Leon Sandler" w:date="2026-09-06T00:00:00Z">
        <w:r>
          <w:t xml:space="preserve"> </w:t>
        </w:r>
      </w:ins>
      <w:ins w:id="7154" w:author="Leon Sandler" w:date="2026-09-06T00:00:00Z">
        <w:r>
          <w:t>in</w:t>
        </w:r>
      </w:ins>
      <w:ins w:id="7155" w:author="Leon Sandler" w:date="2026-09-06T00:00:00Z">
        <w:r>
          <w:t xml:space="preserve"> </w:t>
        </w:r>
      </w:ins>
      <w:ins w:id="7156" w:author="Leon Sandler" w:date="2026-09-06T00:00:00Z">
        <w:r>
          <w:t>Section</w:t>
        </w:r>
      </w:ins>
      <w:ins w:id="7157" w:author="Leon Sandler" w:date="2026-09-06T00:00:00Z">
        <w:r>
          <w:t xml:space="preserve"> </w:t>
        </w:r>
      </w:ins>
      <w:ins w:id="7158" w:author="Leon Sandler" w:date="2026-09-06T00:00:00Z">
        <w:r>
          <w:t>6.2,</w:t>
        </w:r>
      </w:ins>
      <w:r>
        <w:t xml:space="preserve"> </w:t>
      </w:r>
      <w:r>
        <w:t>has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simulated</w:t>
      </w:r>
      <w:r>
        <w:t xml:space="preserve"> </w:t>
      </w:r>
      <w:ins w:id="7159" w:author="Leon Sandler" w:date="2026-09-06T00:00:00Z">
        <w:r>
          <w:t>in</w:t>
        </w:r>
      </w:ins>
      <w:ins w:id="7160" w:author="Leon Sandler" w:date="2026-09-06T00:00:00Z">
        <w:r>
          <w:t xml:space="preserve"> </w:t>
        </w:r>
      </w:ins>
      <w:ins w:id="7161" w:author="Leon Sandler" w:date="2026-09-06T00:00:00Z">
        <w:r>
          <w:t>this</w:t>
        </w:r>
      </w:ins>
      <w:ins w:id="7162" w:author="Leon Sandler" w:date="2026-09-06T00:00:00Z">
        <w:r>
          <w:t xml:space="preserve"> </w:t>
        </w:r>
      </w:ins>
      <w:ins w:id="7163" w:author="Leon Sandler" w:date="2026-09-06T00:00:00Z">
        <w:r>
          <w:t>work</w:t>
        </w:r>
      </w:ins>
      <w:ins w:id="7164" w:author="Leon Sandler" w:date="2026-09-06T00:00:00Z">
        <w:r>
          <w:t xml:space="preserve"> </w:t>
        </w:r>
      </w:ins>
      <w:r>
        <w:t>and</w:t>
      </w:r>
      <w:r>
        <w:t xml:space="preserve"> </w:t>
      </w:r>
      <w:r>
        <w:t>is</w:t>
      </w:r>
      <w:r>
        <w:t xml:space="preserve"> </w:t>
      </w:r>
      <w:r>
        <w:t>noted</w:t>
      </w:r>
      <w:r>
        <w:t xml:space="preserve"> </w:t>
      </w:r>
      <w:r>
        <w:t>as</w:t>
      </w:r>
      <w:r>
        <w:t xml:space="preserve"> </w:t>
      </w:r>
      <w:ins w:id="7165" w:author="Leon Sandler" w:date="2026-09-06T00:00:00Z">
        <w:r>
          <w:t>a</w:t>
        </w:r>
      </w:ins>
      <w:ins w:id="7166" w:author="Leon Sandler" w:date="2026-09-06T00:00:00Z">
        <w:r>
          <w:t xml:space="preserve"> </w:t>
        </w:r>
      </w:ins>
      <w:ins w:id="7167" w:author="Leon Sandler" w:date="2026-09-06T00:00:00Z">
        <w:r>
          <w:t>candidate</w:t>
        </w:r>
      </w:ins>
      <w:ins w:id="7168" w:author="Leon Sandler" w:date="2026-09-06T00:00:00Z">
        <w:r>
          <w:t xml:space="preserve"> </w:t>
        </w:r>
      </w:ins>
      <w:ins w:id="7169" w:author="Leon Sandler" w:date="2026-09-06T00:00:00Z">
        <w:r>
          <w:t>for</w:t>
        </w:r>
      </w:ins>
      <w:ins w:id="7170" w:author="Leon Sandler" w:date="2026-09-06T00:00:00Z">
        <w:r>
          <w:t xml:space="preserve"> </w:t>
        </w:r>
      </w:ins>
      <w:r>
        <w:t>future</w:t>
      </w:r>
      <w:r>
        <w:t xml:space="preserve"> </w:t>
      </w:r>
      <w:del w:id="7171" w:author="Leon Sandler" w:date="2026-09-06T00:00:00Z">
        <w:r>
          <w:delText>work</w:delText>
        </w:r>
      </w:del>
      <w:ins w:id="7172" w:author="Leon Sandler" w:date="2026-09-06T00:00:00Z">
        <w:r>
          <w:t>study</w:t>
        </w:r>
      </w:ins>
      <w:r>
        <w:t xml:space="preserve"> </w:t>
      </w:r>
      <w:del w:id="7173" w:author="Leon Sandler" w:date="2026-09-06T00:00:00Z">
        <w:r>
          <w:delText>(§13).</w:delText>
        </w:r>
      </w:del>
      <w:ins w:id="7174" w:author="Leon Sandler" w:date="2026-09-06T00:00:00Z">
        <w:r>
          <w:t>in</w:t>
        </w:r>
      </w:ins>
      <w:ins w:id="7175" w:author="Leon Sandler" w:date="2026-09-06T00:00:00Z">
        <w:r>
          <w:t xml:space="preserve"> </w:t>
        </w:r>
      </w:ins>
      <w:ins w:id="7176" w:author="Leon Sandler" w:date="2026-09-06T00:00:00Z">
        <w:r>
          <w:t>Section</w:t>
        </w:r>
      </w:ins>
      <w:ins w:id="7177" w:author="Leon Sandler" w:date="2026-09-06T00:00:00Z">
        <w:r>
          <w:t xml:space="preserve"> </w:t>
        </w:r>
      </w:ins>
      <w:ins w:id="7178" w:author="Leon Sandler" w:date="2026-09-06T00:00:00Z">
        <w:r>
          <w:t>14.</w:t>
        </w:r>
      </w:ins>
    </w:p>
    <w:p>
      <w:del w:id="7179" w:author="Leon Sandler" w:date="2026-09-06T00:00:00Z">
        <w:r>
          <w:delText>9.</w:delText>
        </w:r>
      </w:del>
      <w:ins w:id="7180" w:author="Leon Sandler" w:date="2026-09-06T00:00:00Z">
        <w:r>
          <w:t>8.</w:t>
        </w:r>
      </w:ins>
      <w:r>
        <w:t xml:space="preserve"> </w:t>
      </w:r>
      <w:r>
        <w:t>In-Situ</w:t>
      </w:r>
      <w:r>
        <w:t xml:space="preserve"> </w:t>
      </w:r>
      <w:r>
        <w:t>Resource</w:t>
      </w:r>
      <w:r>
        <w:t xml:space="preserve"> </w:t>
      </w:r>
      <w:r>
        <w:t>Utilization:</w:t>
      </w:r>
      <w:r>
        <w:t xml:space="preserve"> </w:t>
      </w:r>
      <w:r>
        <w:t>Structural</w:t>
      </w:r>
      <w:r>
        <w:t xml:space="preserve"> </w:t>
      </w:r>
      <w:r>
        <w:t>Mass</w:t>
      </w:r>
      <w:r>
        <w:t xml:space="preserve"> </w:t>
      </w:r>
      <w:r>
        <w:t>Substitution</w:t>
      </w:r>
    </w:p>
    <w:p>
      <w:del w:id="7181" w:author="Leon Sandler" w:date="2026-09-06T00:00:00Z">
        <w:r>
          <w:delText>9.1</w:delText>
        </w:r>
      </w:del>
      <w:ins w:id="7182" w:author="Leon Sandler" w:date="2026-09-06T00:00:00Z">
        <w:r>
          <w:t>8.1</w:t>
        </w:r>
      </w:ins>
      <w:r>
        <w:t xml:space="preserve"> </w:t>
      </w:r>
      <w:r>
        <w:t>Component</w:t>
      </w:r>
      <w:r>
        <w:t xml:space="preserve"> </w:t>
      </w:r>
      <w:r>
        <w:t>allocation</w:t>
      </w:r>
    </w:p>
    <w:p>
      <w:r>
        <w:t>Because</w:t>
      </w:r>
      <w:r>
        <w:t xml:space="preserve"> </w:t>
      </w:r>
      <w:del w:id="7183" w:author="Leon Sandler" w:date="2026-09-06T00:00:00Z">
        <w:r>
          <w:delText>permanent</w:delText>
        </w:r>
      </w:del>
      <w:ins w:id="7184" w:author="Leon Sandler" w:date="2026-09-06T00:00:00Z">
        <w:r>
          <w:t>Section</w:t>
        </w:r>
      </w:ins>
      <w:r>
        <w:t xml:space="preserve"> </w:t>
      </w:r>
      <w:del w:id="7185" w:author="Leon Sandler" w:date="2026-09-06T00:00:00Z">
        <w:r>
          <w:delText>magnets</w:delText>
        </w:r>
      </w:del>
      <w:ins w:id="7186" w:author="Leon Sandler" w:date="2026-09-06T00:00:00Z">
        <w:r>
          <w:t>7</w:t>
        </w:r>
      </w:ins>
      <w:r>
        <w:t xml:space="preserve"> </w:t>
      </w:r>
      <w:del w:id="7187" w:author="Leon Sandler" w:date="2026-09-06T00:00:00Z">
        <w:r>
          <w:delText>cannot</w:delText>
        </w:r>
      </w:del>
      <w:ins w:id="7188" w:author="Leon Sandler" w:date="2026-09-06T00:00:00Z">
        <w:r>
          <w:t>rules</w:t>
        </w:r>
      </w:ins>
      <w:r>
        <w:t xml:space="preserve"> </w:t>
      </w:r>
      <w:del w:id="7189" w:author="Leon Sandler" w:date="2026-09-06T00:00:00Z">
        <w:r>
          <w:delText>substitute</w:delText>
        </w:r>
      </w:del>
      <w:ins w:id="7190" w:author="Leon Sandler" w:date="2026-09-06T00:00:00Z">
        <w:r>
          <w:t>out</w:t>
        </w:r>
      </w:ins>
      <w:r>
        <w:t xml:space="preserve"> </w:t>
      </w:r>
      <w:del w:id="7191" w:author="Leon Sandler" w:date="2026-09-06T00:00:00Z">
        <w:r>
          <w:delText>for</w:delText>
        </w:r>
      </w:del>
      <w:ins w:id="7192" w:author="Leon Sandler" w:date="2026-09-06T00:00:00Z">
        <w:r>
          <w:t>substituting</w:t>
        </w:r>
      </w:ins>
      <w:r>
        <w:t xml:space="preserve"> </w:t>
      </w:r>
      <w:r>
        <w:t>the</w:t>
      </w:r>
      <w:r>
        <w:t xml:space="preserve"> </w:t>
      </w:r>
      <w:r>
        <w:t>superconducting</w:t>
      </w:r>
      <w:r>
        <w:t xml:space="preserve"> </w:t>
      </w:r>
      <w:r>
        <w:t>moment</w:t>
      </w:r>
      <w:r>
        <w:t xml:space="preserve"> </w:t>
      </w:r>
      <w:del w:id="7193" w:author="Leon Sandler" w:date="2026-09-06T00:00:00Z">
        <w:r>
          <w:delText>source,</w:delText>
        </w:r>
      </w:del>
      <w:ins w:id="7194" w:author="Leon Sandler" w:date="2026-09-06T00:00:00Z">
        <w:r>
          <w:t>source</w:t>
        </w:r>
      </w:ins>
      <w:ins w:id="7195" w:author="Leon Sandler" w:date="2026-09-06T00:00:00Z">
        <w:r>
          <w:t xml:space="preserve"> </w:t>
        </w:r>
      </w:ins>
      <w:ins w:id="7196" w:author="Leon Sandler" w:date="2026-09-06T00:00:00Z">
        <w:r>
          <w:t>itself,</w:t>
        </w:r>
      </w:ins>
      <w:r>
        <w:t xml:space="preserve"> </w:t>
      </w:r>
      <w:r>
        <w:t>the</w:t>
      </w:r>
      <w:ins w:id="7197" w:author="Leon Sandler" w:date="2026-09-06T00:00:00Z">
        <w:r>
          <w:t xml:space="preserve"> </w:t>
        </w:r>
      </w:ins>
      <w:ins w:id="7198" w:author="Leon Sandler" w:date="2026-09-06T00:00:00Z">
        <w:r>
          <w:t>only</w:t>
        </w:r>
      </w:ins>
      <w:ins w:id="7199" w:author="Leon Sandler" w:date="2026-09-06T00:00:00Z">
        <w:r>
          <w:t xml:space="preserve"> </w:t>
        </w:r>
      </w:ins>
      <w:ins w:id="7200" w:author="Leon Sandler" w:date="2026-09-06T00:00:00Z">
        <w:r>
          <w:t>remaining</w:t>
        </w:r>
      </w:ins>
      <w:r>
        <w:t xml:space="preserve"> </w:t>
      </w:r>
      <w:r>
        <w:t>path</w:t>
      </w:r>
      <w:r>
        <w:t xml:space="preserve"> </w:t>
      </w:r>
      <w:r>
        <w:t>to</w:t>
      </w:r>
      <w:r>
        <w:t xml:space="preserve"> </w:t>
      </w:r>
      <w:r>
        <w:t>reducing</w:t>
      </w:r>
      <w:r>
        <w:t xml:space="preserve"> </w:t>
      </w:r>
      <w:r>
        <w:t>Earth-launched</w:t>
      </w:r>
      <w:r>
        <w:t xml:space="preserve"> </w:t>
      </w:r>
      <w:r>
        <w:t>mass</w:t>
      </w:r>
      <w:r>
        <w:t xml:space="preserve"> </w:t>
      </w:r>
      <w:r>
        <w:t>runs</w:t>
      </w:r>
      <w:r>
        <w:t xml:space="preserve"> </w:t>
      </w:r>
      <w:r>
        <w:t>through</w:t>
      </w:r>
      <w:r>
        <w:t xml:space="preserve"> </w:t>
      </w:r>
      <w:r>
        <w:t>the</w:t>
      </w:r>
      <w:r>
        <w:t xml:space="preserve"> </w:t>
      </w:r>
      <w:r>
        <w:t>structure</w:t>
      </w:r>
      <w:r>
        <w:t xml:space="preserve"> </w:t>
      </w:r>
      <w:r>
        <w:t>and</w:t>
      </w:r>
      <w:r>
        <w:t xml:space="preserve"> </w:t>
      </w:r>
      <w:r>
        <w:t>infrastructure</w:t>
      </w:r>
      <w:r>
        <w:t xml:space="preserve"> </w:t>
      </w:r>
      <w:del w:id="7201" w:author="Leon Sandler" w:date="2026-09-06T00:00:00Z">
        <w:r>
          <w:delText>around</w:delText>
        </w:r>
      </w:del>
      <w:ins w:id="7202" w:author="Leon Sandler" w:date="2026-09-06T00:00:00Z">
        <w:r>
          <w:t>surrounding</w:t>
        </w:r>
      </w:ins>
      <w:r>
        <w:t xml:space="preserve"> </w:t>
      </w:r>
      <w:r>
        <w:t>the</w:t>
      </w:r>
      <w:r>
        <w:t xml:space="preserve"> </w:t>
      </w:r>
      <w:r>
        <w:t>conductor,</w:t>
      </w:r>
      <w:r>
        <w:t xml:space="preserve"> </w:t>
      </w:r>
      <w:r>
        <w:t>not</w:t>
      </w:r>
      <w:r>
        <w:t xml:space="preserve"> </w:t>
      </w:r>
      <w:r>
        <w:t>through</w:t>
      </w:r>
      <w:r>
        <w:t xml:space="preserve"> </w:t>
      </w:r>
      <w:r>
        <w:t>the</w:t>
      </w:r>
      <w:r>
        <w:t xml:space="preserve"> </w:t>
      </w:r>
      <w:del w:id="7203" w:author="Leon Sandler" w:date="2026-09-06T00:00:00Z">
        <w:r>
          <w:delText>conductor</w:delText>
        </w:r>
      </w:del>
      <w:del w:id="7204" w:author="Leon Sandler" w:date="2026-09-06T00:00:00Z">
        <w:r>
          <w:delText> </w:delText>
        </w:r>
      </w:del>
      <w:del w:id="7205" w:author="Leon Sandler" w:date="2026-09-06T00:00:00Z">
        <w:r>
          <w:delText>itself.</w:delText>
        </w:r>
      </w:del>
      <w:ins w:id="7206" w:author="Leon Sandler" w:date="2026-09-06T00:00:00Z">
        <w:r>
          <w:t>conductor.</w:t>
        </w:r>
      </w:ins>
      <w:r>
        <w:t xml:space="preserve"> </w:t>
      </w:r>
      <w:r>
        <w:t>We</w:t>
      </w:r>
      <w:ins w:id="7207" w:author="Leon Sandler" w:date="2026-09-06T00:00:00Z">
        <w:r>
          <w:t xml:space="preserve"> </w:t>
        </w:r>
      </w:ins>
      <w:ins w:id="7208" w:author="Leon Sandler" w:date="2026-09-06T00:00:00Z">
        <w:r>
          <w:t>therefore</w:t>
        </w:r>
      </w:ins>
      <w:r>
        <w:t xml:space="preserve"> </w:t>
      </w:r>
      <w:r>
        <w:t>separate</w:t>
      </w:r>
      <w:r>
        <w:t xml:space="preserve"> </w:t>
      </w:r>
      <w:r>
        <w:t>the</w:t>
      </w:r>
      <w:r>
        <w:t xml:space="preserve"> </w:t>
      </w:r>
      <w:r>
        <w:t>engineering</w:t>
      </w:r>
      <w:r>
        <w:t xml:space="preserve"> </w:t>
      </w:r>
      <w:r>
        <w:t>point</w:t>
      </w:r>
      <w:r>
        <w:t xml:space="preserve"> </w:t>
      </w:r>
      <w:r>
        <w:t>design</w:t>
      </w:r>
      <w:r>
        <w:t xml:space="preserve"> </w:t>
      </w:r>
      <w:del w:id="7209" w:author="Leon Sandler" w:date="2026-09-06T00:00:00Z">
        <w:r>
          <w:delText>(§10)</w:delText>
        </w:r>
      </w:del>
      <w:ins w:id="7210" w:author="Leon Sandler" w:date="2026-09-06T00:00:00Z">
        <w:r>
          <w:t>developed</w:t>
        </w:r>
      </w:ins>
      <w:ins w:id="7211" w:author="Leon Sandler" w:date="2026-09-06T00:00:00Z">
        <w:r>
          <w:t xml:space="preserve"> </w:t>
        </w:r>
      </w:ins>
      <w:ins w:id="7212" w:author="Leon Sandler" w:date="2026-09-06T00:00:00Z">
        <w:r>
          <w:t>in</w:t>
        </w:r>
      </w:ins>
      <w:ins w:id="7213" w:author="Leon Sandler" w:date="2026-09-06T00:00:00Z">
        <w:r>
          <w:t xml:space="preserve"> </w:t>
        </w:r>
      </w:ins>
      <w:ins w:id="7214" w:author="Leon Sandler" w:date="2026-09-06T00:00:00Z">
        <w:r>
          <w:t>Section</w:t>
        </w:r>
      </w:ins>
      <w:ins w:id="7215" w:author="Leon Sandler" w:date="2026-09-06T00:00:00Z">
        <w:r>
          <w:t xml:space="preserve"> </w:t>
        </w:r>
      </w:ins>
      <w:ins w:id="7216" w:author="Leon Sandler" w:date="2026-09-06T00:00:00Z">
        <w:r>
          <w:t>9</w:t>
        </w:r>
      </w:ins>
      <w:r>
        <w:t xml:space="preserve"> </w:t>
      </w:r>
      <w:r>
        <w:t>into</w:t>
      </w:r>
      <w:ins w:id="7217" w:author="Leon Sandler" w:date="2026-09-06T00:00:00Z">
        <w:r>
          <w:t xml:space="preserve"> </w:t>
        </w:r>
      </w:ins>
      <w:ins w:id="7218" w:author="Leon Sandler" w:date="2026-09-06T00:00:00Z">
        <w:r>
          <w:t>two</w:t>
        </w:r>
      </w:ins>
      <w:ins w:id="7219" w:author="Leon Sandler" w:date="2026-09-06T00:00:00Z">
        <w:r>
          <w:t xml:space="preserve"> </w:t>
        </w:r>
      </w:ins>
      <w:ins w:id="7220" w:author="Leon Sandler" w:date="2026-09-06T00:00:00Z">
        <w:r>
          <w:t>categories:</w:t>
        </w:r>
      </w:ins>
      <w:r>
        <w:t xml:space="preserve"> </w:t>
      </w:r>
      <w:r>
        <w:t>an</w:t>
      </w:r>
      <w:r>
        <w:t xml:space="preserve"> </w:t>
      </w:r>
      <w:r>
        <w:t>Earth-supplied</w:t>
      </w:r>
      <w:r>
        <w:t xml:space="preserve"> </w:t>
      </w:r>
      <w:r>
        <w:t>functional</w:t>
      </w:r>
      <w:r>
        <w:t xml:space="preserve"> </w:t>
      </w:r>
      <w:del w:id="7221" w:author="Leon Sandler" w:date="2026-09-06T00:00:00Z">
        <w:r>
          <w:delText>core</w:delText>
        </w:r>
      </w:del>
      <w:ins w:id="7222" w:author="Leon Sandler" w:date="2026-09-06T00:00:00Z">
        <w:r>
          <w:t>core,</w:t>
        </w:r>
      </w:ins>
      <w:r>
        <w:t xml:space="preserve"> </w:t>
      </w:r>
      <w:del w:id="7223" w:author="Leon Sandler" w:date="2026-09-06T00:00:00Z">
        <w:r>
          <w:delText>—</w:delText>
        </w:r>
      </w:del>
      <w:ins w:id="7224" w:author="Leon Sandler" w:date="2026-09-06T00:00:00Z">
        <w:r>
          <w:t>comprising</w:t>
        </w:r>
      </w:ins>
      <w:r>
        <w:t xml:space="preserve"> </w:t>
      </w:r>
      <w:r>
        <w:t>REBCO</w:t>
      </w:r>
      <w:r>
        <w:t xml:space="preserve"> </w:t>
      </w:r>
      <w:r>
        <w:t>conductor,</w:t>
      </w:r>
      <w:r>
        <w:t xml:space="preserve"> </w:t>
      </w:r>
      <w:r>
        <w:t>cryostat</w:t>
      </w:r>
      <w:r>
        <w:t xml:space="preserve"> </w:t>
      </w:r>
      <w:r>
        <w:t>vessel,</w:t>
      </w:r>
      <w:r>
        <w:t xml:space="preserve"> </w:t>
      </w:r>
      <w:r>
        <w:t>current</w:t>
      </w:r>
      <w:r>
        <w:t xml:space="preserve"> </w:t>
      </w:r>
      <w:r>
        <w:t>leads,</w:t>
      </w:r>
      <w:r>
        <w:t xml:space="preserve"> </w:t>
      </w:r>
      <w:r>
        <w:t>power</w:t>
      </w:r>
      <w:r>
        <w:t xml:space="preserve"> </w:t>
      </w:r>
      <w:r>
        <w:t>electronics,</w:t>
      </w:r>
      <w:r>
        <w:t xml:space="preserve"> </w:t>
      </w:r>
      <w:r>
        <w:t>cryocooler</w:t>
      </w:r>
      <w:r>
        <w:t xml:space="preserve"> </w:t>
      </w:r>
      <w:r>
        <w:t>hardware,</w:t>
      </w:r>
      <w:r>
        <w:t xml:space="preserve"> </w:t>
      </w:r>
      <w:r>
        <w:t>and</w:t>
      </w:r>
      <w:r>
        <w:t xml:space="preserve"> </w:t>
      </w:r>
      <w:del w:id="7225" w:author="Leon Sandler" w:date="2026-09-06T00:00:00Z">
        <w:r>
          <w:delText>sensors/control</w:delText>
        </w:r>
      </w:del>
      <w:ins w:id="7226" w:author="Leon Sandler" w:date="2026-09-06T00:00:00Z">
        <w:r>
          <w:t>sensors/control,</w:t>
        </w:r>
      </w:ins>
      <w:r>
        <w:t xml:space="preserve"> </w:t>
      </w:r>
      <w:del w:id="7227" w:author="Leon Sandler" w:date="2026-09-06T00:00:00Z">
        <w:r>
          <w:delText>—</w:delText>
        </w:r>
      </w:del>
      <w:ins w:id="7228" w:author="Leon Sandler" w:date="2026-09-06T00:00:00Z">
        <w:r>
          <w:t>none</w:t>
        </w:r>
      </w:ins>
      <w:ins w:id="7229" w:author="Leon Sandler" w:date="2026-09-06T00:00:00Z">
        <w:r>
          <w:t xml:space="preserve"> </w:t>
        </w:r>
      </w:ins>
      <w:ins w:id="7230" w:author="Leon Sandler" w:date="2026-09-06T00:00:00Z">
        <w:r>
          <w:t>of</w:t>
        </w:r>
      </w:ins>
      <w:ins w:id="7231" w:author="Leon Sandler" w:date="2026-09-06T00:00:00Z">
        <w:r>
          <w:t xml:space="preserve"> </w:t>
        </w:r>
      </w:ins>
      <w:ins w:id="7232" w:author="Leon Sandler" w:date="2026-09-06T00:00:00Z">
        <w:r>
          <w:t>which</w:t>
        </w:r>
      </w:ins>
      <w:ins w:id="7233" w:author="Leon Sandler" w:date="2026-09-06T00:00:00Z">
        <w:r>
          <w:t xml:space="preserve"> </w:t>
        </w:r>
      </w:ins>
      <w:ins w:id="7234" w:author="Leon Sandler" w:date="2026-09-06T00:00:00Z">
        <w:r>
          <w:t>can</w:t>
        </w:r>
      </w:ins>
      <w:ins w:id="7235" w:author="Leon Sandler" w:date="2026-09-06T00:00:00Z">
        <w:r>
          <w:t xml:space="preserve"> </w:t>
        </w:r>
      </w:ins>
      <w:ins w:id="7236" w:author="Leon Sandler" w:date="2026-09-06T00:00:00Z">
        <w:r>
          <w:t>plausibly</w:t>
        </w:r>
      </w:ins>
      <w:ins w:id="7237" w:author="Leon Sandler" w:date="2026-09-06T00:00:00Z">
        <w:r>
          <w:t xml:space="preserve"> </w:t>
        </w:r>
      </w:ins>
      <w:ins w:id="7238" w:author="Leon Sandler" w:date="2026-09-06T00:00:00Z">
        <w:r>
          <w:t>be</w:t>
        </w:r>
      </w:ins>
      <w:ins w:id="7239" w:author="Leon Sandler" w:date="2026-09-06T00:00:00Z">
        <w:r>
          <w:t xml:space="preserve"> </w:t>
        </w:r>
      </w:ins>
      <w:ins w:id="7240" w:author="Leon Sandler" w:date="2026-09-06T00:00:00Z">
        <w:r>
          <w:t>fabricated</w:t>
        </w:r>
      </w:ins>
      <w:ins w:id="7241" w:author="Leon Sandler" w:date="2026-09-06T00:00:00Z">
        <w:r>
          <w:t xml:space="preserve"> </w:t>
        </w:r>
      </w:ins>
      <w:ins w:id="7242" w:author="Leon Sandler" w:date="2026-09-06T00:00:00Z">
        <w:r>
          <w:t>from</w:t>
        </w:r>
      </w:ins>
      <w:ins w:id="7243" w:author="Leon Sandler" w:date="2026-09-06T00:00:00Z">
        <w:r>
          <w:t xml:space="preserve"> </w:t>
        </w:r>
      </w:ins>
      <w:ins w:id="7244" w:author="Leon Sandler" w:date="2026-09-06T00:00:00Z">
        <w:r>
          <w:t>lunar</w:t>
        </w:r>
      </w:ins>
      <w:ins w:id="7245" w:author="Leon Sandler" w:date="2026-09-06T00:00:00Z">
        <w:r>
          <w:t xml:space="preserve"> </w:t>
        </w:r>
      </w:ins>
      <w:ins w:id="7246" w:author="Leon Sandler" w:date="2026-09-06T00:00:00Z">
        <w:r>
          <w:t>regolith</w:t>
        </w:r>
      </w:ins>
      <w:ins w:id="7247" w:author="Leon Sandler" w:date="2026-09-06T00:00:00Z">
        <w:r>
          <w:t xml:space="preserve"> </w:t>
        </w:r>
      </w:ins>
      <w:ins w:id="7248" w:author="Leon Sandler" w:date="2026-09-06T00:00:00Z">
        <w:r>
          <w:t>with</w:t>
        </w:r>
      </w:ins>
      <w:ins w:id="7249" w:author="Leon Sandler" w:date="2026-09-06T00:00:00Z">
        <w:r>
          <w:t xml:space="preserve"> </w:t>
        </w:r>
      </w:ins>
      <w:ins w:id="7250" w:author="Leon Sandler" w:date="2026-09-06T00:00:00Z">
        <w:r>
          <w:t>near-term</w:t>
        </w:r>
      </w:ins>
      <w:ins w:id="7251" w:author="Leon Sandler" w:date="2026-09-06T00:00:00Z">
        <w:r>
          <w:t xml:space="preserve"> </w:t>
        </w:r>
      </w:ins>
      <w:ins w:id="7252" w:author="Leon Sandler" w:date="2026-09-06T00:00:00Z">
        <w:r>
          <w:t>technology;</w:t>
        </w:r>
      </w:ins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structural</w:t>
      </w:r>
      <w:r>
        <w:t xml:space="preserve"> </w:t>
      </w:r>
      <w:del w:id="7253" w:author="Leon Sandler" w:date="2026-09-06T00:00:00Z">
        <w:r>
          <w:delText>shell</w:delText>
        </w:r>
      </w:del>
      <w:ins w:id="7254" w:author="Leon Sandler" w:date="2026-09-06T00:00:00Z">
        <w:r>
          <w:t>shell,</w:t>
        </w:r>
      </w:ins>
      <w:r>
        <w:t xml:space="preserve"> </w:t>
      </w:r>
      <w:del w:id="7255" w:author="Leon Sandler" w:date="2026-09-06T00:00:00Z">
        <w:r>
          <w:delText>(mechanical</w:delText>
        </w:r>
      </w:del>
      <w:ins w:id="7256" w:author="Leon Sandler" w:date="2026-09-06T00:00:00Z">
        <w:r>
          <w:t>comprising</w:t>
        </w:r>
      </w:ins>
      <w:ins w:id="7257" w:author="Leon Sandler" w:date="2026-09-06T00:00:00Z">
        <w:r>
          <w:t xml:space="preserve"> </w:t>
        </w:r>
      </w:ins>
      <w:ins w:id="7258" w:author="Leon Sandler" w:date="2026-09-06T00:00:00Z">
        <w:r>
          <w:t>mechanical</w:t>
        </w:r>
      </w:ins>
      <w:r>
        <w:t xml:space="preserve"> </w:t>
      </w:r>
      <w:r>
        <w:t>support,</w:t>
      </w:r>
      <w:r>
        <w:t xml:space="preserve"> </w:t>
      </w:r>
      <w:r>
        <w:t>coil</w:t>
      </w:r>
      <w:r>
        <w:t xml:space="preserve"> </w:t>
      </w:r>
      <w:del w:id="7259" w:author="Leon Sandler" w:date="2026-09-06T00:00:00Z">
        <w:r>
          <w:delText>housings/foundations,</w:delText>
        </w:r>
      </w:del>
      <w:ins w:id="7260" w:author="Leon Sandler" w:date="2026-09-06T00:00:00Z">
        <w:r>
          <w:t>housings</w:t>
        </w:r>
      </w:ins>
      <w:ins w:id="7261" w:author="Leon Sandler" w:date="2026-09-06T00:00:00Z">
        <w:r>
          <w:t xml:space="preserve"> </w:t>
        </w:r>
      </w:ins>
      <w:ins w:id="7262" w:author="Leon Sandler" w:date="2026-09-06T00:00:00Z">
        <w:r>
          <w:t>and</w:t>
        </w:r>
      </w:ins>
      <w:ins w:id="7263" w:author="Leon Sandler" w:date="2026-09-06T00:00:00Z">
        <w:r>
          <w:t xml:space="preserve"> </w:t>
        </w:r>
      </w:ins>
      <w:ins w:id="7264" w:author="Leon Sandler" w:date="2026-09-06T00:00:00Z">
        <w:r>
          <w:t>foundations,</w:t>
        </w:r>
      </w:ins>
      <w:r>
        <w:t xml:space="preserve"> </w:t>
      </w:r>
      <w:r>
        <w:t>anchor</w:t>
      </w:r>
      <w:r>
        <w:t xml:space="preserve"> </w:t>
      </w:r>
      <w:r>
        <w:t>mass,</w:t>
      </w:r>
      <w:r>
        <w:t xml:space="preserve"> </w:t>
      </w:r>
      <w:ins w:id="7265" w:author="Leon Sandler" w:date="2026-09-06T00:00:00Z">
        <w:r>
          <w:t>and</w:t>
        </w:r>
      </w:ins>
      <w:ins w:id="7266" w:author="Leon Sandler" w:date="2026-09-06T00:00:00Z">
        <w:r>
          <w:t xml:space="preserve"> </w:t>
        </w:r>
      </w:ins>
      <w:r>
        <w:t>cabling</w:t>
      </w:r>
      <w:r>
        <w:t xml:space="preserve"> </w:t>
      </w:r>
      <w:del w:id="7267" w:author="Leon Sandler" w:date="2026-09-06T00:00:00Z">
        <w:r>
          <w:delText>supports)</w:delText>
        </w:r>
      </w:del>
      <w:ins w:id="7268" w:author="Leon Sandler" w:date="2026-09-06T00:00:00Z">
        <w:r>
          <w:t>supports,</w:t>
        </w:r>
      </w:ins>
      <w:r>
        <w:t xml:space="preserve"> </w:t>
      </w:r>
      <w:del w:id="7269" w:author="Leon Sandler" w:date="2026-09-06T00:00:00Z">
        <w:r>
          <w:delText>that</w:delText>
        </w:r>
      </w:del>
      <w:ins w:id="7270" w:author="Leon Sandler" w:date="2026-09-06T00:00:00Z">
        <w:r>
          <w:t>which</w:t>
        </w:r>
      </w:ins>
      <w:r>
        <w:t xml:space="preserve"> </w:t>
      </w:r>
      <w:r>
        <w:t>is</w:t>
      </w:r>
      <w:r>
        <w:t xml:space="preserve"> </w:t>
      </w:r>
      <w:r>
        <w:t>a</w:t>
      </w:r>
      <w:ins w:id="7271" w:author="Leon Sandler" w:date="2026-09-06T00:00:00Z">
        <w:r>
          <w:t xml:space="preserve"> </w:t>
        </w:r>
      </w:ins>
      <w:ins w:id="7272" w:author="Leon Sandler" w:date="2026-09-06T00:00:00Z">
        <w:r>
          <w:t>physically</w:t>
        </w:r>
      </w:ins>
      <w:ins w:id="7273" w:author="Leon Sandler" w:date="2026-09-06T00:00:00Z">
        <w:r>
          <w:t xml:space="preserve"> </w:t>
        </w:r>
      </w:ins>
      <w:ins w:id="7274" w:author="Leon Sandler" w:date="2026-09-06T00:00:00Z">
        <w:r>
          <w:t>reasonable</w:t>
        </w:r>
      </w:ins>
      <w:r>
        <w:t xml:space="preserve"> </w:t>
      </w:r>
      <w:r>
        <w:t>candidate</w:t>
      </w:r>
      <w:r>
        <w:t xml:space="preserve"> </w:t>
      </w:r>
      <w:r>
        <w:t>for</w:t>
      </w:r>
      <w:r>
        <w:t xml:space="preserve"> </w:t>
      </w:r>
      <w:r>
        <w:t>regolith-derived</w:t>
      </w:r>
      <w:r>
        <w:t xml:space="preserve"> </w:t>
      </w:r>
      <w:del w:id="7275" w:author="Leon Sandler" w:date="2026-09-06T00:00:00Z">
        <w:r>
          <w:delText>construction.</w:delText>
        </w:r>
      </w:del>
      <w:ins w:id="7276" w:author="Leon Sandler" w:date="2026-09-06T00:00:00Z">
        <w:r>
          <w:t>construction</w:t>
        </w:r>
      </w:ins>
      <w:ins w:id="7277" w:author="Leon Sandler" w:date="2026-09-06T00:00:00Z">
        <w:r>
          <w:t xml:space="preserve"> </w:t>
        </w:r>
      </w:ins>
      <w:ins w:id="7278" w:author="Leon Sandler" w:date="2026-09-06T00:00:00Z">
        <w:r>
          <w:t>using</w:t>
        </w:r>
      </w:ins>
      <w:ins w:id="7279" w:author="Leon Sandler" w:date="2026-09-06T00:00:00Z">
        <w:r>
          <w:t xml:space="preserve"> </w:t>
        </w:r>
      </w:ins>
      <w:ins w:id="7280" w:author="Leon Sandler" w:date="2026-09-06T00:00:00Z">
        <w:r>
          <w:t>sintered,</w:t>
        </w:r>
      </w:ins>
      <w:ins w:id="7281" w:author="Leon Sandler" w:date="2026-09-06T00:00:00Z">
        <w:r>
          <w:t xml:space="preserve"> </w:t>
        </w:r>
      </w:ins>
      <w:ins w:id="7282" w:author="Leon Sandler" w:date="2026-09-06T00:00:00Z">
        <w:r>
          <w:t>cast,</w:t>
        </w:r>
      </w:ins>
      <w:ins w:id="7283" w:author="Leon Sandler" w:date="2026-09-06T00:00:00Z">
        <w:r>
          <w:t xml:space="preserve"> </w:t>
        </w:r>
      </w:ins>
      <w:ins w:id="7284" w:author="Leon Sandler" w:date="2026-09-06T00:00:00Z">
        <w:r>
          <w:t>or</w:t>
        </w:r>
      </w:ins>
      <w:ins w:id="7285" w:author="Leon Sandler" w:date="2026-09-06T00:00:00Z">
        <w:r>
          <w:t xml:space="preserve"> </w:t>
        </w:r>
      </w:ins>
      <w:ins w:id="7286" w:author="Leon Sandler" w:date="2026-09-06T00:00:00Z">
        <w:r>
          <w:t>3D-printed</w:t>
        </w:r>
      </w:ins>
      <w:ins w:id="7287" w:author="Leon Sandler" w:date="2026-09-06T00:00:00Z">
        <w:r>
          <w:t xml:space="preserve"> </w:t>
        </w:r>
      </w:ins>
      <w:ins w:id="7288" w:author="Leon Sandler" w:date="2026-09-06T00:00:00Z">
        <w:r>
          <w:t>regolith</w:t>
        </w:r>
      </w:ins>
      <w:ins w:id="7289" w:author="Leon Sandler" w:date="2026-09-06T00:00:00Z">
        <w:r>
          <w:t xml:space="preserve"> </w:t>
        </w:r>
      </w:ins>
      <w:ins w:id="7290" w:author="Leon Sandler" w:date="2026-09-06T00:00:00Z">
        <w:r>
          <w:t>composite</w:t>
        </w:r>
      </w:ins>
      <w:ins w:id="7291" w:author="Leon Sandler" w:date="2026-09-06T00:00:00Z">
        <w:r>
          <w:t xml:space="preserve"> </w:t>
        </w:r>
      </w:ins>
      <w:ins w:id="7292" w:author="Leon Sandler" w:date="2026-09-06T00:00:00Z">
        <w:r>
          <w:t>techniques</w:t>
        </w:r>
      </w:ins>
      <w:ins w:id="7293" w:author="Leon Sandler" w:date="2026-09-06T00:00:00Z">
        <w:r>
          <w:t xml:space="preserve"> </w:t>
        </w:r>
      </w:ins>
      <w:ins w:id="7294" w:author="Leon Sandler" w:date="2026-09-06T00:00:00Z">
        <w:r>
          <w:t>currently</w:t>
        </w:r>
      </w:ins>
      <w:ins w:id="7295" w:author="Leon Sandler" w:date="2026-09-06T00:00:00Z">
        <w:r>
          <w:t xml:space="preserve"> </w:t>
        </w:r>
      </w:ins>
      <w:ins w:id="7296" w:author="Leon Sandler" w:date="2026-09-06T00:00:00Z">
        <w:r>
          <w:t>under</w:t>
        </w:r>
      </w:ins>
      <w:ins w:id="7297" w:author="Leon Sandler" w:date="2026-09-06T00:00:00Z">
        <w:r>
          <w:t xml:space="preserve"> </w:t>
        </w:r>
      </w:ins>
      <w:ins w:id="7298" w:author="Leon Sandler" w:date="2026-09-06T00:00:00Z">
        <w:r>
          <w:t>development</w:t>
        </w:r>
      </w:ins>
      <w:ins w:id="7299" w:author="Leon Sandler" w:date="2026-09-06T00:00:00Z">
        <w:r>
          <w:t xml:space="preserve"> </w:t>
        </w:r>
      </w:ins>
      <w:ins w:id="7300" w:author="Leon Sandler" w:date="2026-09-06T00:00:00Z">
        <w:r>
          <w:t>for</w:t>
        </w:r>
      </w:ins>
      <w:ins w:id="7301" w:author="Leon Sandler" w:date="2026-09-06T00:00:00Z">
        <w:r>
          <w:t xml:space="preserve"> </w:t>
        </w:r>
      </w:ins>
      <w:ins w:id="7302" w:author="Leon Sandler" w:date="2026-09-06T00:00:00Z">
        <w:r>
          <w:t>lunar</w:t>
        </w:r>
      </w:ins>
      <w:ins w:id="7303" w:author="Leon Sandler" w:date="2026-09-06T00:00:00Z">
        <w:r>
          <w:t xml:space="preserve"> </w:t>
        </w:r>
      </w:ins>
      <w:ins w:id="7304" w:author="Leon Sandler" w:date="2026-09-06T00:00:00Z">
        <w:r>
          <w:t>construction</w:t>
        </w:r>
      </w:ins>
      <w:ins w:id="7305" w:author="Leon Sandler" w:date="2026-09-06T00:00:00Z">
        <w:r>
          <w:t xml:space="preserve"> </w:t>
        </w:r>
      </w:ins>
      <w:ins w:id="7306" w:author="Leon Sandler" w:date="2026-09-06T00:00:00Z">
        <w:r>
          <w:t>more</w:t>
        </w:r>
      </w:ins>
      <w:ins w:id="7307" w:author="Leon Sandler" w:date="2026-09-06T00:00:00Z">
        <w:r>
          <w:t xml:space="preserve"> </w:t>
        </w:r>
      </w:ins>
      <w:ins w:id="7308" w:author="Leon Sandler" w:date="2026-09-06T00:00:00Z">
        <w:r>
          <w:t>broadly.</w:t>
        </w:r>
      </w:ins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propagated</w:t>
      </w:r>
      <w:r>
        <w:t xml:space="preserve"> </w:t>
      </w:r>
      <w:r>
        <w:t>mass</w:t>
      </w:r>
      <w:r>
        <w:t xml:space="preserve"> </w:t>
      </w:r>
      <w:r>
        <w:t>budget</w:t>
      </w:r>
      <w:r>
        <w:t xml:space="preserve"> </w:t>
      </w:r>
      <w:del w:id="7309" w:author="Leon Sandler" w:date="2026-09-06T00:00:00Z">
        <w:r>
          <w:delText>(§10,</w:delText>
        </w:r>
      </w:del>
      <w:ins w:id="7310" w:author="Leon Sandler" w:date="2026-09-06T00:00:00Z">
        <w:r>
          <w:t>of</w:t>
        </w:r>
      </w:ins>
      <w:r>
        <w:t xml:space="preserve"> </w:t>
      </w:r>
      <w:del w:id="7311" w:author="Leon Sandler" w:date="2026-09-06T00:00:00Z">
        <w:r>
          <w:delText>median</w:delText>
        </w:r>
      </w:del>
      <w:ins w:id="7312" w:author="Leon Sandler" w:date="2026-09-06T00:00:00Z">
        <w:r>
          <w:t>Section</w:t>
        </w:r>
      </w:ins>
      <w:ins w:id="7313" w:author="Leon Sandler" w:date="2026-09-06T00:00:00Z">
        <w:r>
          <w:t xml:space="preserve"> </w:t>
        </w:r>
      </w:ins>
      <w:ins w:id="7314" w:author="Leon Sandler" w:date="2026-09-06T00:00:00Z">
        <w:r>
          <w:t>9</w:t>
        </w:r>
      </w:ins>
      <w:ins w:id="7315" w:author="Leon Sandler" w:date="2026-09-06T00:00:00Z">
        <w:r>
          <w:t xml:space="preserve"> </w:t>
        </w:r>
      </w:ins>
      <w:ins w:id="7316" w:author="Leon Sandler" w:date="2026-09-06T00:00:00Z">
        <w:r>
          <w:t>(median</w:t>
        </w:r>
      </w:ins>
      <w:r>
        <w:t xml:space="preserve"> </w:t>
      </w:r>
      <w:r>
        <w:t>81</w:t>
      </w:r>
      <w:r>
        <w:t xml:space="preserve"> </w:t>
      </w:r>
      <w:del w:id="7317" w:author="Leon Sandler" w:date="2026-09-06T00:00:00Z">
        <w:r>
          <w:delText>t:</w:delText>
        </w:r>
      </w:del>
      <w:ins w:id="7318" w:author="Leon Sandler" w:date="2026-09-06T00:00:00Z">
        <w:r>
          <w:t>t,</w:t>
        </w:r>
      </w:ins>
      <w:ins w:id="7319" w:author="Leon Sandler" w:date="2026-09-06T00:00:00Z">
        <w:r>
          <w:t xml:space="preserve"> </w:t>
        </w:r>
      </w:ins>
      <w:ins w:id="7320" w:author="Leon Sandler" w:date="2026-09-06T00:00:00Z">
        <w:r>
          <w:t>comprising</w:t>
        </w:r>
      </w:ins>
      <w:r>
        <w:t xml:space="preserve"> </w:t>
      </w:r>
      <w:r>
        <w:t>15</w:t>
      </w:r>
      <w:r>
        <w:t xml:space="preserve"> </w:t>
      </w:r>
      <w:r>
        <w:t>t</w:t>
      </w:r>
      <w:r>
        <w:t xml:space="preserve"> </w:t>
      </w:r>
      <w:del w:id="7321" w:author="Leon Sandler" w:date="2026-09-06T00:00:00Z">
        <w:r>
          <w:delText>conductor,</w:delText>
        </w:r>
      </w:del>
      <w:ins w:id="7322" w:author="Leon Sandler" w:date="2026-09-06T00:00:00Z">
        <w:r>
          <w:t>conductor</w:t>
        </w:r>
      </w:ins>
      <w:ins w:id="7323" w:author="Leon Sandler" w:date="2026-09-06T00:00:00Z">
        <w:r>
          <w:t xml:space="preserve"> </w:t>
        </w:r>
      </w:ins>
      <w:ins w:id="7324" w:author="Leon Sandler" w:date="2026-09-06T00:00:00Z">
        <w:r>
          <w:t>and</w:t>
        </w:r>
      </w:ins>
      <w:r>
        <w:t xml:space="preserve"> </w:t>
      </w:r>
      <w:r>
        <w:t>66</w:t>
      </w:r>
      <w:r>
        <w:t xml:space="preserve"> </w:t>
      </w:r>
      <w:r>
        <w:t>t</w:t>
      </w:r>
      <w:r>
        <w:t xml:space="preserve"> </w:t>
      </w:r>
      <w:r>
        <w:t>overhead),</w:t>
      </w:r>
      <w:r>
        <w:t xml:space="preserve"> </w:t>
      </w:r>
      <w:r>
        <w:t>we</w:t>
      </w:r>
      <w:r>
        <w:t xml:space="preserve"> </w:t>
      </w:r>
      <w:r>
        <w:t>allocate</w:t>
      </w:r>
      <w:r>
        <w:t xml:space="preserve"> </w:t>
      </w:r>
      <w:r>
        <w:t>the</w:t>
      </w:r>
      <w:r>
        <w:t xml:space="preserve"> </w:t>
      </w:r>
      <w:r>
        <w:t>overhead</w:t>
      </w:r>
      <w:r>
        <w:t xml:space="preserve"> </w:t>
      </w:r>
      <w:r>
        <w:t>40%/60%</w:t>
      </w:r>
      <w:r>
        <w:t xml:space="preserve"> </w:t>
      </w:r>
      <w:r>
        <w:t>between</w:t>
      </w:r>
      <w:r>
        <w:t xml:space="preserve"> </w:t>
      </w:r>
      <w:r>
        <w:t>core</w:t>
      </w:r>
      <w:r>
        <w:t xml:space="preserve"> </w:t>
      </w:r>
      <w:r>
        <w:t>hardware</w:t>
      </w:r>
      <w:r>
        <w:t xml:space="preserve"> </w:t>
      </w:r>
      <w:r>
        <w:t>(26.4</w:t>
      </w:r>
      <w:r>
        <w:t xml:space="preserve"> </w:t>
      </w:r>
      <w:r>
        <w:t>t)</w:t>
      </w:r>
      <w:r>
        <w:t xml:space="preserve"> </w:t>
      </w:r>
      <w:r>
        <w:t>and</w:t>
      </w:r>
      <w:r>
        <w:t xml:space="preserve"> </w:t>
      </w:r>
      <w:r>
        <w:t>structural</w:t>
      </w:r>
      <w:r>
        <w:t xml:space="preserve"> </w:t>
      </w:r>
      <w:r>
        <w:t>mass</w:t>
      </w:r>
      <w:r>
        <w:t xml:space="preserve"> </w:t>
      </w:r>
      <w:r>
        <w:t>(39.6</w:t>
      </w:r>
      <w:r>
        <w:t xml:space="preserve"> </w:t>
      </w:r>
      <w:del w:id="7325" w:author="Leon Sandler" w:date="2026-09-06T00:00:00Z">
        <w:r>
          <w:delText>t),</w:delText>
        </w:r>
      </w:del>
      <w:ins w:id="7326" w:author="Leon Sandler" w:date="2026-09-06T00:00:00Z">
        <w:r>
          <w:t>t)</w:t>
        </w:r>
      </w:ins>
      <w:ins w:id="7327" w:author="Leon Sandler" w:date="2026-09-06T00:00:00Z">
        <w:r>
          <w:t xml:space="preserve"> </w:t>
        </w:r>
      </w:ins>
      <w:ins w:id="7328" w:author="Leon Sandler" w:date="2026-09-06T00:00:00Z">
        <w:r>
          <w:t>as</w:t>
        </w:r>
      </w:ins>
      <w:r>
        <w:t xml:space="preserve"> </w:t>
      </w:r>
      <w:r>
        <w:t>a</w:t>
      </w:r>
      <w:r>
        <w:t xml:space="preserve"> </w:t>
      </w:r>
      <w:r>
        <w:t>first-order</w:t>
      </w:r>
      <w:r>
        <w:t xml:space="preserve"> </w:t>
      </w:r>
      <w:r>
        <w:t>split</w:t>
      </w:r>
      <w:r>
        <w:t xml:space="preserve"> </w:t>
      </w:r>
      <w:r>
        <w:t>pending</w:t>
      </w:r>
      <w:r>
        <w:t xml:space="preserve"> </w:t>
      </w:r>
      <w:r>
        <w:t>detailed</w:t>
      </w:r>
      <w:r>
        <w:t xml:space="preserve"> </w:t>
      </w:r>
      <w:del w:id="7329" w:author="Leon Sandler" w:date="2026-09-06T00:00:00Z">
        <w:r>
          <w:delText>subsystem</w:delText>
        </w:r>
      </w:del>
      <w:ins w:id="7330" w:author="Leon Sandler" w:date="2026-09-06T00:00:00Z">
        <w:r>
          <w:t>subsystem-level</w:t>
        </w:r>
      </w:ins>
      <w:r>
        <w:t xml:space="preserve"> </w:t>
      </w:r>
      <w:r>
        <w:t>design,</w:t>
      </w:r>
      <w:r>
        <w:t xml:space="preserve"> </w:t>
      </w:r>
      <w:r>
        <w:t>giving</w:t>
      </w:r>
      <w:ins w:id="7331" w:author="Leon Sandler" w:date="2026-09-06T00:00:00Z">
        <w:r>
          <w:t xml:space="preserve"> </w:t>
        </w:r>
      </w:ins>
      <w:ins w:id="7332" w:author="Leon Sandler" w:date="2026-09-06T00:00:00Z">
        <w:r>
          <w:t>an</w:t>
        </w:r>
      </w:ins>
      <w:r>
        <w:t xml:space="preserve"> </w:t>
      </w:r>
      <w:r>
        <w:t>Earth-launched</w:t>
      </w:r>
      <w:r>
        <w:t xml:space="preserve"> </w:t>
      </w:r>
      <w:r>
        <w:t>mass</w:t>
      </w:r>
      <w:r>
        <w:t xml:space="preserve"> </w:t>
      </w:r>
      <w:r>
        <w:t>M_E</w:t>
      </w:r>
      <w:r>
        <w:t xml:space="preserve"> </w:t>
      </w:r>
      <w:r>
        <w:t>=</w:t>
      </w:r>
      <w:r>
        <w:t xml:space="preserve"> </w:t>
      </w:r>
      <w:r>
        <w:t>15</w:t>
      </w:r>
      <w:r>
        <w:t xml:space="preserve"> </w:t>
      </w:r>
      <w:r>
        <w:t>+</w:t>
      </w:r>
      <w:r>
        <w:t xml:space="preserve"> </w:t>
      </w:r>
      <w:r>
        <w:t>26.4</w:t>
      </w:r>
      <w:r>
        <w:t xml:space="preserve"> </w:t>
      </w:r>
      <w:r>
        <w:t>+</w:t>
      </w:r>
      <w:r>
        <w:t xml:space="preserve"> </w:t>
      </w:r>
      <w:r>
        <w:t>5</w:t>
      </w:r>
      <w:r>
        <w:t xml:space="preserve"> </w:t>
      </w:r>
      <w:r>
        <w:t>(one-time</w:t>
      </w:r>
      <w:r>
        <w:t xml:space="preserve"> </w:t>
      </w:r>
      <w:r>
        <w:t>ISRU</w:t>
      </w:r>
      <w:r>
        <w:t xml:space="preserve"> </w:t>
      </w:r>
      <w:r>
        <w:t>excavation/processing</w:t>
      </w:r>
      <w:r>
        <w:t xml:space="preserve"> </w:t>
      </w:r>
      <w:del w:id="7333" w:author="Leon Sandler" w:date="2026-09-06T00:00:00Z">
        <w:r>
          <w:delText>capital)</w:delText>
        </w:r>
      </w:del>
      <w:ins w:id="7334" w:author="Leon Sandler" w:date="2026-09-06T00:00:00Z">
        <w:r>
          <w:t>capital</w:t>
        </w:r>
      </w:ins>
      <w:ins w:id="7335" w:author="Leon Sandler" w:date="2026-09-06T00:00:00Z">
        <w:r>
          <w:t xml:space="preserve"> </w:t>
        </w:r>
      </w:ins>
      <w:ins w:id="7336" w:author="Leon Sandler" w:date="2026-09-06T00:00:00Z">
        <w:r>
          <w:t>equipment)</w:t>
        </w:r>
      </w:ins>
      <w:r>
        <w:t xml:space="preserve"> </w:t>
      </w:r>
      <w:r>
        <w:t>=</w:t>
      </w:r>
      <w:r>
        <w:t xml:space="preserve"> </w:t>
      </w:r>
      <w:r>
        <w:t>46.4</w:t>
      </w:r>
      <w:r>
        <w:t xml:space="preserve"> </w:t>
      </w:r>
      <w:r>
        <w:t>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ISRU-structural</w:t>
      </w:r>
      <w:r>
        <w:t xml:space="preserve"> </w:t>
      </w:r>
      <w:del w:id="7337" w:author="Leon Sandler" w:date="2026-09-06T00:00:00Z">
        <w:r>
          <w:delText>architecture,</w:delText>
        </w:r>
      </w:del>
      <w:ins w:id="7338" w:author="Leon Sandler" w:date="2026-09-06T00:00:00Z">
        <w:r>
          <w:t>architecture.</w:t>
        </w:r>
      </w:ins>
      <w:ins w:id="7339" w:author="Leon Sandler" w:date="2026-09-06T00:00:00Z">
        <w:r>
          <w:t xml:space="preserve"> </w:t>
        </w:r>
      </w:ins>
      <w:ins w:id="7340" w:author="Leon Sandler" w:date="2026-09-06T00:00:00Z">
        <w:r>
          <w:t>This</w:t>
        </w:r>
      </w:ins>
      <w:ins w:id="7341" w:author="Leon Sandler" w:date="2026-09-06T00:00:00Z">
        <w:r>
          <w:t xml:space="preserve"> </w:t>
        </w:r>
      </w:ins>
      <w:ins w:id="7342" w:author="Leon Sandler" w:date="2026-09-06T00:00:00Z">
        <w:r>
          <w:t>figure</w:t>
        </w:r>
      </w:ins>
      <w:ins w:id="7343" w:author="Leon Sandler" w:date="2026-09-06T00:00:00Z">
        <w:r>
          <w:t xml:space="preserve"> </w:t>
        </w:r>
      </w:ins>
      <w:ins w:id="7344" w:author="Leon Sandler" w:date="2026-09-06T00:00:00Z">
        <w:r>
          <w:t>is</w:t>
        </w:r>
      </w:ins>
      <w:r>
        <w:t xml:space="preserve"> </w:t>
      </w:r>
      <w:r>
        <w:t>independent</w:t>
      </w:r>
      <w:r>
        <w:t xml:space="preserve"> </w:t>
      </w:r>
      <w:r>
        <w:t>of</w:t>
      </w:r>
      <w:r>
        <w:t xml:space="preserve"> </w:t>
      </w:r>
      <w:r>
        <w:t>how</w:t>
      </w:r>
      <w:r>
        <w:t xml:space="preserve"> </w:t>
      </w:r>
      <w:r>
        <w:t>much</w:t>
      </w:r>
      <w:r>
        <w:t xml:space="preserve"> </w:t>
      </w:r>
      <w:r>
        <w:t>regolith</w:t>
      </w:r>
      <w:r>
        <w:t xml:space="preserve"> </w:t>
      </w:r>
      <w:r>
        <w:t>mass</w:t>
      </w:r>
      <w:r>
        <w:t xml:space="preserve"> </w:t>
      </w:r>
      <w:r>
        <w:t>is</w:t>
      </w:r>
      <w:r>
        <w:t xml:space="preserve"> </w:t>
      </w:r>
      <w:r>
        <w:t>ultimately</w:t>
      </w:r>
      <w:r>
        <w:t xml:space="preserve"> </w:t>
      </w:r>
      <w:r>
        <w:t>required</w:t>
      </w:r>
      <w:r>
        <w:t xml:space="preserve"> </w:t>
      </w:r>
      <w:r>
        <w:t>to</w:t>
      </w:r>
      <w:r>
        <w:t xml:space="preserve"> </w:t>
      </w:r>
      <w:r>
        <w:t>build</w:t>
      </w:r>
      <w:r>
        <w:t xml:space="preserve"> </w:t>
      </w:r>
      <w:r>
        <w:t>the</w:t>
      </w:r>
      <w:r>
        <w:t xml:space="preserve"> </w:t>
      </w:r>
      <w:del w:id="7345" w:author="Leon Sandler" w:date="2026-09-06T00:00:00Z">
        <w:r>
          <w:delText>structure.</w:delText>
        </w:r>
      </w:del>
      <w:ins w:id="7346" w:author="Leon Sandler" w:date="2026-09-06T00:00:00Z">
        <w:r>
          <w:t>structure,</w:t>
        </w:r>
      </w:ins>
      <w:ins w:id="7347" w:author="Leon Sandler" w:date="2026-09-06T00:00:00Z">
        <w:r>
          <w:t xml:space="preserve"> </w:t>
        </w:r>
      </w:ins>
      <w:ins w:id="7348" w:author="Leon Sandler" w:date="2026-09-06T00:00:00Z">
        <w:r>
          <w:t>since</w:t>
        </w:r>
      </w:ins>
      <w:ins w:id="7349" w:author="Leon Sandler" w:date="2026-09-06T00:00:00Z">
        <w:r>
          <w:t xml:space="preserve"> </w:t>
        </w:r>
      </w:ins>
      <w:ins w:id="7350" w:author="Leon Sandler" w:date="2026-09-06T00:00:00Z">
        <w:r>
          <w:t>that</w:t>
        </w:r>
      </w:ins>
      <w:ins w:id="7351" w:author="Leon Sandler" w:date="2026-09-06T00:00:00Z">
        <w:r>
          <w:t xml:space="preserve"> </w:t>
        </w:r>
      </w:ins>
      <w:ins w:id="7352" w:author="Leon Sandler" w:date="2026-09-06T00:00:00Z">
        <w:r>
          <w:t>mass</w:t>
        </w:r>
      </w:ins>
      <w:ins w:id="7353" w:author="Leon Sandler" w:date="2026-09-06T00:00:00Z">
        <w:r>
          <w:t xml:space="preserve"> </w:t>
        </w:r>
      </w:ins>
      <w:ins w:id="7354" w:author="Leon Sandler" w:date="2026-09-06T00:00:00Z">
        <w:r>
          <w:t>is</w:t>
        </w:r>
      </w:ins>
      <w:ins w:id="7355" w:author="Leon Sandler" w:date="2026-09-06T00:00:00Z">
        <w:r>
          <w:t xml:space="preserve"> </w:t>
        </w:r>
      </w:ins>
      <w:ins w:id="7356" w:author="Leon Sandler" w:date="2026-09-06T00:00:00Z">
        <w:r>
          <w:t>sourced</w:t>
        </w:r>
      </w:ins>
      <w:ins w:id="7357" w:author="Leon Sandler" w:date="2026-09-06T00:00:00Z">
        <w:r>
          <w:t xml:space="preserve"> </w:t>
        </w:r>
      </w:ins>
      <w:ins w:id="7358" w:author="Leon Sandler" w:date="2026-09-06T00:00:00Z">
        <w:r>
          <w:t>locally</w:t>
        </w:r>
      </w:ins>
      <w:ins w:id="7359" w:author="Leon Sandler" w:date="2026-09-06T00:00:00Z">
        <w:r>
          <w:t xml:space="preserve"> </w:t>
        </w:r>
      </w:ins>
      <w:ins w:id="7360" w:author="Leon Sandler" w:date="2026-09-06T00:00:00Z">
        <w:r>
          <w:t>regardless</w:t>
        </w:r>
      </w:ins>
      <w:ins w:id="7361" w:author="Leon Sandler" w:date="2026-09-06T00:00:00Z">
        <w:r>
          <w:t xml:space="preserve"> </w:t>
        </w:r>
      </w:ins>
      <w:ins w:id="7362" w:author="Leon Sandler" w:date="2026-09-06T00:00:00Z">
        <w:r>
          <w:t>of</w:t>
        </w:r>
      </w:ins>
      <w:ins w:id="7363" w:author="Leon Sandler" w:date="2026-09-06T00:00:00Z">
        <w:r>
          <w:t xml:space="preserve"> </w:t>
        </w:r>
      </w:ins>
      <w:ins w:id="7364" w:author="Leon Sandler" w:date="2026-09-06T00:00:00Z">
        <w:r>
          <w:t>quantity,</w:t>
        </w:r>
      </w:ins>
      <w:ins w:id="7365" w:author="Leon Sandler" w:date="2026-09-06T00:00:00Z">
        <w:r>
          <w:t xml:space="preserve"> </w:t>
        </w:r>
      </w:ins>
      <w:ins w:id="7366" w:author="Leon Sandler" w:date="2026-09-06T00:00:00Z">
        <w:r>
          <w:t>a</w:t>
        </w:r>
      </w:ins>
      <w:ins w:id="7367" w:author="Leon Sandler" w:date="2026-09-06T00:00:00Z">
        <w:r>
          <w:t xml:space="preserve"> </w:t>
        </w:r>
      </w:ins>
      <w:ins w:id="7368" w:author="Leon Sandler" w:date="2026-09-06T00:00:00Z">
        <w:r>
          <w:t>robustness</w:t>
        </w:r>
      </w:ins>
      <w:ins w:id="7369" w:author="Leon Sandler" w:date="2026-09-06T00:00:00Z">
        <w:r>
          <w:t xml:space="preserve"> </w:t>
        </w:r>
      </w:ins>
      <w:ins w:id="7370" w:author="Leon Sandler" w:date="2026-09-06T00:00:00Z">
        <w:r>
          <w:t>property</w:t>
        </w:r>
      </w:ins>
      <w:ins w:id="7371" w:author="Leon Sandler" w:date="2026-09-06T00:00:00Z">
        <w:r>
          <w:t xml:space="preserve"> </w:t>
        </w:r>
      </w:ins>
      <w:ins w:id="7372" w:author="Leon Sandler" w:date="2026-09-06T00:00:00Z">
        <w:r>
          <w:t>quantified</w:t>
        </w:r>
      </w:ins>
      <w:ins w:id="7373" w:author="Leon Sandler" w:date="2026-09-06T00:00:00Z">
        <w:r>
          <w:t xml:space="preserve"> </w:t>
        </w:r>
      </w:ins>
      <w:ins w:id="7374" w:author="Leon Sandler" w:date="2026-09-06T00:00:00Z">
        <w:r>
          <w:t>next.</w:t>
        </w:r>
      </w:ins>
    </w:p>
    <w:p>
      <w:del w:id="7375" w:author="Leon Sandler" w:date="2026-09-06T00:00:00Z">
        <w:r>
          <w:delText>9.2</w:delText>
        </w:r>
      </w:del>
      <w:ins w:id="7376" w:author="Leon Sandler" w:date="2026-09-06T00:00:00Z">
        <w:r>
          <w:t>8.2</w:t>
        </w:r>
      </w:ins>
      <w:r>
        <w:t xml:space="preserve"> </w:t>
      </w:r>
      <w:r>
        <w:t>Sensitivity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regolith-construction</w:t>
      </w:r>
      <w:r>
        <w:t xml:space="preserve"> </w:t>
      </w:r>
      <w:r>
        <w:t>mass</w:t>
      </w:r>
      <w:r>
        <w:t xml:space="preserve"> </w:t>
      </w:r>
      <w:r>
        <w:t>multiplier</w:t>
      </w:r>
    </w:p>
    <w:p>
      <w:r>
        <w:t>Regolith-built</w:t>
      </w:r>
      <w:r>
        <w:t xml:space="preserve"> </w:t>
      </w:r>
      <w:r>
        <w:t>structures</w:t>
      </w:r>
      <w:r>
        <w:t xml:space="preserve"> </w:t>
      </w:r>
      <w:r>
        <w:t>are</w:t>
      </w:r>
      <w:ins w:id="7377" w:author="Leon Sandler" w:date="2026-09-06T00:00:00Z">
        <w:r>
          <w:t xml:space="preserve"> </w:t>
        </w:r>
      </w:ins>
      <w:ins w:id="7378" w:author="Leon Sandler" w:date="2026-09-06T00:00:00Z">
        <w:r>
          <w:t>generally</w:t>
        </w:r>
      </w:ins>
      <w:r>
        <w:t xml:space="preserve"> </w:t>
      </w:r>
      <w:r>
        <w:t>expected</w:t>
      </w:r>
      <w:r>
        <w:t xml:space="preserve"> </w:t>
      </w:r>
      <w:r>
        <w:t>to</w:t>
      </w:r>
      <w:r>
        <w:t xml:space="preserve"> </w:t>
      </w:r>
      <w:r>
        <w:t>require</w:t>
      </w:r>
      <w:r>
        <w:t xml:space="preserve"> </w:t>
      </w:r>
      <w:r>
        <w:t>more</w:t>
      </w:r>
      <w:r>
        <w:t xml:space="preserve"> </w:t>
      </w:r>
      <w:r>
        <w:t>mass</w:t>
      </w:r>
      <w:r>
        <w:t xml:space="preserve"> </w:t>
      </w:r>
      <w:r>
        <w:t>than</w:t>
      </w:r>
      <w:r>
        <w:t xml:space="preserve"> </w:t>
      </w:r>
      <w:r>
        <w:t>an</w:t>
      </w:r>
      <w:r>
        <w:t xml:space="preserve"> </w:t>
      </w:r>
      <w:r>
        <w:t>equivalent</w:t>
      </w:r>
      <w:r>
        <w:t xml:space="preserve"> </w:t>
      </w:r>
      <w:r>
        <w:t>Earth-engineered</w:t>
      </w:r>
      <w:r>
        <w:t xml:space="preserve"> </w:t>
      </w:r>
      <w:r>
        <w:t>structure</w:t>
      </w:r>
      <w:r>
        <w:t xml:space="preserve"> </w:t>
      </w:r>
      <w:del w:id="7379" w:author="Leon Sandler" w:date="2026-09-06T00:00:00Z">
        <w:r>
          <w:delText>for</w:delText>
        </w:r>
      </w:del>
      <w:ins w:id="7380" w:author="Leon Sandler" w:date="2026-09-06T00:00:00Z">
        <w:r>
          <w:t>delivering</w:t>
        </w:r>
      </w:ins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structural</w:t>
      </w:r>
      <w:r>
        <w:t xml:space="preserve"> </w:t>
      </w:r>
      <w:del w:id="7381" w:author="Leon Sandler" w:date="2026-09-06T00:00:00Z">
        <w:r>
          <w:delText>function;</w:delText>
        </w:r>
      </w:del>
      <w:ins w:id="7382" w:author="Leon Sandler" w:date="2026-09-06T00:00:00Z">
        <w:r>
          <w:t>function,</w:t>
        </w:r>
      </w:ins>
      <w:r>
        <w:t xml:space="preserve"> </w:t>
      </w:r>
      <w:del w:id="7383" w:author="Leon Sandler" w:date="2026-09-06T00:00:00Z">
        <w:r>
          <w:delText>we</w:delText>
        </w:r>
      </w:del>
      <w:ins w:id="7384" w:author="Leon Sandler" w:date="2026-09-06T00:00:00Z">
        <w:r>
          <w:t>owing</w:t>
        </w:r>
      </w:ins>
      <w:ins w:id="7385" w:author="Leon Sandler" w:date="2026-09-06T00:00:00Z">
        <w:r>
          <w:t xml:space="preserve"> </w:t>
        </w:r>
      </w:ins>
      <w:ins w:id="7386" w:author="Leon Sandler" w:date="2026-09-06T00:00:00Z">
        <w:r>
          <w:t>to</w:t>
        </w:r>
      </w:ins>
      <w:ins w:id="7387" w:author="Leon Sandler" w:date="2026-09-06T00:00:00Z">
        <w:r>
          <w:t xml:space="preserve"> </w:t>
        </w:r>
      </w:ins>
      <w:ins w:id="7388" w:author="Leon Sandler" w:date="2026-09-06T00:00:00Z">
        <w:r>
          <w:t>lower</w:t>
        </w:r>
      </w:ins>
      <w:ins w:id="7389" w:author="Leon Sandler" w:date="2026-09-06T00:00:00Z">
        <w:r>
          <w:t xml:space="preserve"> </w:t>
        </w:r>
      </w:ins>
      <w:ins w:id="7390" w:author="Leon Sandler" w:date="2026-09-06T00:00:00Z">
        <w:r>
          <w:t>achievable</w:t>
        </w:r>
      </w:ins>
      <w:ins w:id="7391" w:author="Leon Sandler" w:date="2026-09-06T00:00:00Z">
        <w:r>
          <w:t xml:space="preserve"> </w:t>
        </w:r>
      </w:ins>
      <w:ins w:id="7392" w:author="Leon Sandler" w:date="2026-09-06T00:00:00Z">
        <w:r>
          <w:t>strength-to-weight</w:t>
        </w:r>
      </w:ins>
      <w:ins w:id="7393" w:author="Leon Sandler" w:date="2026-09-06T00:00:00Z">
        <w:r>
          <w:t xml:space="preserve"> </w:t>
        </w:r>
      </w:ins>
      <w:ins w:id="7394" w:author="Leon Sandler" w:date="2026-09-06T00:00:00Z">
        <w:r>
          <w:t>ratios</w:t>
        </w:r>
      </w:ins>
      <w:ins w:id="7395" w:author="Leon Sandler" w:date="2026-09-06T00:00:00Z">
        <w:r>
          <w:t xml:space="preserve"> </w:t>
        </w:r>
      </w:ins>
      <w:ins w:id="7396" w:author="Leon Sandler" w:date="2026-09-06T00:00:00Z">
        <w:r>
          <w:t>in</w:t>
        </w:r>
      </w:ins>
      <w:ins w:id="7397" w:author="Leon Sandler" w:date="2026-09-06T00:00:00Z">
        <w:r>
          <w:t xml:space="preserve"> </w:t>
        </w:r>
      </w:ins>
      <w:ins w:id="7398" w:author="Leon Sandler" w:date="2026-09-06T00:00:00Z">
        <w:r>
          <w:t>sintered</w:t>
        </w:r>
      </w:ins>
      <w:ins w:id="7399" w:author="Leon Sandler" w:date="2026-09-06T00:00:00Z">
        <w:r>
          <w:t xml:space="preserve"> </w:t>
        </w:r>
      </w:ins>
      <w:ins w:id="7400" w:author="Leon Sandler" w:date="2026-09-06T00:00:00Z">
        <w:r>
          <w:t>or</w:t>
        </w:r>
      </w:ins>
      <w:ins w:id="7401" w:author="Leon Sandler" w:date="2026-09-06T00:00:00Z">
        <w:r>
          <w:t xml:space="preserve"> </w:t>
        </w:r>
      </w:ins>
      <w:ins w:id="7402" w:author="Leon Sandler" w:date="2026-09-06T00:00:00Z">
        <w:r>
          <w:t>cast</w:t>
        </w:r>
      </w:ins>
      <w:ins w:id="7403" w:author="Leon Sandler" w:date="2026-09-06T00:00:00Z">
        <w:r>
          <w:t xml:space="preserve"> </w:t>
        </w:r>
      </w:ins>
      <w:ins w:id="7404" w:author="Leon Sandler" w:date="2026-09-06T00:00:00Z">
        <w:r>
          <w:t>regolith</w:t>
        </w:r>
      </w:ins>
      <w:ins w:id="7405" w:author="Leon Sandler" w:date="2026-09-06T00:00:00Z">
        <w:r>
          <w:t xml:space="preserve"> </w:t>
        </w:r>
      </w:ins>
      <w:ins w:id="7406" w:author="Leon Sandler" w:date="2026-09-06T00:00:00Z">
        <w:r>
          <w:t>composites</w:t>
        </w:r>
      </w:ins>
      <w:ins w:id="7407" w:author="Leon Sandler" w:date="2026-09-06T00:00:00Z">
        <w:r>
          <w:t xml:space="preserve"> </w:t>
        </w:r>
      </w:ins>
      <w:ins w:id="7408" w:author="Leon Sandler" w:date="2026-09-06T00:00:00Z">
        <w:r>
          <w:t>relative</w:t>
        </w:r>
      </w:ins>
      <w:ins w:id="7409" w:author="Leon Sandler" w:date="2026-09-06T00:00:00Z">
        <w:r>
          <w:t xml:space="preserve"> </w:t>
        </w:r>
      </w:ins>
      <w:ins w:id="7410" w:author="Leon Sandler" w:date="2026-09-06T00:00:00Z">
        <w:r>
          <w:t>to</w:t>
        </w:r>
      </w:ins>
      <w:ins w:id="7411" w:author="Leon Sandler" w:date="2026-09-06T00:00:00Z">
        <w:r>
          <w:t xml:space="preserve"> </w:t>
        </w:r>
      </w:ins>
      <w:ins w:id="7412" w:author="Leon Sandler" w:date="2026-09-06T00:00:00Z">
        <w:r>
          <w:t>purpose-engineered</w:t>
        </w:r>
      </w:ins>
      <w:ins w:id="7413" w:author="Leon Sandler" w:date="2026-09-06T00:00:00Z">
        <w:r>
          <w:t xml:space="preserve"> </w:t>
        </w:r>
      </w:ins>
      <w:ins w:id="7414" w:author="Leon Sandler" w:date="2026-09-06T00:00:00Z">
        <w:r>
          <w:t>aerospace</w:t>
        </w:r>
      </w:ins>
      <w:ins w:id="7415" w:author="Leon Sandler" w:date="2026-09-06T00:00:00Z">
        <w:r>
          <w:t xml:space="preserve"> </w:t>
        </w:r>
      </w:ins>
      <w:ins w:id="7416" w:author="Leon Sandler" w:date="2026-09-06T00:00:00Z">
        <w:r>
          <w:t>materials.</w:t>
        </w:r>
      </w:ins>
      <w:ins w:id="7417" w:author="Leon Sandler" w:date="2026-09-06T00:00:00Z">
        <w:r>
          <w:t xml:space="preserve"> </w:t>
        </w:r>
      </w:ins>
      <w:ins w:id="7418" w:author="Leon Sandler" w:date="2026-09-06T00:00:00Z">
        <w:r>
          <w:t>We</w:t>
        </w:r>
      </w:ins>
      <w:r>
        <w:t xml:space="preserve"> </w:t>
      </w:r>
      <w:r>
        <w:t>treat</w:t>
      </w:r>
      <w:r>
        <w:t xml:space="preserve"> </w:t>
      </w:r>
      <w:r>
        <w:t>this</w:t>
      </w:r>
      <w:r>
        <w:t xml:space="preserve"> </w:t>
      </w:r>
      <w:r>
        <w:t>ratio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uncertain</w:t>
      </w:r>
      <w:r>
        <w:t xml:space="preserve"> </w:t>
      </w:r>
      <w:r>
        <w:t>multiplier</w:t>
      </w:r>
      <w:r>
        <w:t xml:space="preserve"> </w:t>
      </w:r>
      <w:r>
        <w:t>and</w:t>
      </w:r>
      <w:r>
        <w:t xml:space="preserve"> </w:t>
      </w:r>
      <w:r>
        <w:t>sweep</w:t>
      </w:r>
      <w:r>
        <w:t xml:space="preserve"> </w:t>
      </w:r>
      <w:r>
        <w:t>it</w:t>
      </w:r>
      <w:r>
        <w:t xml:space="preserve"> </w:t>
      </w:r>
      <w:r>
        <w:t>from</w:t>
      </w:r>
      <w:r>
        <w:t xml:space="preserve"> </w:t>
      </w:r>
      <w:r>
        <w:t>1×</w:t>
      </w:r>
      <w:r>
        <w:t xml:space="preserve"> </w:t>
      </w:r>
      <w:del w:id="7419" w:author="Leon Sandler" w:date="2026-09-06T00:00:00Z">
        <w:r>
          <w:delText>(optimistic)</w:delText>
        </w:r>
      </w:del>
      <w:ins w:id="7420" w:author="Leon Sandler" w:date="2026-09-06T00:00:00Z">
        <w:r>
          <w:t>(optimistic,</w:t>
        </w:r>
      </w:ins>
      <w:ins w:id="7421" w:author="Leon Sandler" w:date="2026-09-06T00:00:00Z">
        <w:r>
          <w:t xml:space="preserve"> </w:t>
        </w:r>
      </w:ins>
      <w:ins w:id="7422" w:author="Leon Sandler" w:date="2026-09-06T00:00:00Z">
        <w:r>
          <w:t>regolith</w:t>
        </w:r>
      </w:ins>
      <w:ins w:id="7423" w:author="Leon Sandler" w:date="2026-09-06T00:00:00Z">
        <w:r>
          <w:t xml:space="preserve"> </w:t>
        </w:r>
      </w:ins>
      <w:ins w:id="7424" w:author="Leon Sandler" w:date="2026-09-06T00:00:00Z">
        <w:r>
          <w:t>structure</w:t>
        </w:r>
      </w:ins>
      <w:ins w:id="7425" w:author="Leon Sandler" w:date="2026-09-06T00:00:00Z">
        <w:r>
          <w:t xml:space="preserve"> </w:t>
        </w:r>
      </w:ins>
      <w:ins w:id="7426" w:author="Leon Sandler" w:date="2026-09-06T00:00:00Z">
        <w:r>
          <w:t>performs</w:t>
        </w:r>
      </w:ins>
      <w:ins w:id="7427" w:author="Leon Sandler" w:date="2026-09-06T00:00:00Z">
        <w:r>
          <w:t xml:space="preserve"> </w:t>
        </w:r>
      </w:ins>
      <w:ins w:id="7428" w:author="Leon Sandler" w:date="2026-09-06T00:00:00Z">
        <w:r>
          <w:t>as</w:t>
        </w:r>
      </w:ins>
      <w:ins w:id="7429" w:author="Leon Sandler" w:date="2026-09-06T00:00:00Z">
        <w:r>
          <w:t xml:space="preserve"> </w:t>
        </w:r>
      </w:ins>
      <w:ins w:id="7430" w:author="Leon Sandler" w:date="2026-09-06T00:00:00Z">
        <w:r>
          <w:t>well</w:t>
        </w:r>
      </w:ins>
      <w:ins w:id="7431" w:author="Leon Sandler" w:date="2026-09-06T00:00:00Z">
        <w:r>
          <w:t xml:space="preserve"> </w:t>
        </w:r>
      </w:ins>
      <w:ins w:id="7432" w:author="Leon Sandler" w:date="2026-09-06T00:00:00Z">
        <w:r>
          <w:t>per</w:t>
        </w:r>
      </w:ins>
      <w:ins w:id="7433" w:author="Leon Sandler" w:date="2026-09-06T00:00:00Z">
        <w:r>
          <w:t xml:space="preserve"> </w:t>
        </w:r>
      </w:ins>
      <w:ins w:id="7434" w:author="Leon Sandler" w:date="2026-09-06T00:00:00Z">
        <w:r>
          <w:t>unit</w:t>
        </w:r>
      </w:ins>
      <w:ins w:id="7435" w:author="Leon Sandler" w:date="2026-09-06T00:00:00Z">
        <w:r>
          <w:t xml:space="preserve"> </w:t>
        </w:r>
      </w:ins>
      <w:ins w:id="7436" w:author="Leon Sandler" w:date="2026-09-06T00:00:00Z">
        <w:r>
          <w:t>mass</w:t>
        </w:r>
      </w:ins>
      <w:ins w:id="7437" w:author="Leon Sandler" w:date="2026-09-06T00:00:00Z">
        <w:r>
          <w:t xml:space="preserve"> </w:t>
        </w:r>
      </w:ins>
      <w:ins w:id="7438" w:author="Leon Sandler" w:date="2026-09-06T00:00:00Z">
        <w:r>
          <w:t>as</w:t>
        </w:r>
      </w:ins>
      <w:ins w:id="7439" w:author="Leon Sandler" w:date="2026-09-06T00:00:00Z">
        <w:r>
          <w:t xml:space="preserve"> </w:t>
        </w:r>
      </w:ins>
      <w:ins w:id="7440" w:author="Leon Sandler" w:date="2026-09-06T00:00:00Z">
        <w:r>
          <w:t>an</w:t>
        </w:r>
      </w:ins>
      <w:ins w:id="7441" w:author="Leon Sandler" w:date="2026-09-06T00:00:00Z">
        <w:r>
          <w:t xml:space="preserve"> </w:t>
        </w:r>
      </w:ins>
      <w:ins w:id="7442" w:author="Leon Sandler" w:date="2026-09-06T00:00:00Z">
        <w:r>
          <w:t>equivalent</w:t>
        </w:r>
      </w:ins>
      <w:ins w:id="7443" w:author="Leon Sandler" w:date="2026-09-06T00:00:00Z">
        <w:r>
          <w:t xml:space="preserve"> </w:t>
        </w:r>
      </w:ins>
      <w:ins w:id="7444" w:author="Leon Sandler" w:date="2026-09-06T00:00:00Z">
        <w:r>
          <w:t>Earth-engineered</w:t>
        </w:r>
      </w:ins>
      <w:ins w:id="7445" w:author="Leon Sandler" w:date="2026-09-06T00:00:00Z">
        <w:r>
          <w:t xml:space="preserve"> </w:t>
        </w:r>
      </w:ins>
      <w:ins w:id="7446" w:author="Leon Sandler" w:date="2026-09-06T00:00:00Z">
        <w:r>
          <w:t>structure)</w:t>
        </w:r>
      </w:ins>
      <w:r>
        <w:t xml:space="preserve"> </w:t>
      </w:r>
      <w:r>
        <w:t>through</w:t>
      </w:r>
      <w:r>
        <w:t xml:space="preserve"> </w:t>
      </w:r>
      <w:r>
        <w:t>3×</w:t>
      </w:r>
      <w:r>
        <w:t xml:space="preserve"> </w:t>
      </w:r>
      <w:r>
        <w:t>(baseline)</w:t>
      </w:r>
      <w:r>
        <w:t xml:space="preserve"> </w:t>
      </w:r>
      <w:r>
        <w:t>to</w:t>
      </w:r>
      <w:r>
        <w:t xml:space="preserve"> </w:t>
      </w:r>
      <w:r>
        <w:t>5×</w:t>
      </w:r>
      <w:r>
        <w:t xml:space="preserve"> </w:t>
      </w:r>
      <w:r>
        <w:t>(conservative).</w:t>
      </w:r>
    </w:p>
    <w:p>
      <w:del w:id="7447" w:author="Leon Sandler" w:date="2026-09-06T00:00:00Z">
        <w:r>
          <w:delText>Figure</w:delText>
        </w:r>
      </w:del>
      <w:del w:id="7448" w:author="Leon Sandler" w:date="2026-09-06T00:00:00Z">
        <w:r>
          <w:delText> </w:delText>
        </w:r>
      </w:del>
      <w:del w:id="7449" w:author="Leon Sandler" w:date="2026-09-06T00:00:00Z">
        <w:r>
          <w:delText>1.</w:delText>
        </w:r>
      </w:del>
      <w:del w:id="7450" w:author="Leon Sandler" w:date="2026-09-06T00:00:00Z">
        <w:r>
          <w:delText> </w:delText>
        </w:r>
      </w:del>
      <w:del w:id="7451" w:author="Leon Sandler" w:date="2026-09-06T00:00:00Z">
        <w:r>
          <w:delText>Left:</w:delText>
        </w:r>
      </w:del>
      <w:del w:id="7452" w:author="Leon Sandler" w:date="2026-09-06T00:00:00Z">
        <w:r>
          <w:delText> </w:delText>
        </w:r>
      </w:del>
      <w:del w:id="7453" w:author="Leon Sandler" w:date="2026-09-06T00:00:00Z">
        <w:r>
          <w:delText>Earth-launched</w:delText>
        </w:r>
      </w:del>
      <w:del w:id="7454" w:author="Leon Sandler" w:date="2026-09-06T00:00:00Z">
        <w:r>
          <w:delText> </w:delText>
        </w:r>
      </w:del>
      <w:del w:id="7455" w:author="Leon Sandler" w:date="2026-09-06T00:00:00Z">
        <w:r>
          <w:delText>mass</w:delText>
        </w:r>
      </w:del>
      <w:del w:id="7456" w:author="Leon Sandler" w:date="2026-09-06T00:00:00Z">
        <w:r>
          <w:delText> </w:delText>
        </w:r>
      </w:del>
      <w:del w:id="7457" w:author="Leon Sandler" w:date="2026-09-06T00:00:00Z">
        <w:r>
          <w:delText>(M_E,</w:delText>
        </w:r>
      </w:del>
      <w:del w:id="7458" w:author="Leon Sandler" w:date="2026-09-06T00:00:00Z">
        <w:r>
          <w:delText> </w:delText>
        </w:r>
      </w:del>
      <w:del w:id="7459" w:author="Leon Sandler" w:date="2026-09-06T00:00:00Z">
        <w:r>
          <w:delText>blue)</w:delText>
        </w:r>
      </w:del>
      <w:del w:id="7460" w:author="Leon Sandler" w:date="2026-09-06T00:00:00Z">
        <w:r>
          <w:delText> </w:delText>
        </w:r>
      </w:del>
      <w:del w:id="7461" w:author="Leon Sandler" w:date="2026-09-06T00:00:00Z">
        <w:r>
          <w:delText>is</w:delText>
        </w:r>
      </w:del>
      <w:del w:id="7462" w:author="Leon Sandler" w:date="2026-09-06T00:00:00Z">
        <w:r>
          <w:delText> </w:delText>
        </w:r>
      </w:del>
      <w:del w:id="7463" w:author="Leon Sandler" w:date="2026-09-06T00:00:00Z">
        <w:r>
          <w:delText>invariant</w:delText>
        </w:r>
      </w:del>
      <w:del w:id="7464" w:author="Leon Sandler" w:date="2026-09-06T00:00:00Z">
        <w:r>
          <w:delText> </w:delText>
        </w:r>
      </w:del>
      <w:del w:id="7465" w:author="Leon Sandler" w:date="2026-09-06T00:00:00Z">
        <w:r>
          <w:delText>to</w:delText>
        </w:r>
      </w:del>
      <w:del w:id="7466" w:author="Leon Sandler" w:date="2026-09-06T00:00:00Z">
        <w:r>
          <w:delText> </w:delText>
        </w:r>
      </w:del>
      <w:del w:id="7467" w:author="Leon Sandler" w:date="2026-09-06T00:00:00Z">
        <w:r>
          <w:delText>the</w:delText>
        </w:r>
      </w:del>
      <w:del w:id="7468" w:author="Leon Sandler" w:date="2026-09-06T00:00:00Z">
        <w:r>
          <w:delText> </w:delText>
        </w:r>
      </w:del>
      <w:del w:id="7469" w:author="Leon Sandler" w:date="2026-09-06T00:00:00Z">
        <w:r>
          <w:delText>regolith-construction</w:delText>
        </w:r>
      </w:del>
      <w:del w:id="7470" w:author="Leon Sandler" w:date="2026-09-06T00:00:00Z">
        <w:r>
          <w:delText> </w:delText>
        </w:r>
      </w:del>
      <w:del w:id="7471" w:author="Leon Sandler" w:date="2026-09-06T00:00:00Z">
        <w:r>
          <w:delText>multiplier</w:delText>
        </w:r>
      </w:del>
      <w:del w:id="7472" w:author="Leon Sandler" w:date="2026-09-06T00:00:00Z">
        <w:r>
          <w:delText> </w:delText>
        </w:r>
      </w:del>
      <w:del w:id="7473" w:author="Leon Sandler" w:date="2026-09-06T00:00:00Z">
        <w:r>
          <w:delText>because</w:delText>
        </w:r>
      </w:del>
      <w:del w:id="7474" w:author="Leon Sandler" w:date="2026-09-06T00:00:00Z">
        <w:r>
          <w:delText> </w:delText>
        </w:r>
      </w:del>
      <w:del w:id="7475" w:author="Leon Sandler" w:date="2026-09-06T00:00:00Z">
        <w:r>
          <w:delText>regolith</w:delText>
        </w:r>
      </w:del>
      <w:del w:id="7476" w:author="Leon Sandler" w:date="2026-09-06T00:00:00Z">
        <w:r>
          <w:delText> </w:delText>
        </w:r>
      </w:del>
      <w:del w:id="7477" w:author="Leon Sandler" w:date="2026-09-06T00:00:00Z">
        <w:r>
          <w:delText>mass</w:delText>
        </w:r>
      </w:del>
      <w:del w:id="7478" w:author="Leon Sandler" w:date="2026-09-06T00:00:00Z">
        <w:r>
          <w:delText> </w:delText>
        </w:r>
      </w:del>
      <w:del w:id="7479" w:author="Leon Sandler" w:date="2026-09-06T00:00:00Z">
        <w:r>
          <w:delText>is</w:delText>
        </w:r>
      </w:del>
      <w:del w:id="7480" w:author="Leon Sandler" w:date="2026-09-06T00:00:00Z">
        <w:r>
          <w:delText> </w:delText>
        </w:r>
      </w:del>
      <w:del w:id="7481" w:author="Leon Sandler" w:date="2026-09-06T00:00:00Z">
        <w:r>
          <w:delText>locally</w:delText>
        </w:r>
      </w:del>
      <w:del w:id="7482" w:author="Leon Sandler" w:date="2026-09-06T00:00:00Z">
        <w:r>
          <w:delText> </w:delText>
        </w:r>
      </w:del>
      <w:del w:id="7483" w:author="Leon Sandler" w:date="2026-09-06T00:00:00Z">
        <w:r>
          <w:delText>sourced</w:delText>
        </w:r>
      </w:del>
      <w:del w:id="7484" w:author="Leon Sandler" w:date="2026-09-06T00:00:00Z">
        <w:r>
          <w:delText> </w:delText>
        </w:r>
      </w:del>
      <w:del w:id="7485" w:author="Leon Sandler" w:date="2026-09-06T00:00:00Z">
        <w:r>
          <w:delText>regardless</w:delText>
        </w:r>
      </w:del>
      <w:del w:id="7486" w:author="Leon Sandler" w:date="2026-09-06T00:00:00Z">
        <w:r>
          <w:delText> </w:delText>
        </w:r>
      </w:del>
      <w:del w:id="7487" w:author="Leon Sandler" w:date="2026-09-06T00:00:00Z">
        <w:r>
          <w:delText>of</w:delText>
        </w:r>
      </w:del>
      <w:del w:id="7488" w:author="Leon Sandler" w:date="2026-09-06T00:00:00Z">
        <w:r>
          <w:delText> </w:delText>
        </w:r>
      </w:del>
      <w:del w:id="7489" w:author="Leon Sandler" w:date="2026-09-06T00:00:00Z">
        <w:r>
          <w:delText>quantity</w:delText>
        </w:r>
      </w:del>
      <w:del w:id="7490" w:author="Leon Sandler" w:date="2026-09-06T00:00:00Z">
        <w:r>
          <w:delText> </w:delText>
        </w:r>
      </w:del>
      <w:del w:id="7491" w:author="Leon Sandler" w:date="2026-09-06T00:00:00Z">
        <w:r>
          <w:delText>required;</w:delText>
        </w:r>
      </w:del>
      <w:del w:id="7492" w:author="Leon Sandler" w:date="2026-09-06T00:00:00Z">
        <w:r>
          <w:delText> </w:delText>
        </w:r>
      </w:del>
      <w:del w:id="7493" w:author="Leon Sandler" w:date="2026-09-06T00:00:00Z">
        <w:r>
          <w:delText>only</w:delText>
        </w:r>
      </w:del>
      <w:del w:id="7494" w:author="Leon Sandler" w:date="2026-09-06T00:00:00Z">
        <w:r>
          <w:delText> </w:delText>
        </w:r>
      </w:del>
      <w:del w:id="7495" w:author="Leon Sandler" w:date="2026-09-06T00:00:00Z">
        <w:r>
          <w:delText>local</w:delText>
        </w:r>
      </w:del>
      <w:del w:id="7496" w:author="Leon Sandler" w:date="2026-09-06T00:00:00Z">
        <w:r>
          <w:delText> </w:delText>
        </w:r>
      </w:del>
      <w:del w:id="7497" w:author="Leon Sandler" w:date="2026-09-06T00:00:00Z">
        <w:r>
          <w:delText>mass</w:delText>
        </w:r>
      </w:del>
      <w:del w:id="7498" w:author="Leon Sandler" w:date="2026-09-06T00:00:00Z">
        <w:r>
          <w:delText> </w:delText>
        </w:r>
      </w:del>
      <w:del w:id="7499" w:author="Leon Sandler" w:date="2026-09-06T00:00:00Z">
        <w:r>
          <w:delText>(green)</w:delText>
        </w:r>
      </w:del>
      <w:del w:id="7500" w:author="Leon Sandler" w:date="2026-09-06T00:00:00Z">
        <w:r>
          <w:delText> </w:delText>
        </w:r>
      </w:del>
      <w:del w:id="7501" w:author="Leon Sandler" w:date="2026-09-06T00:00:00Z">
        <w:r>
          <w:delText>and</w:delText>
        </w:r>
      </w:del>
      <w:del w:id="7502" w:author="Leon Sandler" w:date="2026-09-06T00:00:00Z">
        <w:r>
          <w:delText> </w:delText>
        </w:r>
      </w:del>
      <w:del w:id="7503" w:author="Leon Sandler" w:date="2026-09-06T00:00:00Z">
        <w:r>
          <w:delText>total</w:delText>
        </w:r>
      </w:del>
      <w:del w:id="7504" w:author="Leon Sandler" w:date="2026-09-06T00:00:00Z">
        <w:r>
          <w:delText> </w:delText>
        </w:r>
      </w:del>
      <w:del w:id="7505" w:author="Leon Sandler" w:date="2026-09-06T00:00:00Z">
        <w:r>
          <w:delText>system</w:delText>
        </w:r>
      </w:del>
      <w:del w:id="7506" w:author="Leon Sandler" w:date="2026-09-06T00:00:00Z">
        <w:r>
          <w:delText> </w:delText>
        </w:r>
      </w:del>
      <w:del w:id="7507" w:author="Leon Sandler" w:date="2026-09-06T00:00:00Z">
        <w:r>
          <w:delText>mass</w:delText>
        </w:r>
      </w:del>
      <w:del w:id="7508" w:author="Leon Sandler" w:date="2026-09-06T00:00:00Z">
        <w:r>
          <w:delText> </w:delText>
        </w:r>
      </w:del>
      <w:del w:id="7509" w:author="Leon Sandler" w:date="2026-09-06T00:00:00Z">
        <w:r>
          <w:delText>(purple)</w:delText>
        </w:r>
      </w:del>
      <w:del w:id="7510" w:author="Leon Sandler" w:date="2026-09-06T00:00:00Z">
        <w:r>
          <w:delText> </w:delText>
        </w:r>
      </w:del>
      <w:del w:id="7511" w:author="Leon Sandler" w:date="2026-09-06T00:00:00Z">
        <w:r>
          <w:delText>scale</w:delText>
        </w:r>
      </w:del>
      <w:del w:id="7512" w:author="Leon Sandler" w:date="2026-09-06T00:00:00Z">
        <w:r>
          <w:delText> </w:delText>
        </w:r>
      </w:del>
      <w:del w:id="7513" w:author="Leon Sandler" w:date="2026-09-06T00:00:00Z">
        <w:r>
          <w:delText>with</w:delText>
        </w:r>
      </w:del>
      <w:del w:id="7514" w:author="Leon Sandler" w:date="2026-09-06T00:00:00Z">
        <w:r>
          <w:delText> </w:delText>
        </w:r>
      </w:del>
      <w:del w:id="7515" w:author="Leon Sandler" w:date="2026-09-06T00:00:00Z">
        <w:r>
          <w:delText>it.</w:delText>
        </w:r>
      </w:del>
      <w:del w:id="7516" w:author="Leon Sandler" w:date="2026-09-06T00:00:00Z">
        <w:r>
          <w:delText> </w:delText>
        </w:r>
      </w:del>
      <w:del w:id="7517" w:author="Leon Sandler" w:date="2026-09-06T00:00:00Z">
        <w:r>
          <w:delText>Right:</w:delText>
        </w:r>
      </w:del>
      <w:del w:id="7518" w:author="Leon Sandler" w:date="2026-09-06T00:00:00Z">
        <w:r>
          <w:delText> </w:delText>
        </w:r>
      </w:del>
      <w:del w:id="7519" w:author="Leon Sandler" w:date="2026-09-06T00:00:00Z">
        <w:r>
          <w:delText>the</w:delText>
        </w:r>
      </w:del>
      <w:del w:id="7520" w:author="Leon Sandler" w:date="2026-09-06T00:00:00Z">
        <w:r>
          <w:delText> </w:delText>
        </w:r>
      </w:del>
      <w:del w:id="7521" w:author="Leon Sandler" w:date="2026-09-06T00:00:00Z">
        <w:r>
          <w:delText>resulting</w:delText>
        </w:r>
      </w:del>
      <w:del w:id="7522" w:author="Leon Sandler" w:date="2026-09-06T00:00:00Z">
        <w:r>
          <w:delText> </w:delText>
        </w:r>
      </w:del>
      <w:del w:id="7523" w:author="Leon Sandler" w:date="2026-09-06T00:00:00Z">
        <w:r>
          <w:delText>ISRU</w:delText>
        </w:r>
      </w:del>
      <w:del w:id="7524" w:author="Leon Sandler" w:date="2026-09-06T00:00:00Z">
        <w:r>
          <w:delText> </w:delText>
        </w:r>
      </w:del>
      <w:del w:id="7525" w:author="Leon Sandler" w:date="2026-09-06T00:00:00Z">
        <w:r>
          <w:delText>mass</w:delText>
        </w:r>
      </w:del>
      <w:del w:id="7526" w:author="Leon Sandler" w:date="2026-09-06T00:00:00Z">
        <w:r>
          <w:delText> </w:delText>
        </w:r>
      </w:del>
      <w:del w:id="7527" w:author="Leon Sandler" w:date="2026-09-06T00:00:00Z">
        <w:r>
          <w:delText>fraction</w:delText>
        </w:r>
      </w:del>
      <w:del w:id="7528" w:author="Leon Sandler" w:date="2026-09-06T00:00:00Z">
        <w:r>
          <w:delText> </w:delText>
        </w:r>
      </w:del>
      <w:del w:id="7529" w:author="Leon Sandler" w:date="2026-09-06T00:00:00Z">
        <w:r>
          <w:delText>ranges</w:delText>
        </w:r>
      </w:del>
      <w:del w:id="7530" w:author="Leon Sandler" w:date="2026-09-06T00:00:00Z">
        <w:r>
          <w:delText> </w:delText>
        </w:r>
      </w:del>
      <w:del w:id="7531" w:author="Leon Sandler" w:date="2026-09-06T00:00:00Z">
        <w:r>
          <w:delText>from</w:delText>
        </w:r>
      </w:del>
      <w:del w:id="7532" w:author="Leon Sandler" w:date="2026-09-06T00:00:00Z">
        <w:r>
          <w:delText> </w:delText>
        </w:r>
      </w:del>
      <w:del w:id="7533" w:author="Leon Sandler" w:date="2026-09-06T00:00:00Z">
        <w:r>
          <w:delText>46%</w:delText>
        </w:r>
      </w:del>
      <w:del w:id="7534" w:author="Leon Sandler" w:date="2026-09-06T00:00:00Z">
        <w:r>
          <w:delText> </w:delText>
        </w:r>
      </w:del>
      <w:del w:id="7535" w:author="Leon Sandler" w:date="2026-09-06T00:00:00Z">
        <w:r>
          <w:delText>(1×)</w:delText>
        </w:r>
      </w:del>
      <w:del w:id="7536" w:author="Leon Sandler" w:date="2026-09-06T00:00:00Z">
        <w:r>
          <w:delText> </w:delText>
        </w:r>
      </w:del>
      <w:del w:id="7537" w:author="Leon Sandler" w:date="2026-09-06T00:00:00Z">
        <w:r>
          <w:delText>to</w:delText>
        </w:r>
      </w:del>
      <w:del w:id="7538" w:author="Leon Sandler" w:date="2026-09-06T00:00:00Z">
        <w:r>
          <w:delText> </w:delText>
        </w:r>
      </w:del>
      <w:del w:id="7539" w:author="Leon Sandler" w:date="2026-09-06T00:00:00Z">
        <w:r>
          <w:delText>81%</w:delText>
        </w:r>
      </w:del>
      <w:del w:id="7540" w:author="Leon Sandler" w:date="2026-09-06T00:00:00Z">
        <w:r>
          <w:delText> </w:delText>
        </w:r>
      </w:del>
      <w:del w:id="7541" w:author="Leon Sandler" w:date="2026-09-06T00:00:00Z">
        <w:r>
          <w:delText>(5×).</w:delText>
        </w:r>
      </w:del>
    </w:p>
    <w:p>
      <w:r>
        <w:t>Table</w:t>
      </w:r>
      <w:r>
        <w:t xml:space="preserve"> </w:t>
      </w:r>
      <w:r>
        <w:t>2.</w:t>
      </w:r>
      <w:r>
        <w:t xml:space="preserve"> </w:t>
      </w:r>
      <w:r>
        <w:t>ISRU</w:t>
      </w:r>
      <w:r>
        <w:t xml:space="preserve"> </w:t>
      </w:r>
      <w:r>
        <w:t>sensitivity</w:t>
      </w:r>
      <w:r>
        <w:t xml:space="preserve"> </w:t>
      </w:r>
      <w:r>
        <w:t>sweep.</w:t>
      </w:r>
      <w:r>
        <w:t xml:space="preserve"> </w:t>
      </w:r>
      <w:r>
        <w:t>Earth-launched</w:t>
      </w:r>
      <w:r>
        <w:t xml:space="preserve"> </w:t>
      </w:r>
      <w:r>
        <w:t>mass</w:t>
      </w:r>
      <w:r>
        <w:t xml:space="preserve"> </w:t>
      </w:r>
      <w:r>
        <w:t>M_E</w:t>
      </w:r>
      <w:r>
        <w:t xml:space="preserve"> </w:t>
      </w:r>
      <w:r>
        <w:t>is</w:t>
      </w:r>
      <w:r>
        <w:t xml:space="preserve"> </w:t>
      </w:r>
      <w:r>
        <w:t>invariant</w:t>
      </w:r>
      <w:r>
        <w:t xml:space="preserve"> </w:t>
      </w:r>
      <w:r>
        <w:t>across</w:t>
      </w:r>
      <w:r>
        <w:t xml:space="preserve"> </w:t>
      </w:r>
      <w:r>
        <w:t>the</w:t>
      </w:r>
      <w:r>
        <w:t xml:space="preserve"> </w:t>
      </w:r>
      <w:r>
        <w:t>tested</w:t>
      </w:r>
      <w:r>
        <w:t xml:space="preserve"> </w:t>
      </w:r>
      <w:r>
        <w:t>range;</w:t>
      </w:r>
      <w:r>
        <w:t xml:space="preserve"> </w:t>
      </w:r>
      <w:r>
        <w:t>the</w:t>
      </w:r>
      <w:r>
        <w:t xml:space="preserve"> </w:t>
      </w:r>
      <w:r>
        <w:t>multiplier</w:t>
      </w:r>
      <w:r>
        <w:t xml:space="preserve"> </w:t>
      </w:r>
      <w:r>
        <w:t>instead</w:t>
      </w:r>
      <w:r>
        <w:t xml:space="preserve"> </w:t>
      </w:r>
      <w:r>
        <w:t>determines</w:t>
      </w:r>
      <w:r>
        <w:t xml:space="preserve"> </w:t>
      </w:r>
      <w:r>
        <w:t>the</w:t>
      </w:r>
      <w:r>
        <w:t xml:space="preserve"> </w:t>
      </w:r>
      <w:r>
        <w:t>in-situ</w:t>
      </w:r>
      <w:r>
        <w:t xml:space="preserve"> </w:t>
      </w:r>
      <w:r>
        <w:t>mass</w:t>
      </w:r>
      <w:r>
        <w:t xml:space="preserve"> </w:t>
      </w:r>
      <w:r>
        <w:t>fraction</w:t>
      </w:r>
      <w:r>
        <w:t xml:space="preserve"> </w:t>
      </w:r>
      <w:r>
        <w:t>and,</w:t>
      </w:r>
      <w:r>
        <w:t xml:space="preserve"> </w:t>
      </w:r>
      <w:r>
        <w:t>separately,</w:t>
      </w:r>
      <w:r>
        <w:t xml:space="preserve"> </w:t>
      </w:r>
      <w:r>
        <w:t>excavation/construction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energy</w:t>
      </w:r>
      <w:r>
        <w:t xml:space="preserve"> </w:t>
      </w:r>
      <w:del w:id="7542" w:author="Leon Sandler" w:date="2026-09-06T00:00:00Z">
        <w:r>
          <w:delText>(§12).</w:delText>
        </w:r>
      </w:del>
      <w:ins w:id="7543" w:author="Leon Sandler" w:date="2026-09-06T00:00:00Z">
        <w:r>
          <w:t>(Section</w:t>
        </w:r>
      </w:ins>
      <w:ins w:id="7544" w:author="Leon Sandler" w:date="2026-09-06T00:00:00Z">
        <w:r>
          <w:t xml:space="preserve"> </w:t>
        </w:r>
      </w:ins>
      <w:ins w:id="7545" w:author="Leon Sandler" w:date="2026-09-06T00:00:00Z">
        <w:r>
          <w:t>12).</w:t>
        </w:r>
      </w:ins>
    </w:p>
    <w:p>
      <w:r>
        <w:t>This</w:t>
      </w:r>
      <w:ins w:id="7546" w:author="Leon Sandler" w:date="2026-09-06T00:00:00Z">
        <w:r>
          <w:t xml:space="preserve"> </w:t>
        </w:r>
      </w:ins>
      <w:ins w:id="7547" w:author="Leon Sandler" w:date="2026-09-06T00:00:00Z">
        <w:r>
          <w:t>invariance</w:t>
        </w:r>
      </w:ins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useful</w:t>
      </w:r>
      <w:r>
        <w:t xml:space="preserve"> </w:t>
      </w:r>
      <w:r>
        <w:t>robustness</w:t>
      </w:r>
      <w:r>
        <w:t xml:space="preserve"> </w:t>
      </w:r>
      <w:r>
        <w:t>result</w:t>
      </w:r>
      <w:r>
        <w:t xml:space="preserve"> </w:t>
      </w:r>
      <w:r>
        <w:t>in</w:t>
      </w:r>
      <w:r>
        <w:t xml:space="preserve"> </w:t>
      </w:r>
      <w:r>
        <w:t>its</w:t>
      </w:r>
      <w:r>
        <w:t xml:space="preserve"> </w:t>
      </w:r>
      <w:r>
        <w:t>own</w:t>
      </w:r>
      <w:r>
        <w:t xml:space="preserve"> </w:t>
      </w:r>
      <w:r>
        <w:t>right:</w:t>
      </w:r>
      <w:r>
        <w:t xml:space="preserve"> </w:t>
      </w:r>
      <w:ins w:id="7548" w:author="Leon Sandler" w:date="2026-09-06T00:00:00Z">
        <w:r>
          <w:t>because</w:t>
        </w:r>
      </w:ins>
      <w:ins w:id="7549" w:author="Leon Sandler" w:date="2026-09-06T00:00:00Z">
        <w:r>
          <w:t xml:space="preserve"> </w:t>
        </w:r>
      </w:ins>
      <w:r>
        <w:t>M_E</w:t>
      </w:r>
      <w:r>
        <w:t xml:space="preserve"> </w:t>
      </w:r>
      <w:r>
        <w:t>=</w:t>
      </w:r>
      <w:r>
        <w:t xml:space="preserve"> </w:t>
      </w:r>
      <w:r>
        <w:t>46.4</w:t>
      </w:r>
      <w:r>
        <w:t xml:space="preserve"> </w:t>
      </w:r>
      <w:r>
        <w:t>t</w:t>
      </w:r>
      <w:r>
        <w:t xml:space="preserve"> </w:t>
      </w:r>
      <w:r>
        <w:t>at</w:t>
      </w:r>
      <w:r>
        <w:t xml:space="preserve"> </w:t>
      </w:r>
      <w:r>
        <w:t>every</w:t>
      </w:r>
      <w:r>
        <w:t xml:space="preserve"> </w:t>
      </w:r>
      <w:r>
        <w:t>tested</w:t>
      </w:r>
      <w:r>
        <w:t xml:space="preserve"> </w:t>
      </w:r>
      <w:r>
        <w:t>multiplier,</w:t>
      </w:r>
      <w:r>
        <w:t xml:space="preserve"> </w:t>
      </w:r>
      <w:del w:id="7550" w:author="Leon Sandler" w:date="2026-09-06T00:00:00Z">
        <w:r>
          <w:delText>so</w:delText>
        </w:r>
      </w:del>
      <w:del w:id="7551" w:author="Leon Sandler" w:date="2026-09-06T00:00:00Z">
        <w:r>
          <w:delText> </w:delText>
        </w:r>
      </w:del>
      <w:r>
        <w:t>the</w:t>
      </w:r>
      <w:r>
        <w:t xml:space="preserve"> </w:t>
      </w:r>
      <w:r>
        <w:t>≈1.7×</w:t>
      </w:r>
      <w:r>
        <w:t xml:space="preserve"> </w:t>
      </w:r>
      <w:ins w:id="7552" w:author="Leon Sandler" w:date="2026-09-06T00:00:00Z">
        <w:r>
          <w:t>improvement</w:t>
        </w:r>
      </w:ins>
      <w:ins w:id="7553" w:author="Leon Sandler" w:date="2026-09-06T00:00:00Z">
        <w:r>
          <w:t xml:space="preserve"> </w:t>
        </w:r>
      </w:ins>
      <w:ins w:id="7554" w:author="Leon Sandler" w:date="2026-09-06T00:00:00Z">
        <w:r>
          <w:t>in</w:t>
        </w:r>
      </w:ins>
      <w:ins w:id="7555" w:author="Leon Sandler" w:date="2026-09-06T00:00:00Z">
        <w:r>
          <w:t xml:space="preserve"> </w:t>
        </w:r>
      </w:ins>
      <w:ins w:id="7556" w:author="Leon Sandler" w:date="2026-09-06T00:00:00Z">
        <w:r>
          <w:t>Earth-mass</w:t>
        </w:r>
      </w:ins>
      <w:ins w:id="7557" w:author="Leon Sandler" w:date="2026-09-06T00:00:00Z">
        <w:r>
          <w:t xml:space="preserve"> </w:t>
        </w:r>
      </w:ins>
      <w:ins w:id="7558" w:author="Leon Sandler" w:date="2026-09-06T00:00:00Z">
        <w:r>
          <w:t>efficiency</w:t>
        </w:r>
      </w:ins>
      <w:ins w:id="7559" w:author="Leon Sandler" w:date="2026-09-06T00:00:00Z">
        <w:r>
          <w:t xml:space="preserve"> </w:t>
        </w:r>
      </w:ins>
      <w:r>
        <w:t>η_F</w:t>
      </w:r>
      <w:del w:id="7560" w:author="Leon Sandler" w:date="2026-09-06T00:00:00Z">
        <w:r>
          <w:delText> </w:delText>
        </w:r>
      </w:del>
      <w:del w:id="7561" w:author="Leon Sandler" w:date="2026-09-06T00:00:00Z">
        <w:r>
          <w:delText>improvement</w:delText>
        </w:r>
      </w:del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fully</w:t>
      </w:r>
      <w:r>
        <w:t xml:space="preserve"> </w:t>
      </w:r>
      <w:r>
        <w:t>imported</w:t>
      </w:r>
      <w:r>
        <w:t xml:space="preserve"> </w:t>
      </w:r>
      <w:r>
        <w:t>architecture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depend</w:t>
      </w:r>
      <w:r>
        <w:t xml:space="preserve"> </w:t>
      </w:r>
      <w:r>
        <w:t>on</w:t>
      </w:r>
      <w:r>
        <w:t xml:space="preserve"> </w:t>
      </w:r>
      <w:r>
        <w:t>resolving</w:t>
      </w:r>
      <w:r>
        <w:t xml:space="preserve"> </w:t>
      </w:r>
      <w:r>
        <w:t>the</w:t>
      </w:r>
      <w:r>
        <w:t xml:space="preserve"> </w:t>
      </w:r>
      <w:r>
        <w:t>regolith-construction</w:t>
      </w:r>
      <w:r>
        <w:t xml:space="preserve"> </w:t>
      </w:r>
      <w:r>
        <w:t>mass-efficiency</w:t>
      </w:r>
      <w:r>
        <w:t xml:space="preserve"> </w:t>
      </w:r>
      <w:del w:id="7562" w:author="Leon Sandler" w:date="2026-09-06T00:00:00Z">
        <w:r>
          <w:delText>question.</w:delText>
        </w:r>
      </w:del>
      <w:ins w:id="7563" w:author="Leon Sandler" w:date="2026-09-06T00:00:00Z">
        <w:r>
          <w:t>question,</w:t>
        </w:r>
      </w:ins>
      <w:ins w:id="7564" w:author="Leon Sandler" w:date="2026-09-06T00:00:00Z">
        <w:r>
          <w:t xml:space="preserve"> </w:t>
        </w:r>
      </w:ins>
      <w:ins w:id="7565" w:author="Leon Sandler" w:date="2026-09-06T00:00:00Z">
        <w:r>
          <w:t>which</w:t>
        </w:r>
      </w:ins>
      <w:ins w:id="7566" w:author="Leon Sandler" w:date="2026-09-06T00:00:00Z">
        <w:r>
          <w:t xml:space="preserve"> </w:t>
        </w:r>
      </w:ins>
      <w:ins w:id="7567" w:author="Leon Sandler" w:date="2026-09-06T00:00:00Z">
        <w:r>
          <w:t>remains</w:t>
        </w:r>
      </w:ins>
      <w:ins w:id="7568" w:author="Leon Sandler" w:date="2026-09-06T00:00:00Z">
        <w:r>
          <w:t xml:space="preserve"> </w:t>
        </w:r>
      </w:ins>
      <w:ins w:id="7569" w:author="Leon Sandler" w:date="2026-09-06T00:00:00Z">
        <w:r>
          <w:t>genuinely</w:t>
        </w:r>
      </w:ins>
      <w:ins w:id="7570" w:author="Leon Sandler" w:date="2026-09-06T00:00:00Z">
        <w:r>
          <w:t xml:space="preserve"> </w:t>
        </w:r>
      </w:ins>
      <w:ins w:id="7571" w:author="Leon Sandler" w:date="2026-09-06T00:00:00Z">
        <w:r>
          <w:t>uncertain</w:t>
        </w:r>
      </w:ins>
      <w:ins w:id="7572" w:author="Leon Sandler" w:date="2026-09-06T00:00:00Z">
        <w:r>
          <w:t xml:space="preserve"> </w:t>
        </w:r>
      </w:ins>
      <w:ins w:id="7573" w:author="Leon Sandler" w:date="2026-09-06T00:00:00Z">
        <w:r>
          <w:t>given</w:t>
        </w:r>
      </w:ins>
      <w:ins w:id="7574" w:author="Leon Sandler" w:date="2026-09-06T00:00:00Z">
        <w:r>
          <w:t xml:space="preserve"> </w:t>
        </w:r>
      </w:ins>
      <w:ins w:id="7575" w:author="Leon Sandler" w:date="2026-09-06T00:00:00Z">
        <w:r>
          <w:t>the</w:t>
        </w:r>
      </w:ins>
      <w:ins w:id="7576" w:author="Leon Sandler" w:date="2026-09-06T00:00:00Z">
        <w:r>
          <w:t xml:space="preserve"> </w:t>
        </w:r>
      </w:ins>
      <w:ins w:id="7577" w:author="Leon Sandler" w:date="2026-09-06T00:00:00Z">
        <w:r>
          <w:t>immature</w:t>
        </w:r>
      </w:ins>
      <w:ins w:id="7578" w:author="Leon Sandler" w:date="2026-09-06T00:00:00Z">
        <w:r>
          <w:t xml:space="preserve"> </w:t>
        </w:r>
      </w:ins>
      <w:ins w:id="7579" w:author="Leon Sandler" w:date="2026-09-06T00:00:00Z">
        <w:r>
          <w:t>state</w:t>
        </w:r>
      </w:ins>
      <w:ins w:id="7580" w:author="Leon Sandler" w:date="2026-09-06T00:00:00Z">
        <w:r>
          <w:t xml:space="preserve"> </w:t>
        </w:r>
      </w:ins>
      <w:ins w:id="7581" w:author="Leon Sandler" w:date="2026-09-06T00:00:00Z">
        <w:r>
          <w:t>of</w:t>
        </w:r>
      </w:ins>
      <w:ins w:id="7582" w:author="Leon Sandler" w:date="2026-09-06T00:00:00Z">
        <w:r>
          <w:t xml:space="preserve"> </w:t>
        </w:r>
      </w:ins>
      <w:ins w:id="7583" w:author="Leon Sandler" w:date="2026-09-06T00:00:00Z">
        <w:r>
          <w:t>lunar</w:t>
        </w:r>
      </w:ins>
      <w:ins w:id="7584" w:author="Leon Sandler" w:date="2026-09-06T00:00:00Z">
        <w:r>
          <w:t xml:space="preserve"> </w:t>
        </w:r>
      </w:ins>
      <w:ins w:id="7585" w:author="Leon Sandler" w:date="2026-09-06T00:00:00Z">
        <w:r>
          <w:t>in-situ</w:t>
        </w:r>
      </w:ins>
      <w:ins w:id="7586" w:author="Leon Sandler" w:date="2026-09-06T00:00:00Z">
        <w:r>
          <w:t xml:space="preserve"> </w:t>
        </w:r>
      </w:ins>
      <w:ins w:id="7587" w:author="Leon Sandler" w:date="2026-09-06T00:00:00Z">
        <w:r>
          <w:t>construction</w:t>
        </w:r>
      </w:ins>
      <w:ins w:id="7588" w:author="Leon Sandler" w:date="2026-09-06T00:00:00Z">
        <w:r>
          <w:t xml:space="preserve"> </w:t>
        </w:r>
      </w:ins>
      <w:ins w:id="7589" w:author="Leon Sandler" w:date="2026-09-06T00:00:00Z">
        <w:r>
          <w:t>technology</w:t>
        </w:r>
      </w:ins>
      <w:ins w:id="7590" w:author="Leon Sandler" w:date="2026-09-06T00:00:00Z">
        <w:r>
          <w:t xml:space="preserve"> </w:t>
        </w:r>
      </w:ins>
      <w:ins w:id="7591" w:author="Leon Sandler" w:date="2026-09-06T00:00:00Z">
        <w:r>
          <w:t>(Section</w:t>
        </w:r>
      </w:ins>
      <w:ins w:id="7592" w:author="Leon Sandler" w:date="2026-09-06T00:00:00Z">
        <w:r>
          <w:t xml:space="preserve"> </w:t>
        </w:r>
      </w:ins>
      <w:ins w:id="7593" w:author="Leon Sandler" w:date="2026-09-06T00:00:00Z">
        <w:r>
          <w:t>12).</w:t>
        </w:r>
      </w:ins>
      <w:r>
        <w:t xml:space="preserve"> </w:t>
      </w:r>
      <w:r>
        <w:t>What</w:t>
      </w:r>
      <w:r>
        <w:t xml:space="preserve"> </w:t>
      </w:r>
      <w:r>
        <w:t>does</w:t>
      </w:r>
      <w:r>
        <w:t xml:space="preserve"> </w:t>
      </w:r>
      <w:r>
        <w:t>depend</w:t>
      </w:r>
      <w:r>
        <w:t xml:space="preserve"> </w:t>
      </w:r>
      <w:r>
        <w:t>on</w:t>
      </w:r>
      <w:r>
        <w:t xml:space="preserve"> </w:t>
      </w:r>
      <w:del w:id="7594" w:author="Leon Sandler" w:date="2026-09-06T00:00:00Z">
        <w:r>
          <w:delText>it</w:delText>
        </w:r>
      </w:del>
      <w:ins w:id="7595" w:author="Leon Sandler" w:date="2026-09-06T00:00:00Z">
        <w:r>
          <w:t>the</w:t>
        </w:r>
      </w:ins>
      <w:ins w:id="7596" w:author="Leon Sandler" w:date="2026-09-06T00:00:00Z">
        <w:r>
          <w:t xml:space="preserve"> </w:t>
        </w:r>
      </w:ins>
      <w:ins w:id="7597" w:author="Leon Sandler" w:date="2026-09-06T00:00:00Z">
        <w:r>
          <w:t>multiplier</w:t>
        </w:r>
      </w:ins>
      <w:r>
        <w:t xml:space="preserve"> </w:t>
      </w:r>
      <w:r>
        <w:t>is</w:t>
      </w:r>
      <w:r>
        <w:t xml:space="preserve"> </w:t>
      </w:r>
      <w:del w:id="7598" w:author="Leon Sandler" w:date="2026-09-06T00:00:00Z">
        <w:r>
          <w:delText>excavation/construction</w:delText>
        </w:r>
      </w:del>
      <w:ins w:id="7599" w:author="Leon Sandler" w:date="2026-09-06T00:00:00Z">
        <w:r>
          <w:t>excavation</w:t>
        </w:r>
      </w:ins>
      <w:ins w:id="7600" w:author="Leon Sandler" w:date="2026-09-06T00:00:00Z">
        <w:r>
          <w:t xml:space="preserve"> </w:t>
        </w:r>
      </w:ins>
      <w:ins w:id="7601" w:author="Leon Sandler" w:date="2026-09-06T00:00:00Z">
        <w:r>
          <w:t>and</w:t>
        </w:r>
      </w:ins>
      <w:ins w:id="7602" w:author="Leon Sandler" w:date="2026-09-06T00:00:00Z">
        <w:r>
          <w:t xml:space="preserve"> </w:t>
        </w:r>
      </w:ins>
      <w:ins w:id="7603" w:author="Leon Sandler" w:date="2026-09-06T00:00:00Z">
        <w:r>
          <w:t>construction</w:t>
        </w:r>
      </w:ins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energy,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t>treat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separate,</w:t>
      </w:r>
      <w:r>
        <w:t xml:space="preserve"> </w:t>
      </w:r>
      <w:del w:id="7604" w:author="Leon Sandler" w:date="2026-09-06T00:00:00Z">
        <w:r>
          <w:delText>TRL-dependent</w:delText>
        </w:r>
      </w:del>
      <w:ins w:id="7605" w:author="Leon Sandler" w:date="2026-09-06T00:00:00Z">
        <w:r>
          <w:t>technology-readiness-dependent</w:t>
        </w:r>
      </w:ins>
      <w:r>
        <w:t xml:space="preserve"> </w:t>
      </w:r>
      <w:r>
        <w:t>constraint</w:t>
      </w:r>
      <w:r>
        <w:t xml:space="preserve"> </w:t>
      </w:r>
      <w:del w:id="7606" w:author="Leon Sandler" w:date="2026-09-06T00:00:00Z">
        <w:r>
          <w:delText>(§12)</w:delText>
        </w:r>
      </w:del>
      <w:ins w:id="7607" w:author="Leon Sandler" w:date="2026-09-06T00:00:00Z">
        <w:r>
          <w:t>in</w:t>
        </w:r>
      </w:ins>
      <w:ins w:id="7608" w:author="Leon Sandler" w:date="2026-09-06T00:00:00Z">
        <w:r>
          <w:t xml:space="preserve"> </w:t>
        </w:r>
      </w:ins>
      <w:ins w:id="7609" w:author="Leon Sandler" w:date="2026-09-06T00:00:00Z">
        <w:r>
          <w:t>Section</w:t>
        </w:r>
      </w:ins>
      <w:ins w:id="7610" w:author="Leon Sandler" w:date="2026-09-06T00:00:00Z">
        <w:r>
          <w:t xml:space="preserve"> </w:t>
        </w:r>
      </w:ins>
      <w:ins w:id="7611" w:author="Leon Sandler" w:date="2026-09-06T00:00:00Z">
        <w:r>
          <w:t>12</w:t>
        </w:r>
      </w:ins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del w:id="7612" w:author="Leon Sandler" w:date="2026-09-06T00:00:00Z">
        <w:r>
          <w:delText>a</w:delText>
        </w:r>
      </w:del>
      <w:ins w:id="7613" w:author="Leon Sandler" w:date="2026-09-06T00:00:00Z">
        <w:r>
          <w:t>folding</w:t>
        </w:r>
      </w:ins>
      <w:r>
        <w:t xml:space="preserve"> </w:t>
      </w:r>
      <w:del w:id="7614" w:author="Leon Sandler" w:date="2026-09-06T00:00:00Z">
        <w:r>
          <w:delText>mass-budget</w:delText>
        </w:r>
      </w:del>
      <w:ins w:id="7615" w:author="Leon Sandler" w:date="2026-09-06T00:00:00Z">
        <w:r>
          <w:t>it</w:t>
        </w:r>
      </w:ins>
      <w:r>
        <w:t xml:space="preserve"> </w:t>
      </w:r>
      <w:del w:id="7616" w:author="Leon Sandler" w:date="2026-09-06T00:00:00Z">
        <w:r>
          <w:delText>one.</w:delText>
        </w:r>
      </w:del>
      <w:ins w:id="7617" w:author="Leon Sandler" w:date="2026-09-06T00:00:00Z">
        <w:r>
          <w:t>into</w:t>
        </w:r>
      </w:ins>
      <w:ins w:id="7618" w:author="Leon Sandler" w:date="2026-09-06T00:00:00Z">
        <w:r>
          <w:t xml:space="preserve"> </w:t>
        </w:r>
      </w:ins>
      <w:ins w:id="7619" w:author="Leon Sandler" w:date="2026-09-06T00:00:00Z">
        <w:r>
          <w:t>the</w:t>
        </w:r>
      </w:ins>
      <w:ins w:id="7620" w:author="Leon Sandler" w:date="2026-09-06T00:00:00Z">
        <w:r>
          <w:t xml:space="preserve"> </w:t>
        </w:r>
      </w:ins>
      <w:ins w:id="7621" w:author="Leon Sandler" w:date="2026-09-06T00:00:00Z">
        <w:r>
          <w:t>mass</w:t>
        </w:r>
      </w:ins>
      <w:ins w:id="7622" w:author="Leon Sandler" w:date="2026-09-06T00:00:00Z">
        <w:r>
          <w:t xml:space="preserve"> </w:t>
        </w:r>
      </w:ins>
      <w:ins w:id="7623" w:author="Leon Sandler" w:date="2026-09-06T00:00:00Z">
        <w:r>
          <w:t>budget,</w:t>
        </w:r>
      </w:ins>
      <w:ins w:id="7624" w:author="Leon Sandler" w:date="2026-09-06T00:00:00Z">
        <w:r>
          <w:t xml:space="preserve"> </w:t>
        </w:r>
      </w:ins>
      <w:ins w:id="7625" w:author="Leon Sandler" w:date="2026-09-06T00:00:00Z">
        <w:r>
          <w:t>since</w:t>
        </w:r>
      </w:ins>
      <w:ins w:id="7626" w:author="Leon Sandler" w:date="2026-09-06T00:00:00Z">
        <w:r>
          <w:t xml:space="preserve"> </w:t>
        </w:r>
      </w:ins>
      <w:ins w:id="7627" w:author="Leon Sandler" w:date="2026-09-06T00:00:00Z">
        <w:r>
          <w:t>construction</w:t>
        </w:r>
      </w:ins>
      <w:ins w:id="7628" w:author="Leon Sandler" w:date="2026-09-06T00:00:00Z">
        <w:r>
          <w:t xml:space="preserve"> </w:t>
        </w:r>
      </w:ins>
      <w:ins w:id="7629" w:author="Leon Sandler" w:date="2026-09-06T00:00:00Z">
        <w:r>
          <w:t>throughput</w:t>
        </w:r>
      </w:ins>
      <w:ins w:id="7630" w:author="Leon Sandler" w:date="2026-09-06T00:00:00Z">
        <w:r>
          <w:t xml:space="preserve"> </w:t>
        </w:r>
      </w:ins>
      <w:ins w:id="7631" w:author="Leon Sandler" w:date="2026-09-06T00:00:00Z">
        <w:r>
          <w:t>and</w:t>
        </w:r>
      </w:ins>
      <w:ins w:id="7632" w:author="Leon Sandler" w:date="2026-09-06T00:00:00Z">
        <w:r>
          <w:t xml:space="preserve"> </w:t>
        </w:r>
      </w:ins>
      <w:ins w:id="7633" w:author="Leon Sandler" w:date="2026-09-06T00:00:00Z">
        <w:r>
          <w:t>mass</w:t>
        </w:r>
      </w:ins>
      <w:ins w:id="7634" w:author="Leon Sandler" w:date="2026-09-06T00:00:00Z">
        <w:r>
          <w:t xml:space="preserve"> </w:t>
        </w:r>
      </w:ins>
      <w:ins w:id="7635" w:author="Leon Sandler" w:date="2026-09-06T00:00:00Z">
        <w:r>
          <w:t>efficiency</w:t>
        </w:r>
      </w:ins>
      <w:ins w:id="7636" w:author="Leon Sandler" w:date="2026-09-06T00:00:00Z">
        <w:r>
          <w:t xml:space="preserve"> </w:t>
        </w:r>
      </w:ins>
      <w:ins w:id="7637" w:author="Leon Sandler" w:date="2026-09-06T00:00:00Z">
        <w:r>
          <w:t>are</w:t>
        </w:r>
      </w:ins>
      <w:ins w:id="7638" w:author="Leon Sandler" w:date="2026-09-06T00:00:00Z">
        <w:r>
          <w:t xml:space="preserve"> </w:t>
        </w:r>
      </w:ins>
      <w:ins w:id="7639" w:author="Leon Sandler" w:date="2026-09-06T00:00:00Z">
        <w:r>
          <w:t>governed</w:t>
        </w:r>
      </w:ins>
      <w:ins w:id="7640" w:author="Leon Sandler" w:date="2026-09-06T00:00:00Z">
        <w:r>
          <w:t xml:space="preserve"> </w:t>
        </w:r>
      </w:ins>
      <w:ins w:id="7641" w:author="Leon Sandler" w:date="2026-09-06T00:00:00Z">
        <w:r>
          <w:t>by</w:t>
        </w:r>
      </w:ins>
      <w:ins w:id="7642" w:author="Leon Sandler" w:date="2026-09-06T00:00:00Z">
        <w:r>
          <w:t xml:space="preserve"> </w:t>
        </w:r>
      </w:ins>
      <w:ins w:id="7643" w:author="Leon Sandler" w:date="2026-09-06T00:00:00Z">
        <w:r>
          <w:t>different</w:t>
        </w:r>
      </w:ins>
      <w:ins w:id="7644" w:author="Leon Sandler" w:date="2026-09-06T00:00:00Z">
        <w:r>
          <w:t xml:space="preserve"> </w:t>
        </w:r>
      </w:ins>
      <w:ins w:id="7645" w:author="Leon Sandler" w:date="2026-09-06T00:00:00Z">
        <w:r>
          <w:t>subsystems</w:t>
        </w:r>
      </w:ins>
      <w:ins w:id="7646" w:author="Leon Sandler" w:date="2026-09-06T00:00:00Z">
        <w:r>
          <w:t xml:space="preserve"> </w:t>
        </w:r>
      </w:ins>
      <w:ins w:id="7647" w:author="Leon Sandler" w:date="2026-09-06T00:00:00Z">
        <w:r>
          <w:t>and</w:t>
        </w:r>
      </w:ins>
      <w:ins w:id="7648" w:author="Leon Sandler" w:date="2026-09-06T00:00:00Z">
        <w:r>
          <w:t xml:space="preserve"> </w:t>
        </w:r>
      </w:ins>
      <w:ins w:id="7649" w:author="Leon Sandler" w:date="2026-09-06T00:00:00Z">
        <w:r>
          <w:t>different</w:t>
        </w:r>
      </w:ins>
      <w:ins w:id="7650" w:author="Leon Sandler" w:date="2026-09-06T00:00:00Z">
        <w:r>
          <w:t xml:space="preserve"> </w:t>
        </w:r>
      </w:ins>
      <w:ins w:id="7651" w:author="Leon Sandler" w:date="2026-09-06T00:00:00Z">
        <w:r>
          <w:t>uncertainties.</w:t>
        </w:r>
      </w:ins>
    </w:p>
    <w:p>
      <w:del w:id="7652" w:author="Leon Sandler" w:date="2026-09-06T00:00:00Z">
        <w:r>
          <w:delText>9.3</w:delText>
        </w:r>
      </w:del>
      <w:ins w:id="7653" w:author="Leon Sandler" w:date="2026-09-06T00:00:00Z">
        <w:r>
          <w:t>8.3</w:t>
        </w:r>
      </w:ins>
      <w:r>
        <w:t xml:space="preserve"> </w:t>
      </w:r>
      <w:r>
        <w:t>Four-architecture</w:t>
      </w:r>
      <w:r>
        <w:t xml:space="preserve"> </w:t>
      </w:r>
      <w:r>
        <w:t>comparison</w:t>
      </w:r>
    </w:p>
    <w:p>
      <w:r>
        <w:t>Table</w:t>
      </w:r>
      <w:r>
        <w:t xml:space="preserve"> </w:t>
      </w:r>
      <w:r>
        <w:t>3</w:t>
      </w:r>
      <w:r>
        <w:t xml:space="preserve"> </w:t>
      </w:r>
      <w:r>
        <w:t>consolidates</w:t>
      </w:r>
      <w:r>
        <w:t xml:space="preserve"> </w:t>
      </w:r>
      <w:r>
        <w:t>four</w:t>
      </w:r>
      <w:r>
        <w:t xml:space="preserve"> </w:t>
      </w:r>
      <w:r>
        <w:t>architectures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common</w:t>
      </w:r>
      <w:r>
        <w:t xml:space="preserve"> </w:t>
      </w:r>
      <w:r>
        <w:t>basis:</w:t>
      </w:r>
      <w:r>
        <w:t xml:space="preserve"> </w:t>
      </w:r>
      <w:r>
        <w:t>Earth-launched</w:t>
      </w:r>
      <w:r>
        <w:t xml:space="preserve"> </w:t>
      </w:r>
      <w:r>
        <w:t>mass,</w:t>
      </w:r>
      <w:r>
        <w:t xml:space="preserve"> </w:t>
      </w:r>
      <w:r>
        <w:t>local</w:t>
      </w:r>
      <w:r>
        <w:t xml:space="preserve"> </w:t>
      </w:r>
      <w:del w:id="7654" w:author="Leon Sandler" w:date="2026-09-06T00:00:00Z">
        <w:r>
          <w:delText>(in-situ)</w:delText>
        </w:r>
      </w:del>
      <w:ins w:id="7655" w:author="Leon Sandler" w:date="2026-09-06T00:00:00Z">
        <w:r>
          <w:t>in-situ</w:t>
        </w:r>
      </w:ins>
      <w:r>
        <w:t xml:space="preserve"> </w:t>
      </w:r>
      <w:r>
        <w:t>mass,</w:t>
      </w:r>
      <w:r>
        <w:t xml:space="preserve"> </w:t>
      </w:r>
      <w:r>
        <w:t>SEP</w:t>
      </w:r>
      <w:r>
        <w:t xml:space="preserve"> </w:t>
      </w:r>
      <w:r>
        <w:t>energy-fluence</w:t>
      </w:r>
      <w:r>
        <w:t xml:space="preserve"> </w:t>
      </w:r>
      <w:r>
        <w:t>reduction,</w:t>
      </w:r>
      <w:r>
        <w:t xml:space="preserve"> </w:t>
      </w:r>
      <w:r>
        <w:t>Earth-mass</w:t>
      </w:r>
      <w:r>
        <w:t xml:space="preserve"> </w:t>
      </w:r>
      <w:del w:id="7656" w:author="Leon Sandler" w:date="2026-09-06T00:00:00Z">
        <w:r>
          <w:delText>efficiency,</w:delText>
        </w:r>
      </w:del>
      <w:ins w:id="7657" w:author="Leon Sandler" w:date="2026-09-06T00:00:00Z">
        <w:r>
          <w:t>efficiency</w:t>
        </w:r>
      </w:ins>
      <w:ins w:id="7658" w:author="Leon Sandler" w:date="2026-09-06T00:00:00Z">
        <w:r>
          <w:t xml:space="preserve"> </w:t>
        </w:r>
      </w:ins>
      <w:ins w:id="7659" w:author="Leon Sandler" w:date="2026-09-06T00:00:00Z">
        <w:r>
          <w:t>(η_F,</w:t>
        </w:r>
      </w:ins>
      <w:ins w:id="7660" w:author="Leon Sandler" w:date="2026-09-06T00:00:00Z">
        <w:r>
          <w:t xml:space="preserve"> </w:t>
        </w:r>
      </w:ins>
      <w:ins w:id="7661" w:author="Leon Sandler" w:date="2026-09-06T00:00:00Z">
        <w:r>
          <w:t>energy-fluence</w:t>
        </w:r>
      </w:ins>
      <w:ins w:id="7662" w:author="Leon Sandler" w:date="2026-09-06T00:00:00Z">
        <w:r>
          <w:t xml:space="preserve"> </w:t>
        </w:r>
      </w:ins>
      <w:ins w:id="7663" w:author="Leon Sandler" w:date="2026-09-06T00:00:00Z">
        <w:r>
          <w:t>reduction</w:t>
        </w:r>
      </w:ins>
      <w:ins w:id="7664" w:author="Leon Sandler" w:date="2026-09-06T00:00:00Z">
        <w:r>
          <w:t xml:space="preserve"> </w:t>
        </w:r>
      </w:ins>
      <w:ins w:id="7665" w:author="Leon Sandler" w:date="2026-09-06T00:00:00Z">
        <w:r>
          <w:t>per</w:t>
        </w:r>
      </w:ins>
      <w:ins w:id="7666" w:author="Leon Sandler" w:date="2026-09-06T00:00:00Z">
        <w:r>
          <w:t xml:space="preserve"> </w:t>
        </w:r>
      </w:ins>
      <w:ins w:id="7667" w:author="Leon Sandler" w:date="2026-09-06T00:00:00Z">
        <w:r>
          <w:t>tonne</w:t>
        </w:r>
      </w:ins>
      <w:ins w:id="7668" w:author="Leon Sandler" w:date="2026-09-06T00:00:00Z">
        <w:r>
          <w:t xml:space="preserve"> </w:t>
        </w:r>
      </w:ins>
      <w:ins w:id="7669" w:author="Leon Sandler" w:date="2026-09-06T00:00:00Z">
        <w:r>
          <w:t>of</w:t>
        </w:r>
      </w:ins>
      <w:ins w:id="7670" w:author="Leon Sandler" w:date="2026-09-06T00:00:00Z">
        <w:r>
          <w:t xml:space="preserve"> </w:t>
        </w:r>
      </w:ins>
      <w:ins w:id="7671" w:author="Leon Sandler" w:date="2026-09-06T00:00:00Z">
        <w:r>
          <w:t>Earth-launched</w:t>
        </w:r>
      </w:ins>
      <w:ins w:id="7672" w:author="Leon Sandler" w:date="2026-09-06T00:00:00Z">
        <w:r>
          <w:t xml:space="preserve"> </w:t>
        </w:r>
      </w:ins>
      <w:ins w:id="7673" w:author="Leon Sandler" w:date="2026-09-06T00:00:00Z">
        <w:r>
          <w:t>mass),</w:t>
        </w:r>
      </w:ins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asset</w:t>
      </w:r>
      <w:r>
        <w:t xml:space="preserve"> </w:t>
      </w:r>
      <w:r>
        <w:t>class</w:t>
      </w:r>
      <w:r>
        <w:t xml:space="preserve"> </w:t>
      </w:r>
      <w:r>
        <w:t>each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suited</w:t>
      </w:r>
      <w:r>
        <w:t xml:space="preserve"> </w:t>
      </w:r>
      <w:r>
        <w:t>to</w:t>
      </w:r>
      <w:r>
        <w:t xml:space="preserve"> </w:t>
      </w:r>
      <w:del w:id="7674" w:author="Leon Sandler" w:date="2026-09-06T00:00:00Z">
        <w:r>
          <w:delText>protect.</w:delText>
        </w:r>
      </w:del>
      <w:ins w:id="7675" w:author="Leon Sandler" w:date="2026-09-06T00:00:00Z">
        <w:r>
          <w:t>protect,</w:t>
        </w:r>
      </w:ins>
      <w:ins w:id="7676" w:author="Leon Sandler" w:date="2026-09-06T00:00:00Z">
        <w:r>
          <w:t xml:space="preserve"> </w:t>
        </w:r>
      </w:ins>
      <w:ins w:id="7677" w:author="Leon Sandler" w:date="2026-09-06T00:00:00Z">
        <w:r>
          <w:t>given</w:t>
        </w:r>
      </w:ins>
      <w:ins w:id="7678" w:author="Leon Sandler" w:date="2026-09-06T00:00:00Z">
        <w:r>
          <w:t xml:space="preserve"> </w:t>
        </w:r>
      </w:ins>
      <w:ins w:id="7679" w:author="Leon Sandler" w:date="2026-09-06T00:00:00Z">
        <w:r>
          <w:t>the</w:t>
        </w:r>
      </w:ins>
      <w:ins w:id="7680" w:author="Leon Sandler" w:date="2026-09-06T00:00:00Z">
        <w:r>
          <w:t xml:space="preserve"> </w:t>
        </w:r>
      </w:ins>
      <w:ins w:id="7681" w:author="Leon Sandler" w:date="2026-09-06T00:00:00Z">
        <w:r>
          <w:t>taxonomy</w:t>
        </w:r>
      </w:ins>
      <w:ins w:id="7682" w:author="Leon Sandler" w:date="2026-09-06T00:00:00Z">
        <w:r>
          <w:t xml:space="preserve"> </w:t>
        </w:r>
      </w:ins>
      <w:ins w:id="7683" w:author="Leon Sandler" w:date="2026-09-06T00:00:00Z">
        <w:r>
          <w:t>of</w:t>
        </w:r>
      </w:ins>
      <w:ins w:id="7684" w:author="Leon Sandler" w:date="2026-09-06T00:00:00Z">
        <w:r>
          <w:t xml:space="preserve"> </w:t>
        </w:r>
      </w:ins>
      <w:ins w:id="7685" w:author="Leon Sandler" w:date="2026-09-06T00:00:00Z">
        <w:r>
          <w:t>Section</w:t>
        </w:r>
      </w:ins>
      <w:ins w:id="7686" w:author="Leon Sandler" w:date="2026-09-06T00:00:00Z">
        <w:r>
          <w:t xml:space="preserve"> </w:t>
        </w:r>
      </w:ins>
      <w:ins w:id="7687" w:author="Leon Sandler" w:date="2026-09-06T00:00:00Z">
        <w:r>
          <w:t>2.</w:t>
        </w:r>
      </w:ins>
      <w:r>
        <w:t xml:space="preserve"> </w:t>
      </w:r>
      <w:r>
        <w:t>Values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regolith-involving</w:t>
      </w:r>
      <w:r>
        <w:t xml:space="preserve"> </w:t>
      </w:r>
      <w:r>
        <w:t>architectures</w:t>
      </w:r>
      <w:r>
        <w:t xml:space="preserve"> </w:t>
      </w:r>
      <w:r>
        <w:t>(B,</w:t>
      </w:r>
      <w:r>
        <w:t xml:space="preserve"> </w:t>
      </w:r>
      <w:r>
        <w:t>C)</w:t>
      </w:r>
      <w:r>
        <w:t xml:space="preserve"> </w:t>
      </w:r>
      <w:r>
        <w:t>are</w:t>
      </w:r>
      <w:r>
        <w:t xml:space="preserve"> </w:t>
      </w:r>
      <w:r>
        <w:t>given</w:t>
      </w:r>
      <w:r>
        <w:t xml:space="preserve"> </w:t>
      </w:r>
      <w:r>
        <w:t>at</w:t>
      </w:r>
      <w:r>
        <w:t xml:space="preserve"> </w:t>
      </w:r>
      <w:r>
        <w:t>2</w:t>
      </w:r>
      <w:r>
        <w:t xml:space="preserve"> </w:t>
      </w:r>
      <w:r>
        <w:t>cm</w:t>
      </w:r>
      <w:r>
        <w:t xml:space="preserve"> </w:t>
      </w:r>
      <w:del w:id="7688" w:author="Leon Sandler" w:date="2026-09-06T00:00:00Z">
        <w:r>
          <w:delText>thickness,</w:delText>
        </w:r>
      </w:del>
      <w:ins w:id="7689" w:author="Leon Sandler" w:date="2026-09-06T00:00:00Z">
        <w:r>
          <w:t>thickness</w:t>
        </w:r>
      </w:ins>
      <w:ins w:id="7690" w:author="Leon Sandler" w:date="2026-09-06T00:00:00Z">
        <w:r>
          <w:t xml:space="preserve"> </w:t>
        </w:r>
      </w:ins>
      <w:ins w:id="7691" w:author="Leon Sandler" w:date="2026-09-06T00:00:00Z">
        <w:r>
          <w:t>as</w:t>
        </w:r>
      </w:ins>
      <w:r>
        <w:t xml:space="preserve"> </w:t>
      </w:r>
      <w:r>
        <w:t>a</w:t>
      </w:r>
      <w:r>
        <w:t xml:space="preserve"> </w:t>
      </w:r>
      <w:r>
        <w:t>representative</w:t>
      </w:r>
      <w:r>
        <w:t xml:space="preserve"> </w:t>
      </w:r>
      <w:r>
        <w:t>operating</w:t>
      </w:r>
      <w:r>
        <w:t xml:space="preserve"> </w:t>
      </w:r>
      <w:r>
        <w:t>point;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thickness</w:t>
      </w:r>
      <w:r>
        <w:t xml:space="preserve"> </w:t>
      </w:r>
      <w:r>
        <w:t>sweep</w:t>
      </w:r>
      <w:r>
        <w:t xml:space="preserve"> </w:t>
      </w:r>
      <w:r>
        <w:t>is</w:t>
      </w:r>
      <w:r>
        <w:t xml:space="preserve"> </w:t>
      </w:r>
      <w:r>
        <w:t>given</w:t>
      </w:r>
      <w:r>
        <w:t xml:space="preserve"> </w:t>
      </w:r>
      <w:r>
        <w:t>in</w:t>
      </w:r>
      <w:r>
        <w:t xml:space="preserve"> </w:t>
      </w:r>
      <w:del w:id="7692" w:author="Leon Sandler" w:date="2026-09-06T00:00:00Z">
        <w:r>
          <w:delText>§11.</w:delText>
        </w:r>
      </w:del>
      <w:ins w:id="7693" w:author="Leon Sandler" w:date="2026-09-06T00:00:00Z">
        <w:r>
          <w:t>Section</w:t>
        </w:r>
      </w:ins>
      <w:ins w:id="7694" w:author="Leon Sandler" w:date="2026-09-06T00:00:00Z">
        <w:r>
          <w:t xml:space="preserve"> </w:t>
        </w:r>
      </w:ins>
      <w:ins w:id="7695" w:author="Leon Sandler" w:date="2026-09-06T00:00:00Z">
        <w:r>
          <w:t>10.</w:t>
        </w:r>
      </w:ins>
    </w:p>
    <w:p>
      <w:r>
        <w:t>Table</w:t>
      </w:r>
      <w:r>
        <w:t xml:space="preserve"> </w:t>
      </w:r>
      <w:r>
        <w:t>3.</w:t>
      </w:r>
      <w:r>
        <w:t xml:space="preserve"> </w:t>
      </w:r>
      <w:r>
        <w:t>Four-architecture</w:t>
      </w:r>
      <w:r>
        <w:t xml:space="preserve"> </w:t>
      </w:r>
      <w:r>
        <w:t>comparison.</w:t>
      </w:r>
      <w:r>
        <w:t xml:space="preserve"> </w:t>
      </w:r>
      <w:r>
        <w:t>*B's</w:t>
      </w:r>
      <w:r>
        <w:t xml:space="preserve"> </w:t>
      </w:r>
      <w:r>
        <w:t>Earth-launched</w:t>
      </w:r>
      <w:r>
        <w:t xml:space="preserve"> </w:t>
      </w:r>
      <w:r>
        <w:t>mass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one-time</w:t>
      </w:r>
      <w:r>
        <w:t xml:space="preserve"> </w:t>
      </w:r>
      <w:r>
        <w:t>excavation/processing</w:t>
      </w:r>
      <w:r>
        <w:t xml:space="preserve"> </w:t>
      </w:r>
      <w:r>
        <w:t>capital</w:t>
      </w:r>
      <w:r>
        <w:t xml:space="preserve"> </w:t>
      </w:r>
      <w:r>
        <w:t>allocation</w:t>
      </w:r>
      <w:r>
        <w:t xml:space="preserve"> </w:t>
      </w:r>
      <w:r>
        <w:t>only;</w:t>
      </w:r>
      <w:r>
        <w:t xml:space="preserve"> </w:t>
      </w:r>
      <w:r>
        <w:t>the</w:t>
      </w:r>
      <w:r>
        <w:t xml:space="preserve"> </w:t>
      </w:r>
      <w:r>
        <w:t>cladding</w:t>
      </w:r>
      <w:r>
        <w:t xml:space="preserve"> </w:t>
      </w:r>
      <w:r>
        <w:t>itself</w:t>
      </w:r>
      <w:r>
        <w:t xml:space="preserve"> </w:t>
      </w:r>
      <w:r>
        <w:t>is</w:t>
      </w:r>
      <w:r>
        <w:t xml:space="preserve"> </w:t>
      </w:r>
      <w:r>
        <w:t>local</w:t>
      </w:r>
      <w:r>
        <w:t xml:space="preserve"> </w:t>
      </w:r>
      <w:r>
        <w:t>mass.</w:t>
      </w:r>
      <w:r>
        <w:t xml:space="preserve"> </w:t>
      </w:r>
      <w:r>
        <w:t>ΔF_E</w:t>
      </w:r>
      <w:r>
        <w:t xml:space="preserve"> </w:t>
      </w:r>
      <w:r>
        <w:t>is</w:t>
      </w:r>
      <w:r>
        <w:t xml:space="preserve"> </w:t>
      </w:r>
      <w:r>
        <w:t>SEP</w:t>
      </w:r>
      <w:r>
        <w:t xml:space="preserve"> </w:t>
      </w:r>
      <w:r>
        <w:t>energy-fluence</w:t>
      </w:r>
      <w:r>
        <w:t xml:space="preserve"> </w:t>
      </w:r>
      <w:r>
        <w:t>reduction,</w:t>
      </w:r>
      <w:r>
        <w:t xml:space="preserve"> </w:t>
      </w:r>
      <w:r>
        <w:t>not</w:t>
      </w:r>
      <w:r>
        <w:t xml:space="preserve"> </w:t>
      </w:r>
      <w:r>
        <w:t>absorbed</w:t>
      </w:r>
      <w:r>
        <w:t xml:space="preserve"> </w:t>
      </w:r>
      <w:r>
        <w:t>dose</w:t>
      </w:r>
      <w:r>
        <w:t xml:space="preserve"> </w:t>
      </w:r>
      <w:del w:id="7696" w:author="Leon Sandler" w:date="2026-09-06T00:00:00Z">
        <w:r>
          <w:delText>(§11);</w:delText>
        </w:r>
      </w:del>
      <w:ins w:id="7697" w:author="Leon Sandler" w:date="2026-09-06T00:00:00Z">
        <w:r>
          <w:t>(Section</w:t>
        </w:r>
      </w:ins>
      <w:ins w:id="7698" w:author="Leon Sandler" w:date="2026-09-06T00:00:00Z">
        <w:r>
          <w:t xml:space="preserve"> </w:t>
        </w:r>
      </w:ins>
      <w:ins w:id="7699" w:author="Leon Sandler" w:date="2026-09-06T00:00:00Z">
        <w:r>
          <w:t>10);</w:t>
        </w:r>
      </w:ins>
      <w:r>
        <w:t xml:space="preserve"> </w:t>
      </w:r>
      <w:r>
        <w:t>η_F</w:t>
      </w:r>
      <w:r>
        <w:t xml:space="preserve"> </w:t>
      </w:r>
      <w:r>
        <w:t>is</w:t>
      </w:r>
      <w:r>
        <w:t xml:space="preserve"> </w:t>
      </w:r>
      <w:r>
        <w:t>Earth-mass</w:t>
      </w:r>
      <w:r>
        <w:t xml:space="preserve"> </w:t>
      </w:r>
      <w:r>
        <w:t>efficiency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fluence</w:t>
      </w:r>
      <w:r>
        <w:t xml:space="preserve"> </w:t>
      </w:r>
      <w:r>
        <w:t>basis.</w:t>
      </w:r>
    </w:p>
    <w:p>
      <w:del w:id="7700" w:author="Leon Sandler" w:date="2026-09-06T00:00:00Z">
        <w:r>
          <w:delText>9.4</w:delText>
        </w:r>
      </w:del>
      <w:ins w:id="7701" w:author="Leon Sandler" w:date="2026-09-06T00:00:00Z">
        <w:r>
          <w:t>8.4</w:t>
        </w:r>
      </w:ins>
      <w:r>
        <w:t xml:space="preserve"> </w:t>
      </w:r>
      <w:r>
        <w:t>Interpretation</w:t>
      </w:r>
    </w:p>
    <w:p>
      <w:r>
        <w:t>These</w:t>
      </w:r>
      <w:r>
        <w:t xml:space="preserve"> </w:t>
      </w:r>
      <w:r>
        <w:t>results</w:t>
      </w:r>
      <w:r>
        <w:t xml:space="preserve"> </w:t>
      </w:r>
      <w:r>
        <w:t>do</w:t>
      </w:r>
      <w:r>
        <w:t xml:space="preserve"> </w:t>
      </w:r>
      <w:r>
        <w:t>not</w:t>
      </w:r>
      <w:r>
        <w:t xml:space="preserve"> </w:t>
      </w:r>
      <w:r>
        <w:t>support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del w:id="7702" w:author="Leon Sandler" w:date="2026-09-06T00:00:00Z">
        <w:r>
          <w:delText>'hybrid</w:delText>
        </w:r>
      </w:del>
      <w:ins w:id="7703" w:author="Leon Sandler" w:date="2026-09-06T00:00:00Z">
        <w:r>
          <w:t>“hybrid</w:t>
        </w:r>
      </w:ins>
      <w:r>
        <w:t xml:space="preserve"> </w:t>
      </w:r>
      <w:del w:id="7704" w:author="Leon Sandler" w:date="2026-09-06T00:00:00Z">
        <w:r>
          <w:delText>wins'</w:delText>
        </w:r>
      </w:del>
      <w:ins w:id="7705" w:author="Leon Sandler" w:date="2026-09-06T00:00:00Z">
        <w:r>
          <w:t>wins”</w:t>
        </w:r>
      </w:ins>
      <w:r>
        <w:t xml:space="preserve"> </w:t>
      </w:r>
      <w:del w:id="7706" w:author="Leon Sandler" w:date="2026-09-06T00:00:00Z">
        <w:r>
          <w:delText>conclusion.</w:delText>
        </w:r>
      </w:del>
      <w:ins w:id="7707" w:author="Leon Sandler" w:date="2026-09-06T00:00:00Z">
        <w:r>
          <w:t>conclusion,</w:t>
        </w:r>
      </w:ins>
      <w:ins w:id="7708" w:author="Leon Sandler" w:date="2026-09-06T00:00:00Z">
        <w:r>
          <w:t xml:space="preserve"> </w:t>
        </w:r>
      </w:ins>
      <w:ins w:id="7709" w:author="Leon Sandler" w:date="2026-09-06T00:00:00Z">
        <w:r>
          <w:t>and</w:t>
        </w:r>
      </w:ins>
      <w:ins w:id="7710" w:author="Leon Sandler" w:date="2026-09-06T00:00:00Z">
        <w:r>
          <w:t xml:space="preserve"> </w:t>
        </w:r>
      </w:ins>
      <w:ins w:id="7711" w:author="Leon Sandler" w:date="2026-09-06T00:00:00Z">
        <w:r>
          <w:t>we</w:t>
        </w:r>
      </w:ins>
      <w:ins w:id="7712" w:author="Leon Sandler" w:date="2026-09-06T00:00:00Z">
        <w:r>
          <w:t xml:space="preserve"> </w:t>
        </w:r>
      </w:ins>
      <w:ins w:id="7713" w:author="Leon Sandler" w:date="2026-09-06T00:00:00Z">
        <w:r>
          <w:t>do</w:t>
        </w:r>
      </w:ins>
      <w:ins w:id="7714" w:author="Leon Sandler" w:date="2026-09-06T00:00:00Z">
        <w:r>
          <w:t xml:space="preserve"> </w:t>
        </w:r>
      </w:ins>
      <w:ins w:id="7715" w:author="Leon Sandler" w:date="2026-09-06T00:00:00Z">
        <w:r>
          <w:t>not</w:t>
        </w:r>
      </w:ins>
      <w:ins w:id="7716" w:author="Leon Sandler" w:date="2026-09-06T00:00:00Z">
        <w:r>
          <w:t xml:space="preserve"> </w:t>
        </w:r>
      </w:ins>
      <w:ins w:id="7717" w:author="Leon Sandler" w:date="2026-09-06T00:00:00Z">
        <w:r>
          <w:t>read</w:t>
        </w:r>
      </w:ins>
      <w:ins w:id="7718" w:author="Leon Sandler" w:date="2026-09-06T00:00:00Z">
        <w:r>
          <w:t xml:space="preserve"> </w:t>
        </w:r>
      </w:ins>
      <w:ins w:id="7719" w:author="Leon Sandler" w:date="2026-09-06T00:00:00Z">
        <w:r>
          <w:t>them</w:t>
        </w:r>
      </w:ins>
      <w:ins w:id="7720" w:author="Leon Sandler" w:date="2026-09-06T00:00:00Z">
        <w:r>
          <w:t xml:space="preserve"> </w:t>
        </w:r>
      </w:ins>
      <w:ins w:id="7721" w:author="Leon Sandler" w:date="2026-09-06T00:00:00Z">
        <w:r>
          <w:t>that</w:t>
        </w:r>
      </w:ins>
      <w:ins w:id="7722" w:author="Leon Sandler" w:date="2026-09-06T00:00:00Z">
        <w:r>
          <w:t xml:space="preserve"> </w:t>
        </w:r>
      </w:ins>
      <w:ins w:id="7723" w:author="Leon Sandler" w:date="2026-09-06T00:00:00Z">
        <w:r>
          <w:t>way.</w:t>
        </w:r>
      </w:ins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mitigations</w:t>
      </w:r>
      <w:r>
        <w:t xml:space="preserve"> </w:t>
      </w:r>
      <w:r>
        <w:t>serve</w:t>
      </w:r>
      <w:r>
        <w:t xml:space="preserve"> </w:t>
      </w:r>
      <w:r>
        <w:t>different,</w:t>
      </w:r>
      <w:ins w:id="7724" w:author="Leon Sandler" w:date="2026-09-06T00:00:00Z">
        <w:r>
          <w:t xml:space="preserve"> </w:t>
        </w:r>
      </w:ins>
      <w:ins w:id="7725" w:author="Leon Sandler" w:date="2026-09-06T00:00:00Z">
        <w:r>
          <w:t>essentially</w:t>
        </w:r>
      </w:ins>
      <w:r>
        <w:t xml:space="preserve"> </w:t>
      </w:r>
      <w:r>
        <w:t>non-overlapping</w:t>
      </w:r>
      <w:r>
        <w:t xml:space="preserve"> </w:t>
      </w:r>
      <w:r>
        <w:t>populations</w:t>
      </w:r>
      <w:r>
        <w:t xml:space="preserve"> </w:t>
      </w:r>
      <w:r>
        <w:t>of</w:t>
      </w:r>
      <w:r>
        <w:t xml:space="preserve"> </w:t>
      </w:r>
      <w:r>
        <w:t>assets</w:t>
      </w:r>
      <w:r>
        <w:t xml:space="preserve"> </w:t>
      </w:r>
      <w:r>
        <w:t>by</w:t>
      </w:r>
      <w:r>
        <w:t xml:space="preserve"> </w:t>
      </w:r>
      <w:r>
        <w:t>physical</w:t>
      </w:r>
      <w:r>
        <w:t xml:space="preserve"> </w:t>
      </w:r>
      <w:del w:id="7726" w:author="Leon Sandler" w:date="2026-09-06T00:00:00Z">
        <w:r>
          <w:delText>necessity:</w:delText>
        </w:r>
      </w:del>
      <w:ins w:id="7727" w:author="Leon Sandler" w:date="2026-09-06T00:00:00Z">
        <w:r>
          <w:t>necessity</w:t>
        </w:r>
      </w:ins>
      <w:ins w:id="7728" w:author="Leon Sandler" w:date="2026-09-06T00:00:00Z">
        <w:r>
          <w:t xml:space="preserve"> </w:t>
        </w:r>
      </w:ins>
      <w:ins w:id="7729" w:author="Leon Sandler" w:date="2026-09-06T00:00:00Z">
        <w:r>
          <w:t>rather</w:t>
        </w:r>
      </w:ins>
      <w:ins w:id="7730" w:author="Leon Sandler" w:date="2026-09-06T00:00:00Z">
        <w:r>
          <w:t xml:space="preserve"> </w:t>
        </w:r>
      </w:ins>
      <w:ins w:id="7731" w:author="Leon Sandler" w:date="2026-09-06T00:00:00Z">
        <w:r>
          <w:t>than</w:t>
        </w:r>
      </w:ins>
      <w:ins w:id="7732" w:author="Leon Sandler" w:date="2026-09-06T00:00:00Z">
        <w:r>
          <w:t xml:space="preserve"> </w:t>
        </w:r>
      </w:ins>
      <w:ins w:id="7733" w:author="Leon Sandler" w:date="2026-09-06T00:00:00Z">
        <w:r>
          <w:t>by</w:t>
        </w:r>
      </w:ins>
      <w:ins w:id="7734" w:author="Leon Sandler" w:date="2026-09-06T00:00:00Z">
        <w:r>
          <w:t xml:space="preserve"> </w:t>
        </w:r>
      </w:ins>
      <w:ins w:id="7735" w:author="Leon Sandler" w:date="2026-09-06T00:00:00Z">
        <w:r>
          <w:t>any</w:t>
        </w:r>
      </w:ins>
      <w:ins w:id="7736" w:author="Leon Sandler" w:date="2026-09-06T00:00:00Z">
        <w:r>
          <w:t xml:space="preserve"> </w:t>
        </w:r>
      </w:ins>
      <w:ins w:id="7737" w:author="Leon Sandler" w:date="2026-09-06T00:00:00Z">
        <w:r>
          <w:t>deficiency</w:t>
        </w:r>
      </w:ins>
      <w:ins w:id="7738" w:author="Leon Sandler" w:date="2026-09-06T00:00:00Z">
        <w:r>
          <w:t xml:space="preserve"> </w:t>
        </w:r>
      </w:ins>
      <w:ins w:id="7739" w:author="Leon Sandler" w:date="2026-09-06T00:00:00Z">
        <w:r>
          <w:t>of</w:t>
        </w:r>
      </w:ins>
      <w:ins w:id="7740" w:author="Leon Sandler" w:date="2026-09-06T00:00:00Z">
        <w:r>
          <w:t xml:space="preserve"> </w:t>
        </w:r>
      </w:ins>
      <w:ins w:id="7741" w:author="Leon Sandler" w:date="2026-09-06T00:00:00Z">
        <w:r>
          <w:t>one</w:t>
        </w:r>
      </w:ins>
      <w:ins w:id="7742" w:author="Leon Sandler" w:date="2026-09-06T00:00:00Z">
        <w:r>
          <w:t xml:space="preserve"> </w:t>
        </w:r>
      </w:ins>
      <w:ins w:id="7743" w:author="Leon Sandler" w:date="2026-09-06T00:00:00Z">
        <w:r>
          <w:t>architecture</w:t>
        </w:r>
      </w:ins>
      <w:ins w:id="7744" w:author="Leon Sandler" w:date="2026-09-06T00:00:00Z">
        <w:r>
          <w:t xml:space="preserve"> </w:t>
        </w:r>
      </w:ins>
      <w:ins w:id="7745" w:author="Leon Sandler" w:date="2026-09-06T00:00:00Z">
        <w:r>
          <w:t>relative</w:t>
        </w:r>
      </w:ins>
      <w:ins w:id="7746" w:author="Leon Sandler" w:date="2026-09-06T00:00:00Z">
        <w:r>
          <w:t xml:space="preserve"> </w:t>
        </w:r>
      </w:ins>
      <w:ins w:id="7747" w:author="Leon Sandler" w:date="2026-09-06T00:00:00Z">
        <w:r>
          <w:t>to</w:t>
        </w:r>
      </w:ins>
      <w:ins w:id="7748" w:author="Leon Sandler" w:date="2026-09-06T00:00:00Z">
        <w:r>
          <w:t xml:space="preserve"> </w:t>
        </w:r>
      </w:ins>
      <w:ins w:id="7749" w:author="Leon Sandler" w:date="2026-09-06T00:00:00Z">
        <w:r>
          <w:t>the</w:t>
        </w:r>
      </w:ins>
      <w:ins w:id="7750" w:author="Leon Sandler" w:date="2026-09-06T00:00:00Z">
        <w:r>
          <w:t xml:space="preserve"> </w:t>
        </w:r>
      </w:ins>
      <w:ins w:id="7751" w:author="Leon Sandler" w:date="2026-09-06T00:00:00Z">
        <w:r>
          <w:t>other:</w:t>
        </w:r>
      </w:ins>
      <w:r>
        <w:t xml:space="preserve"> </w:t>
      </w:r>
      <w:r>
        <w:t>fixed</w:t>
      </w:r>
      <w:r>
        <w:t xml:space="preserve"> </w:t>
      </w:r>
      <w:r>
        <w:t>equipment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clad</w:t>
      </w:r>
      <w:r>
        <w:t xml:space="preserve"> </w:t>
      </w:r>
      <w:r>
        <w:t>in</w:t>
      </w:r>
      <w:r>
        <w:t xml:space="preserve"> </w:t>
      </w:r>
      <w:r>
        <w:t>regolith</w:t>
      </w:r>
      <w:r>
        <w:t xml:space="preserve"> </w:t>
      </w:r>
      <w:del w:id="7752" w:author="Leon Sandler" w:date="2026-09-06T00:00:00Z">
        <w:r>
          <w:delText>and</w:delText>
        </w:r>
      </w:del>
      <w:ins w:id="7753" w:author="Leon Sandler" w:date="2026-09-06T00:00:00Z">
        <w:r>
          <w:t>and,</w:t>
        </w:r>
      </w:ins>
      <w:ins w:id="7754" w:author="Leon Sandler" w:date="2026-09-06T00:00:00Z">
        <w:r>
          <w:t xml:space="preserve"> </w:t>
        </w:r>
      </w:ins>
      <w:ins w:id="7755" w:author="Leon Sandler" w:date="2026-09-06T00:00:00Z">
        <w:r>
          <w:t>on</w:t>
        </w:r>
      </w:ins>
      <w:ins w:id="7756" w:author="Leon Sandler" w:date="2026-09-06T00:00:00Z">
        <w:r>
          <w:t xml:space="preserve"> </w:t>
        </w:r>
      </w:ins>
      <w:ins w:id="7757" w:author="Leon Sandler" w:date="2026-09-06T00:00:00Z">
        <w:r>
          <w:t>these</w:t>
        </w:r>
      </w:ins>
      <w:ins w:id="7758" w:author="Leon Sandler" w:date="2026-09-06T00:00:00Z">
        <w:r>
          <w:t xml:space="preserve"> </w:t>
        </w:r>
      </w:ins>
      <w:ins w:id="7759" w:author="Leon Sandler" w:date="2026-09-06T00:00:00Z">
        <w:r>
          <w:t>results,</w:t>
        </w:r>
      </w:ins>
      <w:r>
        <w:t xml:space="preserve"> </w:t>
      </w:r>
      <w:r>
        <w:t>should</w:t>
      </w:r>
      <w:r>
        <w:t xml:space="preserve"> </w:t>
      </w:r>
      <w:r>
        <w:t>be,</w:t>
      </w:r>
      <w:r>
        <w:t xml:space="preserve"> </w:t>
      </w:r>
      <w:r>
        <w:t>since</w:t>
      </w:r>
      <w:r>
        <w:t xml:space="preserve"> </w:t>
      </w:r>
      <w:r>
        <w:t>even</w:t>
      </w:r>
      <w:r>
        <w:t xml:space="preserve"> </w:t>
      </w:r>
      <w:r>
        <w:t>2</w:t>
      </w:r>
      <w:r>
        <w:t xml:space="preserve"> </w:t>
      </w:r>
      <w:r>
        <w:t>cm</w:t>
      </w:r>
      <w:ins w:id="7760" w:author="Leon Sandler" w:date="2026-09-06T00:00:00Z">
        <w:r>
          <w:t xml:space="preserve"> </w:t>
        </w:r>
      </w:ins>
      <w:ins w:id="7761" w:author="Leon Sandler" w:date="2026-09-06T00:00:00Z">
        <w:r>
          <w:t>of</w:t>
        </w:r>
      </w:ins>
      <w:ins w:id="7762" w:author="Leon Sandler" w:date="2026-09-06T00:00:00Z">
        <w:r>
          <w:t xml:space="preserve"> </w:t>
        </w:r>
      </w:ins>
      <w:ins w:id="7763" w:author="Leon Sandler" w:date="2026-09-06T00:00:00Z">
        <w:r>
          <w:t>regolith</w:t>
        </w:r>
      </w:ins>
      <w:r>
        <w:t xml:space="preserve"> </w:t>
      </w:r>
      <w:r>
        <w:t>outperforms</w:t>
      </w:r>
      <w:r>
        <w:t xml:space="preserve"> </w:t>
      </w:r>
      <w:r>
        <w:t>the</w:t>
      </w:r>
      <w:r>
        <w:t xml:space="preserve"> </w:t>
      </w:r>
      <w:r>
        <w:t>fence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η_F</w:t>
      </w:r>
      <w:r>
        <w:t xml:space="preserve"> </w:t>
      </w:r>
      <w:r>
        <w:t>roughly</w:t>
      </w:r>
      <w:r>
        <w:t xml:space="preserve"> </w:t>
      </w:r>
      <w:r>
        <w:t>an</w:t>
      </w:r>
      <w:r>
        <w:t xml:space="preserve"> </w:t>
      </w:r>
      <w:r>
        <w:t>order</w:t>
      </w:r>
      <w:r>
        <w:t xml:space="preserve"> </w:t>
      </w:r>
      <w:r>
        <w:t>of</w:t>
      </w:r>
      <w:r>
        <w:t xml:space="preserve"> </w:t>
      </w:r>
      <w:r>
        <w:t>magnitude</w:t>
      </w:r>
      <w:r>
        <w:t xml:space="preserve"> </w:t>
      </w:r>
      <w:r>
        <w:t>better</w:t>
      </w:r>
      <w:r>
        <w:t xml:space="preserve"> </w:t>
      </w:r>
      <w:del w:id="7764" w:author="Leon Sandler" w:date="2026-09-06T00:00:00Z">
        <w:r>
          <w:delText>(B</w:delText>
        </w:r>
      </w:del>
      <w:ins w:id="7765" w:author="Leon Sandler" w:date="2026-09-06T00:00:00Z">
        <w:r>
          <w:t>(architecture</w:t>
        </w:r>
      </w:ins>
      <w:r>
        <w:t xml:space="preserve"> </w:t>
      </w:r>
      <w:del w:id="7766" w:author="Leon Sandler" w:date="2026-09-06T00:00:00Z">
        <w:r>
          <w:delText>vs.</w:delText>
        </w:r>
      </w:del>
      <w:ins w:id="7767" w:author="Leon Sandler" w:date="2026-09-06T00:00:00Z">
        <w:r>
          <w:t>B</w:t>
        </w:r>
      </w:ins>
      <w:r>
        <w:t xml:space="preserve"> </w:t>
      </w:r>
      <w:del w:id="7768" w:author="Leon Sandler" w:date="2026-09-06T00:00:00Z">
        <w:r>
          <w:delText>A/D</w:delText>
        </w:r>
      </w:del>
      <w:ins w:id="7769" w:author="Leon Sandler" w:date="2026-09-06T00:00:00Z">
        <w:r>
          <w:t>versus</w:t>
        </w:r>
      </w:ins>
      <w:ins w:id="7770" w:author="Leon Sandler" w:date="2026-09-06T00:00:00Z">
        <w:r>
          <w:t xml:space="preserve"> </w:t>
        </w:r>
      </w:ins>
      <w:ins w:id="7771" w:author="Leon Sandler" w:date="2026-09-06T00:00:00Z">
        <w:r>
          <w:t>A</w:t>
        </w:r>
      </w:ins>
      <w:ins w:id="7772" w:author="Leon Sandler" w:date="2026-09-06T00:00:00Z">
        <w:r>
          <w:t xml:space="preserve"> </w:t>
        </w:r>
      </w:ins>
      <w:ins w:id="7773" w:author="Leon Sandler" w:date="2026-09-06T00:00:00Z">
        <w:r>
          <w:t>or</w:t>
        </w:r>
      </w:ins>
      <w:ins w:id="7774" w:author="Leon Sandler" w:date="2026-09-06T00:00:00Z">
        <w:r>
          <w:t xml:space="preserve"> </w:t>
        </w:r>
      </w:ins>
      <w:ins w:id="7775" w:author="Leon Sandler" w:date="2026-09-06T00:00:00Z">
        <w:r>
          <w:t>D</w:t>
        </w:r>
      </w:ins>
      <w:r>
        <w:t xml:space="preserve"> </w:t>
      </w:r>
      <w:r>
        <w:t>in</w:t>
      </w:r>
      <w:r>
        <w:t xml:space="preserve"> </w:t>
      </w:r>
      <w:r>
        <w:t>Table</w:t>
      </w:r>
      <w:r>
        <w:t xml:space="preserve"> </w:t>
      </w:r>
      <w:r>
        <w:t>3);</w:t>
      </w:r>
      <w:r>
        <w:t xml:space="preserve"> </w:t>
      </w:r>
      <w:r>
        <w:t>mobile</w:t>
      </w:r>
      <w:r>
        <w:t xml:space="preserve"> </w:t>
      </w:r>
      <w:r>
        <w:t>and</w:t>
      </w:r>
      <w:r>
        <w:t xml:space="preserve"> </w:t>
      </w:r>
      <w:r>
        <w:t>EVA</w:t>
      </w:r>
      <w:r>
        <w:t xml:space="preserve"> </w:t>
      </w:r>
      <w:del w:id="7776" w:author="Leon Sandler" w:date="2026-09-06T00:00:00Z">
        <w:r>
          <w:delText>assets</w:delText>
        </w:r>
      </w:del>
      <w:ins w:id="7777" w:author="Leon Sandler" w:date="2026-09-06T00:00:00Z">
        <w:r>
          <w:t>assets,</w:t>
        </w:r>
      </w:ins>
      <w:ins w:id="7778" w:author="Leon Sandler" w:date="2026-09-06T00:00:00Z">
        <w:r>
          <w:t xml:space="preserve"> </w:t>
        </w:r>
      </w:ins>
      <w:ins w:id="7779" w:author="Leon Sandler" w:date="2026-09-06T00:00:00Z">
        <w:r>
          <w:t>per</w:t>
        </w:r>
      </w:ins>
      <w:ins w:id="7780" w:author="Leon Sandler" w:date="2026-09-06T00:00:00Z">
        <w:r>
          <w:t xml:space="preserve"> </w:t>
        </w:r>
      </w:ins>
      <w:ins w:id="7781" w:author="Leon Sandler" w:date="2026-09-06T00:00:00Z">
        <w:r>
          <w:t>the</w:t>
        </w:r>
      </w:ins>
      <w:ins w:id="7782" w:author="Leon Sandler" w:date="2026-09-06T00:00:00Z">
        <w:r>
          <w:t xml:space="preserve"> </w:t>
        </w:r>
      </w:ins>
      <w:ins w:id="7783" w:author="Leon Sandler" w:date="2026-09-06T00:00:00Z">
        <w:r>
          <w:t>taxonomy</w:t>
        </w:r>
      </w:ins>
      <w:ins w:id="7784" w:author="Leon Sandler" w:date="2026-09-06T00:00:00Z">
        <w:r>
          <w:t xml:space="preserve"> </w:t>
        </w:r>
      </w:ins>
      <w:ins w:id="7785" w:author="Leon Sandler" w:date="2026-09-06T00:00:00Z">
        <w:r>
          <w:t>of</w:t>
        </w:r>
      </w:ins>
      <w:ins w:id="7786" w:author="Leon Sandler" w:date="2026-09-06T00:00:00Z">
        <w:r>
          <w:t xml:space="preserve"> </w:t>
        </w:r>
      </w:ins>
      <w:ins w:id="7787" w:author="Leon Sandler" w:date="2026-09-06T00:00:00Z">
        <w:r>
          <w:t>Section</w:t>
        </w:r>
      </w:ins>
      <w:ins w:id="7788" w:author="Leon Sandler" w:date="2026-09-06T00:00:00Z">
        <w:r>
          <w:t xml:space="preserve"> </w:t>
        </w:r>
      </w:ins>
      <w:ins w:id="7789" w:author="Leon Sandler" w:date="2026-09-06T00:00:00Z">
        <w:r>
          <w:t>2,</w:t>
        </w:r>
      </w:ins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clad</w:t>
      </w:r>
      <w:ins w:id="7790" w:author="Leon Sandler" w:date="2026-09-06T00:00:00Z">
        <w:r>
          <w:t xml:space="preserve"> </w:t>
        </w:r>
      </w:ins>
      <w:ins w:id="7791" w:author="Leon Sandler" w:date="2026-09-06T00:00:00Z">
        <w:r>
          <w:t>in</w:t>
        </w:r>
      </w:ins>
      <w:ins w:id="7792" w:author="Leon Sandler" w:date="2026-09-06T00:00:00Z">
        <w:r>
          <w:t xml:space="preserve"> </w:t>
        </w:r>
      </w:ins>
      <w:ins w:id="7793" w:author="Leon Sandler" w:date="2026-09-06T00:00:00Z">
        <w:r>
          <w:t>regolith</w:t>
        </w:r>
      </w:ins>
      <w:ins w:id="7794" w:author="Leon Sandler" w:date="2026-09-06T00:00:00Z">
        <w:r>
          <w:t xml:space="preserve"> </w:t>
        </w:r>
      </w:ins>
      <w:ins w:id="7795" w:author="Leon Sandler" w:date="2026-09-06T00:00:00Z">
        <w:r>
          <w:t>at</w:t>
        </w:r>
      </w:ins>
      <w:ins w:id="7796" w:author="Leon Sandler" w:date="2026-09-06T00:00:00Z">
        <w:r>
          <w:t xml:space="preserve"> </w:t>
        </w:r>
      </w:ins>
      <w:ins w:id="7797" w:author="Leon Sandler" w:date="2026-09-06T00:00:00Z">
        <w:r>
          <w:t>all</w:t>
        </w:r>
      </w:ins>
      <w:r>
        <w:t xml:space="preserve"> </w:t>
      </w:r>
      <w:r>
        <w:t>and</w:t>
      </w:r>
      <w:r>
        <w:t xml:space="preserve"> </w:t>
      </w:r>
      <w:r>
        <w:t>depend</w:t>
      </w:r>
      <w:r>
        <w:t xml:space="preserve"> </w:t>
      </w:r>
      <w:r>
        <w:t>entirely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magnetic</w:t>
      </w:r>
      <w:r>
        <w:t xml:space="preserve"> </w:t>
      </w:r>
      <w:del w:id="7798" w:author="Leon Sandler" w:date="2026-09-06T00:00:00Z">
        <w:r>
          <w:delText>fence,</w:delText>
        </w:r>
      </w:del>
      <w:ins w:id="7799" w:author="Leon Sandler" w:date="2026-09-06T00:00:00Z">
        <w:r>
          <w:t>fence</w:t>
        </w:r>
      </w:ins>
      <w:ins w:id="7800" w:author="Leon Sandler" w:date="2026-09-06T00:00:00Z">
        <w:r>
          <w:t xml:space="preserve"> </w:t>
        </w:r>
      </w:ins>
      <w:ins w:id="7801" w:author="Leon Sandler" w:date="2026-09-06T00:00:00Z">
        <w:r>
          <w:t>for</w:t>
        </w:r>
      </w:ins>
      <w:ins w:id="7802" w:author="Leon Sandler" w:date="2026-09-06T00:00:00Z">
        <w:r>
          <w:t xml:space="preserve"> </w:t>
        </w:r>
      </w:ins>
      <w:ins w:id="7803" w:author="Leon Sandler" w:date="2026-09-06T00:00:00Z">
        <w:r>
          <w:t>any</w:t>
        </w:r>
      </w:ins>
      <w:ins w:id="7804" w:author="Leon Sandler" w:date="2026-09-06T00:00:00Z">
        <w:r>
          <w:t xml:space="preserve"> </w:t>
        </w:r>
      </w:ins>
      <w:ins w:id="7805" w:author="Leon Sandler" w:date="2026-09-06T00:00:00Z">
        <w:r>
          <w:t>active</w:t>
        </w:r>
      </w:ins>
      <w:ins w:id="7806" w:author="Leon Sandler" w:date="2026-09-06T00:00:00Z">
        <w:r>
          <w:t xml:space="preserve"> </w:t>
        </w:r>
      </w:ins>
      <w:ins w:id="7807" w:author="Leon Sandler" w:date="2026-09-06T00:00:00Z">
        <w:r>
          <w:t>mitigation,</w:t>
        </w:r>
      </w:ins>
      <w:r>
        <w:t xml:space="preserve"> </w:t>
      </w:r>
      <w:r>
        <w:t>where</w:t>
      </w:r>
      <w:r>
        <w:t xml:space="preserve"> </w:t>
      </w:r>
      <w:r>
        <w:t>ISRU</w:t>
      </w:r>
      <w:r>
        <w:t xml:space="preserve"> </w:t>
      </w:r>
      <w:r>
        <w:t>structural</w:t>
      </w:r>
      <w:r>
        <w:t xml:space="preserve"> </w:t>
      </w:r>
      <w:r>
        <w:t>substitution</w:t>
      </w:r>
      <w:r>
        <w:t xml:space="preserve"> </w:t>
      </w:r>
      <w:del w:id="7808" w:author="Leon Sandler" w:date="2026-09-06T00:00:00Z">
        <w:r>
          <w:delText>(D)</w:delText>
        </w:r>
      </w:del>
      <w:ins w:id="7809" w:author="Leon Sandler" w:date="2026-09-06T00:00:00Z">
        <w:r>
          <w:t>(architecture</w:t>
        </w:r>
      </w:ins>
      <w:ins w:id="7810" w:author="Leon Sandler" w:date="2026-09-06T00:00:00Z">
        <w:r>
          <w:t xml:space="preserve"> </w:t>
        </w:r>
      </w:ins>
      <w:ins w:id="7811" w:author="Leon Sandler" w:date="2026-09-06T00:00:00Z">
        <w:r>
          <w:t>D)</w:t>
        </w:r>
      </w:ins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available</w:t>
      </w:r>
      <w:r>
        <w:t xml:space="preserve"> </w:t>
      </w:r>
      <w:r>
        <w:t>lever,</w:t>
      </w:r>
      <w:r>
        <w:t xml:space="preserve"> </w:t>
      </w:r>
      <w:r>
        <w:t>improving</w:t>
      </w:r>
      <w:r>
        <w:t xml:space="preserve"> </w:t>
      </w:r>
      <w:r>
        <w:t>η_F</w:t>
      </w:r>
      <w:r>
        <w:t xml:space="preserve"> </w:t>
      </w:r>
      <w:r>
        <w:t>by</w:t>
      </w:r>
      <w:r>
        <w:t xml:space="preserve"> </w:t>
      </w:r>
      <w:r>
        <w:t>≈1.7×</w:t>
      </w:r>
      <w:r>
        <w:t xml:space="preserve"> </w:t>
      </w:r>
      <w:r>
        <w:t>relative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fully</w:t>
      </w:r>
      <w:r>
        <w:t xml:space="preserve"> </w:t>
      </w:r>
      <w:r>
        <w:t>imported</w:t>
      </w:r>
      <w:r>
        <w:t xml:space="preserve"> </w:t>
      </w:r>
      <w:r>
        <w:t>design</w:t>
      </w:r>
      <w:r>
        <w:t xml:space="preserve"> </w:t>
      </w:r>
      <w:del w:id="7812" w:author="Leon Sandler" w:date="2026-09-06T00:00:00Z">
        <w:r>
          <w:delText>(A).</w:delText>
        </w:r>
      </w:del>
      <w:ins w:id="7813" w:author="Leon Sandler" w:date="2026-09-06T00:00:00Z">
        <w:r>
          <w:t>(architecture</w:t>
        </w:r>
      </w:ins>
      <w:ins w:id="7814" w:author="Leon Sandler" w:date="2026-09-06T00:00:00Z">
        <w:r>
          <w:t xml:space="preserve"> </w:t>
        </w:r>
      </w:ins>
      <w:ins w:id="7815" w:author="Leon Sandler" w:date="2026-09-06T00:00:00Z">
        <w:r>
          <w:t>A).</w:t>
        </w:r>
      </w:ins>
      <w:r>
        <w:t xml:space="preserve"> </w:t>
      </w:r>
      <w:r>
        <w:t>The</w:t>
      </w:r>
      <w:r>
        <w:t xml:space="preserve"> </w:t>
      </w:r>
      <w:r>
        <w:t>fence's</w:t>
      </w:r>
      <w:r>
        <w:t xml:space="preserve"> </w:t>
      </w:r>
      <w:r>
        <w:t>distinct</w:t>
      </w:r>
      <w:r>
        <w:t xml:space="preserve"> </w:t>
      </w:r>
      <w:r>
        <w:t>contribution</w:t>
      </w:r>
      <w:r>
        <w:t xml:space="preserve"> </w:t>
      </w:r>
      <w:r>
        <w:t>is</w:t>
      </w:r>
      <w:r>
        <w:t xml:space="preserve"> </w:t>
      </w:r>
      <w:r>
        <w:t>therefore</w:t>
      </w:r>
      <w:r>
        <w:t xml:space="preserve"> </w:t>
      </w:r>
      <w:r>
        <w:t>specifically</w:t>
      </w:r>
      <w:r>
        <w:t xml:space="preserve"> </w:t>
      </w:r>
      <w:r>
        <w:t>the</w:t>
      </w:r>
      <w:r>
        <w:t xml:space="preserve"> </w:t>
      </w:r>
      <w:r>
        <w:t>protection</w:t>
      </w:r>
      <w:r>
        <w:t xml:space="preserve"> </w:t>
      </w:r>
      <w:r>
        <w:t>of</w:t>
      </w:r>
      <w:r>
        <w:t xml:space="preserve"> </w:t>
      </w:r>
      <w:r>
        <w:t>assets</w:t>
      </w:r>
      <w:ins w:id="7816" w:author="Leon Sandler" w:date="2026-09-06T00:00:00Z">
        <w:r>
          <w:t xml:space="preserve"> </w:t>
        </w:r>
      </w:ins>
      <w:ins w:id="7817" w:author="Leon Sandler" w:date="2026-09-06T00:00:00Z">
        <w:r>
          <w:t>that</w:t>
        </w:r>
      </w:ins>
      <w:r>
        <w:t xml:space="preserve"> </w:t>
      </w:r>
      <w:r>
        <w:t>regolith</w:t>
      </w:r>
      <w:r>
        <w:t xml:space="preserve"> </w:t>
      </w:r>
      <w:r>
        <w:t>cannot</w:t>
      </w:r>
      <w:r>
        <w:t xml:space="preserve"> </w:t>
      </w:r>
      <w:r>
        <w:t>reach,</w:t>
      </w:r>
      <w:r>
        <w:t xml:space="preserve"> </w:t>
      </w:r>
      <w:r>
        <w:t>while</w:t>
      </w:r>
      <w:r>
        <w:t xml:space="preserve"> </w:t>
      </w:r>
      <w:r>
        <w:t>its</w:t>
      </w:r>
      <w:r>
        <w:t xml:space="preserve"> </w:t>
      </w:r>
      <w:r>
        <w:t>role</w:t>
      </w:r>
      <w:r>
        <w:t xml:space="preserve"> </w:t>
      </w:r>
      <w:r>
        <w:t>for</w:t>
      </w:r>
      <w:r>
        <w:t xml:space="preserve"> </w:t>
      </w:r>
      <w:r>
        <w:t>fixed</w:t>
      </w:r>
      <w:r>
        <w:t xml:space="preserve"> </w:t>
      </w:r>
      <w:r>
        <w:t>installations</w:t>
      </w:r>
      <w:r>
        <w:t xml:space="preserve"> </w:t>
      </w:r>
      <w:r>
        <w:t>is,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ins w:id="7818" w:author="Leon Sandler" w:date="2026-09-06T00:00:00Z">
        <w:r>
          <w:t>fluence-based</w:t>
        </w:r>
      </w:ins>
      <w:ins w:id="7819" w:author="Leon Sandler" w:date="2026-09-06T00:00:00Z">
        <w:r>
          <w:t xml:space="preserve"> </w:t>
        </w:r>
      </w:ins>
      <w:r>
        <w:t>evidence,</w:t>
      </w:r>
      <w:ins w:id="7820" w:author="Leon Sandler" w:date="2026-09-06T00:00:00Z">
        <w:r>
          <w:t xml:space="preserve"> </w:t>
        </w:r>
      </w:ins>
      <w:ins w:id="7821" w:author="Leon Sandler" w:date="2026-09-06T00:00:00Z">
        <w:r>
          <w:t>clearly</w:t>
        </w:r>
      </w:ins>
      <w:r>
        <w:t xml:space="preserve"> </w:t>
      </w:r>
      <w:r>
        <w:t>subordinate</w:t>
      </w:r>
      <w:r>
        <w:t xml:space="preserve"> </w:t>
      </w:r>
      <w:r>
        <w:t>to</w:t>
      </w:r>
      <w:r>
        <w:t xml:space="preserve"> </w:t>
      </w:r>
      <w:r>
        <w:t>direct</w:t>
      </w:r>
      <w:r>
        <w:t xml:space="preserve"> </w:t>
      </w:r>
      <w:r>
        <w:t>regolith</w:t>
      </w:r>
      <w:r>
        <w:t xml:space="preserve"> </w:t>
      </w:r>
      <w:r>
        <w:t>shielding.</w:t>
      </w:r>
      <w:r>
        <w:t xml:space="preserve"> </w:t>
      </w:r>
      <w:r>
        <w:t>We</w:t>
      </w:r>
      <w:r>
        <w:t xml:space="preserve"> </w:t>
      </w:r>
      <w:del w:id="7822" w:author="Leon Sandler" w:date="2026-09-06T00:00:00Z">
        <w:r>
          <w:delText>state</w:delText>
        </w:r>
      </w:del>
      <w:ins w:id="7823" w:author="Leon Sandler" w:date="2026-09-06T00:00:00Z">
        <w:r>
          <w:t>return</w:t>
        </w:r>
      </w:ins>
      <w:ins w:id="7824" w:author="Leon Sandler" w:date="2026-09-06T00:00:00Z">
        <w:r>
          <w:t xml:space="preserve"> </w:t>
        </w:r>
      </w:ins>
      <w:ins w:id="7825" w:author="Leon Sandler" w:date="2026-09-06T00:00:00Z">
        <w:r>
          <w:t>to</w:t>
        </w:r>
      </w:ins>
      <w:r>
        <w:t xml:space="preserve"> </w:t>
      </w:r>
      <w:r>
        <w:t>this</w:t>
      </w:r>
      <w:ins w:id="7826" w:author="Leon Sandler" w:date="2026-09-06T00:00:00Z">
        <w:r>
          <w:t xml:space="preserve"> </w:t>
        </w:r>
      </w:ins>
      <w:ins w:id="7827" w:author="Leon Sandler" w:date="2026-09-06T00:00:00Z">
        <w:r>
          <w:t>asset-dependent</w:t>
        </w:r>
      </w:ins>
      <w:ins w:id="7828" w:author="Leon Sandler" w:date="2026-09-06T00:00:00Z">
        <w:r>
          <w:t xml:space="preserve"> </w:t>
        </w:r>
      </w:ins>
      <w:ins w:id="7829" w:author="Leon Sandler" w:date="2026-09-06T00:00:00Z">
        <w:r>
          <w:t>framing</w:t>
        </w:r>
      </w:ins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paper's</w:t>
      </w:r>
      <w:r>
        <w:t xml:space="preserve"> </w:t>
      </w:r>
      <w:r>
        <w:t>central</w:t>
      </w:r>
      <w:r>
        <w:t xml:space="preserve"> </w:t>
      </w:r>
      <w:r>
        <w:t>architectural</w:t>
      </w:r>
      <w:r>
        <w:t xml:space="preserve"> </w:t>
      </w:r>
      <w:del w:id="7830" w:author="Leon Sandler" w:date="2026-09-06T00:00:00Z">
        <w:r>
          <w:delText>conclusion:</w:delText>
        </w:r>
      </w:del>
      <w:ins w:id="7831" w:author="Leon Sandler" w:date="2026-09-06T00:00:00Z">
        <w:r>
          <w:t>conclusion</w:t>
        </w:r>
      </w:ins>
      <w:r>
        <w:t xml:space="preserve"> </w:t>
      </w:r>
      <w:del w:id="7832" w:author="Leon Sandler" w:date="2026-09-06T00:00:00Z">
        <w:r>
          <w:delText>the</w:delText>
        </w:r>
      </w:del>
      <w:ins w:id="7833" w:author="Leon Sandler" w:date="2026-09-06T00:00:00Z">
        <w:r>
          <w:t>in</w:t>
        </w:r>
      </w:ins>
      <w:r>
        <w:t xml:space="preserve"> </w:t>
      </w:r>
      <w:del w:id="7834" w:author="Leon Sandler" w:date="2026-09-06T00:00:00Z">
        <w:r>
          <w:delText>optimal</w:delText>
        </w:r>
      </w:del>
      <w:ins w:id="7835" w:author="Leon Sandler" w:date="2026-09-06T00:00:00Z">
        <w:r>
          <w:t>Section</w:t>
        </w:r>
      </w:ins>
      <w:r>
        <w:t xml:space="preserve"> </w:t>
      </w:r>
      <w:del w:id="7836" w:author="Leon Sandler" w:date="2026-09-06T00:00:00Z">
        <w:r>
          <w:delText>lunar</w:delText>
        </w:r>
      </w:del>
      <w:del w:id="7837" w:author="Leon Sandler" w:date="2026-09-06T00:00:00Z">
        <w:r>
          <w:delText> </w:delText>
        </w:r>
      </w:del>
      <w:del w:id="7838" w:author="Leon Sandler" w:date="2026-09-06T00:00:00Z">
        <w:r>
          <w:delText>SEP-mitigation</w:delText>
        </w:r>
      </w:del>
      <w:del w:id="7839" w:author="Leon Sandler" w:date="2026-09-06T00:00:00Z">
        <w:r>
          <w:delText> </w:delText>
        </w:r>
      </w:del>
      <w:del w:id="7840" w:author="Leon Sandler" w:date="2026-09-06T00:00:00Z">
        <w:r>
          <w:delText>strategy</w:delText>
        </w:r>
      </w:del>
      <w:del w:id="7841" w:author="Leon Sandler" w:date="2026-09-06T00:00:00Z">
        <w:r>
          <w:delText> </w:delText>
        </w:r>
      </w:del>
      <w:del w:id="7842" w:author="Leon Sandler" w:date="2026-09-06T00:00:00Z">
        <w:r>
          <w:delText>is</w:delText>
        </w:r>
      </w:del>
      <w:del w:id="7843" w:author="Leon Sandler" w:date="2026-09-06T00:00:00Z">
        <w:r>
          <w:delText> </w:delText>
        </w:r>
      </w:del>
      <w:del w:id="7844" w:author="Leon Sandler" w:date="2026-09-06T00:00:00Z">
        <w:r>
          <w:delText>asset-dependent,</w:delText>
        </w:r>
      </w:del>
      <w:del w:id="7845" w:author="Leon Sandler" w:date="2026-09-06T00:00:00Z">
        <w:r>
          <w:delText> </w:delText>
        </w:r>
      </w:del>
      <w:del w:id="7846" w:author="Leon Sandler" w:date="2026-09-06T00:00:00Z">
        <w:r>
          <w:delText>not</w:delText>
        </w:r>
      </w:del>
      <w:del w:id="7847" w:author="Leon Sandler" w:date="2026-09-06T00:00:00Z">
        <w:r>
          <w:delText> </w:delText>
        </w:r>
      </w:del>
      <w:del w:id="7848" w:author="Leon Sandler" w:date="2026-09-06T00:00:00Z">
        <w:r>
          <w:delText>universal.</w:delText>
        </w:r>
      </w:del>
      <w:ins w:id="7849" w:author="Leon Sandler" w:date="2026-09-06T00:00:00Z">
        <w:r>
          <w:t>13.</w:t>
        </w:r>
      </w:ins>
    </w:p>
    <w:p>
      <w:del w:id="7850" w:author="Leon Sandler" w:date="2026-09-06T00:00:00Z">
        <w:r>
          <w:delText>10.</w:delText>
        </w:r>
      </w:del>
      <w:ins w:id="7851" w:author="Leon Sandler" w:date="2026-09-06T00:00:00Z">
        <w:r>
          <w:t>9.</w:t>
        </w:r>
      </w:ins>
      <w:r>
        <w:t xml:space="preserve"> </w:t>
      </w:r>
      <w:r>
        <w:t>Engineering</w:t>
      </w:r>
      <w:r>
        <w:t xml:space="preserve"> </w:t>
      </w:r>
      <w:r>
        <w:t>Mass</w:t>
      </w:r>
      <w:r>
        <w:t xml:space="preserve"> </w:t>
      </w:r>
      <w:r>
        <w:t>Budget</w:t>
      </w:r>
      <w:r>
        <w:t xml:space="preserve"> </w:t>
      </w:r>
      <w:r>
        <w:t>and</w:t>
      </w:r>
      <w:r>
        <w:t xml:space="preserve"> </w:t>
      </w:r>
      <w:r>
        <w:t>Uncertainty</w:t>
      </w:r>
    </w:p>
    <w:p>
      <w:del w:id="7852" w:author="Leon Sandler" w:date="2026-09-06T00:00:00Z">
        <w:r>
          <w:delText>We</w:delText>
        </w:r>
      </w:del>
      <w:ins w:id="7853" w:author="Leon Sandler" w:date="2026-09-06T00:00:00Z">
        <w:r>
          <w:t>The</w:t>
        </w:r>
      </w:ins>
      <w:ins w:id="7854" w:author="Leon Sandler" w:date="2026-09-06T00:00:00Z">
        <w:r>
          <w:t xml:space="preserve"> </w:t>
        </w:r>
      </w:ins>
      <w:ins w:id="7855" w:author="Leon Sandler" w:date="2026-09-06T00:00:00Z">
        <w:r>
          <w:t>original</w:t>
        </w:r>
      </w:ins>
      <w:ins w:id="7856" w:author="Leon Sandler" w:date="2026-09-06T00:00:00Z">
        <w:r>
          <w:t xml:space="preserve"> </w:t>
        </w:r>
      </w:ins>
      <w:ins w:id="7857" w:author="Leon Sandler" w:date="2026-09-06T00:00:00Z">
        <w:r>
          <w:t>point</w:t>
        </w:r>
      </w:ins>
      <w:ins w:id="7858" w:author="Leon Sandler" w:date="2026-09-06T00:00:00Z">
        <w:r>
          <w:t xml:space="preserve"> </w:t>
        </w:r>
      </w:ins>
      <w:ins w:id="7859" w:author="Leon Sandler" w:date="2026-09-06T00:00:00Z">
        <w:r>
          <w:t>design</w:t>
        </w:r>
      </w:ins>
      <w:ins w:id="7860" w:author="Leon Sandler" w:date="2026-09-06T00:00:00Z">
        <w:r>
          <w:t xml:space="preserve"> </w:t>
        </w:r>
      </w:ins>
      <w:ins w:id="7861" w:author="Leon Sandler" w:date="2026-09-06T00:00:00Z">
        <w:r>
          <w:t>underlying</w:t>
        </w:r>
      </w:ins>
      <w:ins w:id="7862" w:author="Leon Sandler" w:date="2026-09-06T00:00:00Z">
        <w:r>
          <w:t xml:space="preserve"> </w:t>
        </w:r>
      </w:ins>
      <w:ins w:id="7863" w:author="Leon Sandler" w:date="2026-09-06T00:00:00Z">
        <w:r>
          <w:t>this</w:t>
        </w:r>
      </w:ins>
      <w:ins w:id="7864" w:author="Leon Sandler" w:date="2026-09-06T00:00:00Z">
        <w:r>
          <w:t xml:space="preserve"> </w:t>
        </w:r>
      </w:ins>
      <w:ins w:id="7865" w:author="Leon Sandler" w:date="2026-09-06T00:00:00Z">
        <w:r>
          <w:t>work</w:t>
        </w:r>
      </w:ins>
      <w:ins w:id="7866" w:author="Leon Sandler" w:date="2026-09-06T00:00:00Z">
        <w:r>
          <w:t xml:space="preserve"> </w:t>
        </w:r>
      </w:ins>
      <w:ins w:id="7867" w:author="Leon Sandler" w:date="2026-09-06T00:00:00Z">
        <w:r>
          <w:t>reported</w:t>
        </w:r>
      </w:ins>
      <w:ins w:id="7868" w:author="Leon Sandler" w:date="2026-09-06T00:00:00Z">
        <w:r>
          <w:t xml:space="preserve"> </w:t>
        </w:r>
      </w:ins>
      <w:ins w:id="7869" w:author="Leon Sandler" w:date="2026-09-06T00:00:00Z">
        <w:r>
          <w:t>an</w:t>
        </w:r>
      </w:ins>
      <w:ins w:id="7870" w:author="Leon Sandler" w:date="2026-09-06T00:00:00Z">
        <w:r>
          <w:t xml:space="preserve"> </w:t>
        </w:r>
      </w:ins>
      <w:ins w:id="7871" w:author="Leon Sandler" w:date="2026-09-06T00:00:00Z">
        <w:r>
          <w:t>unmargined</w:t>
        </w:r>
      </w:ins>
      <w:ins w:id="7872" w:author="Leon Sandler" w:date="2026-09-06T00:00:00Z">
        <w:r>
          <w:t xml:space="preserve"> </w:t>
        </w:r>
      </w:ins>
      <w:ins w:id="7873" w:author="Leon Sandler" w:date="2026-09-06T00:00:00Z">
        <w:r>
          <w:t>estimate</w:t>
        </w:r>
      </w:ins>
      <w:ins w:id="7874" w:author="Leon Sandler" w:date="2026-09-06T00:00:00Z">
        <w:r>
          <w:t xml:space="preserve"> </w:t>
        </w:r>
      </w:ins>
      <w:ins w:id="7875" w:author="Leon Sandler" w:date="2026-09-06T00:00:00Z">
        <w:r>
          <w:t>of</w:t>
        </w:r>
      </w:ins>
      <w:ins w:id="7876" w:author="Leon Sandler" w:date="2026-09-06T00:00:00Z">
        <w:r>
          <w:t xml:space="preserve"> </w:t>
        </w:r>
      </w:ins>
      <w:ins w:id="7877" w:author="Leon Sandler" w:date="2026-09-06T00:00:00Z">
        <w:r>
          <w:t>roughly</w:t>
        </w:r>
      </w:ins>
      <w:ins w:id="7878" w:author="Leon Sandler" w:date="2026-09-06T00:00:00Z">
        <w:r>
          <w:t xml:space="preserve"> </w:t>
        </w:r>
      </w:ins>
      <w:ins w:id="7879" w:author="Leon Sandler" w:date="2026-09-06T00:00:00Z">
        <w:r>
          <w:t>12</w:t>
        </w:r>
      </w:ins>
      <w:ins w:id="7880" w:author="Leon Sandler" w:date="2026-09-06T00:00:00Z">
        <w:r>
          <w:t xml:space="preserve"> </w:t>
        </w:r>
      </w:ins>
      <w:ins w:id="7881" w:author="Leon Sandler" w:date="2026-09-06T00:00:00Z">
        <w:r>
          <w:t>t</w:t>
        </w:r>
      </w:ins>
      <w:ins w:id="7882" w:author="Leon Sandler" w:date="2026-09-06T00:00:00Z">
        <w:r>
          <w:t xml:space="preserve"> </w:t>
        </w:r>
      </w:ins>
      <w:ins w:id="7883" w:author="Leon Sandler" w:date="2026-09-06T00:00:00Z">
        <w:r>
          <w:t>of</w:t>
        </w:r>
      </w:ins>
      <w:ins w:id="7884" w:author="Leon Sandler" w:date="2026-09-06T00:00:00Z">
        <w:r>
          <w:t xml:space="preserve"> </w:t>
        </w:r>
      </w:ins>
      <w:ins w:id="7885" w:author="Leon Sandler" w:date="2026-09-06T00:00:00Z">
        <w:r>
          <w:t>REBCO</w:t>
        </w:r>
      </w:ins>
      <w:ins w:id="7886" w:author="Leon Sandler" w:date="2026-09-06T00:00:00Z">
        <w:r>
          <w:t xml:space="preserve"> </w:t>
        </w:r>
      </w:ins>
      <w:ins w:id="7887" w:author="Leon Sandler" w:date="2026-09-06T00:00:00Z">
        <w:r>
          <w:t>conductor</w:t>
        </w:r>
      </w:ins>
      <w:ins w:id="7888" w:author="Leon Sandler" w:date="2026-09-06T00:00:00Z">
        <w:r>
          <w:t xml:space="preserve"> </w:t>
        </w:r>
      </w:ins>
      <w:ins w:id="7889" w:author="Leon Sandler" w:date="2026-09-06T00:00:00Z">
        <w:r>
          <w:t>and</w:t>
        </w:r>
      </w:ins>
      <w:ins w:id="7890" w:author="Leon Sandler" w:date="2026-09-06T00:00:00Z">
        <w:r>
          <w:t xml:space="preserve"> </w:t>
        </w:r>
      </w:ins>
      <w:ins w:id="7891" w:author="Leon Sandler" w:date="2026-09-06T00:00:00Z">
        <w:r>
          <w:t>40–60</w:t>
        </w:r>
      </w:ins>
      <w:ins w:id="7892" w:author="Leon Sandler" w:date="2026-09-06T00:00:00Z">
        <w:r>
          <w:t xml:space="preserve"> </w:t>
        </w:r>
      </w:ins>
      <w:ins w:id="7893" w:author="Leon Sandler" w:date="2026-09-06T00:00:00Z">
        <w:r>
          <w:t>t</w:t>
        </w:r>
      </w:ins>
      <w:ins w:id="7894" w:author="Leon Sandler" w:date="2026-09-06T00:00:00Z">
        <w:r>
          <w:t xml:space="preserve"> </w:t>
        </w:r>
      </w:ins>
      <w:ins w:id="7895" w:author="Leon Sandler" w:date="2026-09-06T00:00:00Z">
        <w:r>
          <w:t>total</w:t>
        </w:r>
      </w:ins>
      <w:ins w:id="7896" w:author="Leon Sandler" w:date="2026-09-06T00:00:00Z">
        <w:r>
          <w:t xml:space="preserve"> </w:t>
        </w:r>
      </w:ins>
      <w:ins w:id="7897" w:author="Leon Sandler" w:date="2026-09-06T00:00:00Z">
        <w:r>
          <w:t>system</w:t>
        </w:r>
      </w:ins>
      <w:ins w:id="7898" w:author="Leon Sandler" w:date="2026-09-06T00:00:00Z">
        <w:r>
          <w:t xml:space="preserve"> </w:t>
        </w:r>
      </w:ins>
      <w:ins w:id="7899" w:author="Leon Sandler" w:date="2026-09-06T00:00:00Z">
        <w:r>
          <w:t>mass.</w:t>
        </w:r>
      </w:ins>
      <w:ins w:id="7900" w:author="Leon Sandler" w:date="2026-09-06T00:00:00Z">
        <w:r>
          <w:t xml:space="preserve"> </w:t>
        </w:r>
      </w:ins>
      <w:ins w:id="7901" w:author="Leon Sandler" w:date="2026-09-06T00:00:00Z">
        <w:r>
          <w:t>To</w:t>
        </w:r>
      </w:ins>
      <w:ins w:id="7902" w:author="Leon Sandler" w:date="2026-09-06T00:00:00Z">
        <w:r>
          <w:t xml:space="preserve"> </w:t>
        </w:r>
      </w:ins>
      <w:ins w:id="7903" w:author="Leon Sandler" w:date="2026-09-06T00:00:00Z">
        <w:r>
          <w:t>convert</w:t>
        </w:r>
      </w:ins>
      <w:ins w:id="7904" w:author="Leon Sandler" w:date="2026-09-06T00:00:00Z">
        <w:r>
          <w:t xml:space="preserve"> </w:t>
        </w:r>
      </w:ins>
      <w:ins w:id="7905" w:author="Leon Sandler" w:date="2026-09-06T00:00:00Z">
        <w:r>
          <w:t>this</w:t>
        </w:r>
      </w:ins>
      <w:ins w:id="7906" w:author="Leon Sandler" w:date="2026-09-06T00:00:00Z">
        <w:r>
          <w:t xml:space="preserve"> </w:t>
        </w:r>
      </w:ins>
      <w:ins w:id="7907" w:author="Leon Sandler" w:date="2026-09-06T00:00:00Z">
        <w:r>
          <w:t>into</w:t>
        </w:r>
      </w:ins>
      <w:ins w:id="7908" w:author="Leon Sandler" w:date="2026-09-06T00:00:00Z">
        <w:r>
          <w:t xml:space="preserve"> </w:t>
        </w:r>
      </w:ins>
      <w:ins w:id="7909" w:author="Leon Sandler" w:date="2026-09-06T00:00:00Z">
        <w:r>
          <w:t>a</w:t>
        </w:r>
      </w:ins>
      <w:ins w:id="7910" w:author="Leon Sandler" w:date="2026-09-06T00:00:00Z">
        <w:r>
          <w:t xml:space="preserve"> </w:t>
        </w:r>
      </w:ins>
      <w:ins w:id="7911" w:author="Leon Sandler" w:date="2026-09-06T00:00:00Z">
        <w:r>
          <w:t>credible</w:t>
        </w:r>
      </w:ins>
      <w:ins w:id="7912" w:author="Leon Sandler" w:date="2026-09-06T00:00:00Z">
        <w:r>
          <w:t xml:space="preserve"> </w:t>
        </w:r>
      </w:ins>
      <w:ins w:id="7913" w:author="Leon Sandler" w:date="2026-09-06T00:00:00Z">
        <w:r>
          <w:t>engineering</w:t>
        </w:r>
      </w:ins>
      <w:ins w:id="7914" w:author="Leon Sandler" w:date="2026-09-06T00:00:00Z">
        <w:r>
          <w:t xml:space="preserve"> </w:t>
        </w:r>
      </w:ins>
      <w:ins w:id="7915" w:author="Leon Sandler" w:date="2026-09-06T00:00:00Z">
        <w:r>
          <w:t>figure,</w:t>
        </w:r>
      </w:ins>
      <w:ins w:id="7916" w:author="Leon Sandler" w:date="2026-09-06T00:00:00Z">
        <w:r>
          <w:t xml:space="preserve"> </w:t>
        </w:r>
      </w:ins>
      <w:ins w:id="7917" w:author="Leon Sandler" w:date="2026-09-06T00:00:00Z">
        <w:r>
          <w:t>we</w:t>
        </w:r>
      </w:ins>
      <w:r>
        <w:t xml:space="preserve"> </w:t>
      </w:r>
      <w:r>
        <w:t>propagate</w:t>
      </w:r>
      <w:r>
        <w:t xml:space="preserve"> </w:t>
      </w:r>
      <w:r>
        <w:t>four</w:t>
      </w:r>
      <w:r>
        <w:t xml:space="preserve"> </w:t>
      </w:r>
      <w:r>
        <w:t>factors</w:t>
      </w:r>
      <w:r>
        <w:t xml:space="preserve"> </w:t>
      </w:r>
      <w:r>
        <w:t>beyond</w:t>
      </w:r>
      <w:r>
        <w:t xml:space="preserve"> </w:t>
      </w:r>
      <w:del w:id="7918" w:author="Leon Sandler" w:date="2026-09-06T00:00:00Z">
        <w:r>
          <w:delText>the</w:delText>
        </w:r>
      </w:del>
      <w:del w:id="7919" w:author="Leon Sandler" w:date="2026-09-06T00:00:00Z">
        <w:r>
          <w:delText> </w:delText>
        </w:r>
      </w:del>
      <w:del w:id="7920" w:author="Leon Sandler" w:date="2026-09-06T00:00:00Z">
        <w:r>
          <w:delText>original</w:delText>
        </w:r>
      </w:del>
      <w:ins w:id="7921" w:author="Leon Sandler" w:date="2026-09-06T00:00:00Z">
        <w:r>
          <w:t>that</w:t>
        </w:r>
      </w:ins>
      <w:r>
        <w:t xml:space="preserve"> </w:t>
      </w:r>
      <w:r>
        <w:t>point</w:t>
      </w:r>
      <w:r>
        <w:t xml:space="preserve"> </w:t>
      </w:r>
      <w:del w:id="7922" w:author="Leon Sandler" w:date="2026-09-06T00:00:00Z">
        <w:r>
          <w:delText>design:</w:delText>
        </w:r>
      </w:del>
      <w:ins w:id="7923" w:author="Leon Sandler" w:date="2026-09-06T00:00:00Z">
        <w:r>
          <w:t>design</w:t>
        </w:r>
      </w:ins>
      <w:ins w:id="7924" w:author="Leon Sandler" w:date="2026-09-06T00:00:00Z">
        <w:r>
          <w:t xml:space="preserve"> </w:t>
        </w:r>
      </w:ins>
      <w:ins w:id="7925" w:author="Leon Sandler" w:date="2026-09-06T00:00:00Z">
        <w:r>
          <w:t>using</w:t>
        </w:r>
      </w:ins>
      <w:ins w:id="7926" w:author="Leon Sandler" w:date="2026-09-06T00:00:00Z">
        <w:r>
          <w:t xml:space="preserve"> </w:t>
        </w:r>
      </w:ins>
      <w:ins w:id="7927" w:author="Leon Sandler" w:date="2026-09-06T00:00:00Z">
        <w:r>
          <w:t>Monte</w:t>
        </w:r>
      </w:ins>
      <w:ins w:id="7928" w:author="Leon Sandler" w:date="2026-09-06T00:00:00Z">
        <w:r>
          <w:t xml:space="preserve"> </w:t>
        </w:r>
      </w:ins>
      <w:ins w:id="7929" w:author="Leon Sandler" w:date="2026-09-06T00:00:00Z">
        <w:r>
          <w:t>Carlo</w:t>
        </w:r>
      </w:ins>
      <w:ins w:id="7930" w:author="Leon Sandler" w:date="2026-09-06T00:00:00Z">
        <w:r>
          <w:t xml:space="preserve"> </w:t>
        </w:r>
      </w:ins>
      <w:ins w:id="7931" w:author="Leon Sandler" w:date="2026-09-06T00:00:00Z">
        <w:r>
          <w:t>sampling</w:t>
        </w:r>
      </w:ins>
      <w:ins w:id="7932" w:author="Leon Sandler" w:date="2026-09-06T00:00:00Z">
        <w:r>
          <w:t xml:space="preserve"> </w:t>
        </w:r>
      </w:ins>
      <w:ins w:id="7933" w:author="Leon Sandler" w:date="2026-09-06T00:00:00Z">
        <w:r>
          <w:t>with</w:t>
        </w:r>
      </w:ins>
      <w:ins w:id="7934" w:author="Leon Sandler" w:date="2026-09-06T00:00:00Z">
        <w:r>
          <w:t xml:space="preserve"> </w:t>
        </w:r>
      </w:ins>
      <w:ins w:id="7935" w:author="Leon Sandler" w:date="2026-09-06T00:00:00Z">
        <w:r>
          <w:t>N</w:t>
        </w:r>
      </w:ins>
      <w:ins w:id="7936" w:author="Leon Sandler" w:date="2026-09-06T00:00:00Z">
        <w:r>
          <w:t xml:space="preserve"> </w:t>
        </w:r>
      </w:ins>
      <w:ins w:id="7937" w:author="Leon Sandler" w:date="2026-09-06T00:00:00Z">
        <w:r>
          <w:t>=</w:t>
        </w:r>
      </w:ins>
      <w:ins w:id="7938" w:author="Leon Sandler" w:date="2026-09-06T00:00:00Z">
        <w:r>
          <w:t xml:space="preserve"> </w:t>
        </w:r>
      </w:ins>
      <w:ins w:id="7939" w:author="Leon Sandler" w:date="2026-09-06T00:00:00Z">
        <w:r>
          <w:t>300,000</w:t>
        </w:r>
      </w:ins>
      <w:ins w:id="7940" w:author="Leon Sandler" w:date="2026-09-06T00:00:00Z">
        <w:r>
          <w:t xml:space="preserve"> </w:t>
        </w:r>
      </w:ins>
      <w:ins w:id="7941" w:author="Leon Sandler" w:date="2026-09-06T00:00:00Z">
        <w:r>
          <w:t>draws:</w:t>
        </w:r>
      </w:ins>
      <w:r>
        <w:t xml:space="preserve"> </w:t>
      </w:r>
      <w:r>
        <w:t>an</w:t>
      </w:r>
      <w:r>
        <w:t xml:space="preserve"> </w:t>
      </w:r>
      <w:r>
        <w:t>as-built</w:t>
      </w:r>
      <w:r>
        <w:t xml:space="preserve"> </w:t>
      </w:r>
      <w:r>
        <w:t>current-derating</w:t>
      </w:r>
      <w:r>
        <w:t xml:space="preserve"> </w:t>
      </w:r>
      <w:r>
        <w:t>margin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REBCO</w:t>
      </w:r>
      <w:r>
        <w:t xml:space="preserve"> </w:t>
      </w:r>
      <w:del w:id="7942" w:author="Leon Sandler" w:date="2026-09-06T00:00:00Z">
        <w:r>
          <w:delText>conductor</w:delText>
        </w:r>
      </w:del>
      <w:ins w:id="7943" w:author="Leon Sandler" w:date="2026-09-06T00:00:00Z">
        <w:r>
          <w:t>conductor,</w:t>
        </w:r>
      </w:ins>
      <w:r>
        <w:t xml:space="preserve"> </w:t>
      </w:r>
      <w:del w:id="7944" w:author="Leon Sandler" w:date="2026-09-06T00:00:00Z">
        <w:r>
          <w:delText>(Uniform[1.0,</w:delText>
        </w:r>
      </w:del>
      <w:del w:id="7945" w:author="Leon Sandler" w:date="2026-09-06T00:00:00Z">
        <w:r>
          <w:delText> </w:delText>
        </w:r>
      </w:del>
      <w:del w:id="7946" w:author="Leon Sandler" w:date="2026-09-06T00:00:00Z">
        <w:r>
          <w:delText>1.5]);</w:delText>
        </w:r>
      </w:del>
      <w:ins w:id="7947" w:author="Leon Sandler" w:date="2026-09-06T00:00:00Z">
        <w:r>
          <w:t>reflecting</w:t>
        </w:r>
      </w:ins>
      <w:r>
        <w:t xml:space="preserve"> </w:t>
      </w:r>
      <w:r>
        <w:t>the</w:t>
      </w:r>
      <w:ins w:id="7948" w:author="Leon Sandler" w:date="2026-09-06T00:00:00Z">
        <w:r>
          <w:t xml:space="preserve"> </w:t>
        </w:r>
      </w:ins>
      <w:ins w:id="7949" w:author="Leon Sandler" w:date="2026-09-06T00:00:00Z">
        <w:r>
          <w:t>standard</w:t>
        </w:r>
      </w:ins>
      <w:ins w:id="7950" w:author="Leon Sandler" w:date="2026-09-06T00:00:00Z">
        <w:r>
          <w:t xml:space="preserve"> </w:t>
        </w:r>
      </w:ins>
      <w:ins w:id="7951" w:author="Leon Sandler" w:date="2026-09-06T00:00:00Z">
        <w:r>
          <w:t>aerospace</w:t>
        </w:r>
      </w:ins>
      <w:ins w:id="7952" w:author="Leon Sandler" w:date="2026-09-06T00:00:00Z">
        <w:r>
          <w:t xml:space="preserve"> </w:t>
        </w:r>
      </w:ins>
      <w:ins w:id="7953" w:author="Leon Sandler" w:date="2026-09-06T00:00:00Z">
        <w:r>
          <w:t>practice</w:t>
        </w:r>
      </w:ins>
      <w:ins w:id="7954" w:author="Leon Sandler" w:date="2026-09-06T00:00:00Z">
        <w:r>
          <w:t xml:space="preserve"> </w:t>
        </w:r>
      </w:ins>
      <w:ins w:id="7955" w:author="Leon Sandler" w:date="2026-09-06T00:00:00Z">
        <w:r>
          <w:t>of</w:t>
        </w:r>
      </w:ins>
      <w:ins w:id="7956" w:author="Leon Sandler" w:date="2026-09-06T00:00:00Z">
        <w:r>
          <w:t xml:space="preserve"> </w:t>
        </w:r>
      </w:ins>
      <w:ins w:id="7957" w:author="Leon Sandler" w:date="2026-09-06T00:00:00Z">
        <w:r>
          <w:t>not</w:t>
        </w:r>
      </w:ins>
      <w:ins w:id="7958" w:author="Leon Sandler" w:date="2026-09-06T00:00:00Z">
        <w:r>
          <w:t xml:space="preserve"> </w:t>
        </w:r>
      </w:ins>
      <w:ins w:id="7959" w:author="Leon Sandler" w:date="2026-09-06T00:00:00Z">
        <w:r>
          <w:t>operating</w:t>
        </w:r>
      </w:ins>
      <w:ins w:id="7960" w:author="Leon Sandler" w:date="2026-09-06T00:00:00Z">
        <w:r>
          <w:t xml:space="preserve"> </w:t>
        </w:r>
      </w:ins>
      <w:ins w:id="7961" w:author="Leon Sandler" w:date="2026-09-06T00:00:00Z">
        <w:r>
          <w:t>superconducting</w:t>
        </w:r>
      </w:ins>
      <w:ins w:id="7962" w:author="Leon Sandler" w:date="2026-09-06T00:00:00Z">
        <w:r>
          <w:t xml:space="preserve"> </w:t>
        </w:r>
      </w:ins>
      <w:ins w:id="7963" w:author="Leon Sandler" w:date="2026-09-06T00:00:00Z">
        <w:r>
          <w:t>cable</w:t>
        </w:r>
      </w:ins>
      <w:ins w:id="7964" w:author="Leon Sandler" w:date="2026-09-06T00:00:00Z">
        <w:r>
          <w:t xml:space="preserve"> </w:t>
        </w:r>
      </w:ins>
      <w:ins w:id="7965" w:author="Leon Sandler" w:date="2026-09-06T00:00:00Z">
        <w:r>
          <w:t>at</w:t>
        </w:r>
      </w:ins>
      <w:ins w:id="7966" w:author="Leon Sandler" w:date="2026-09-06T00:00:00Z">
        <w:r>
          <w:t xml:space="preserve"> </w:t>
        </w:r>
      </w:ins>
      <w:ins w:id="7967" w:author="Leon Sandler" w:date="2026-09-06T00:00:00Z">
        <w:r>
          <w:t>its</w:t>
        </w:r>
      </w:ins>
      <w:ins w:id="7968" w:author="Leon Sandler" w:date="2026-09-06T00:00:00Z">
        <w:r>
          <w:t xml:space="preserve"> </w:t>
        </w:r>
      </w:ins>
      <w:ins w:id="7969" w:author="Leon Sandler" w:date="2026-09-06T00:00:00Z">
        <w:r>
          <w:t>nameplate</w:t>
        </w:r>
      </w:ins>
      <w:ins w:id="7970" w:author="Leon Sandler" w:date="2026-09-06T00:00:00Z">
        <w:r>
          <w:t xml:space="preserve"> </w:t>
        </w:r>
      </w:ins>
      <w:ins w:id="7971" w:author="Leon Sandler" w:date="2026-09-06T00:00:00Z">
        <w:r>
          <w:t>critical</w:t>
        </w:r>
      </w:ins>
      <w:ins w:id="7972" w:author="Leon Sandler" w:date="2026-09-06T00:00:00Z">
        <w:r>
          <w:t xml:space="preserve"> </w:t>
        </w:r>
      </w:ins>
      <w:ins w:id="7973" w:author="Leon Sandler" w:date="2026-09-06T00:00:00Z">
        <w:r>
          <w:t>current,</w:t>
        </w:r>
      </w:ins>
      <w:ins w:id="7974" w:author="Leon Sandler" w:date="2026-09-06T00:00:00Z">
        <w:r>
          <w:t xml:space="preserve"> </w:t>
        </w:r>
      </w:ins>
      <w:ins w:id="7975" w:author="Leon Sandler" w:date="2026-09-06T00:00:00Z">
        <w:r>
          <w:t>modeled</w:t>
        </w:r>
      </w:ins>
      <w:ins w:id="7976" w:author="Leon Sandler" w:date="2026-09-06T00:00:00Z">
        <w:r>
          <w:t xml:space="preserve"> </w:t>
        </w:r>
      </w:ins>
      <w:ins w:id="7977" w:author="Leon Sandler" w:date="2026-09-06T00:00:00Z">
        <w:r>
          <w:t>as</w:t>
        </w:r>
      </w:ins>
      <w:ins w:id="7978" w:author="Leon Sandler" w:date="2026-09-06T00:00:00Z">
        <w:r>
          <w:t xml:space="preserve"> </w:t>
        </w:r>
      </w:ins>
      <w:ins w:id="7979" w:author="Leon Sandler" w:date="2026-09-06T00:00:00Z">
        <w:r>
          <w:t>Uniform[1.0,</w:t>
        </w:r>
      </w:ins>
      <w:ins w:id="7980" w:author="Leon Sandler" w:date="2026-09-06T00:00:00Z">
        <w:r>
          <w:t xml:space="preserve"> </w:t>
        </w:r>
      </w:ins>
      <w:ins w:id="7981" w:author="Leon Sandler" w:date="2026-09-06T00:00:00Z">
        <w:r>
          <w:t>1.5];</w:t>
        </w:r>
      </w:ins>
      <w:ins w:id="7982" w:author="Leon Sandler" w:date="2026-09-06T00:00:00Z">
        <w:r>
          <w:t xml:space="preserve"> </w:t>
        </w:r>
      </w:ins>
      <w:ins w:id="7983" w:author="Leon Sandler" w:date="2026-09-06T00:00:00Z">
        <w:r>
          <w:t>a</w:t>
        </w:r>
      </w:ins>
      <w:r>
        <w:t xml:space="preserve"> </w:t>
      </w:r>
      <w:r>
        <w:t>structural/cryostat/leads/power-conditioning</w:t>
      </w:r>
      <w:r>
        <w:t xml:space="preserve"> </w:t>
      </w:r>
      <w:r>
        <w:t>factor</w:t>
      </w:r>
      <w:r>
        <w:t xml:space="preserve"> </w:t>
      </w:r>
      <w:del w:id="7984" w:author="Leon Sandler" w:date="2026-09-06T00:00:00Z">
        <w:r>
          <w:delText>(Uniform[3,</w:delText>
        </w:r>
      </w:del>
      <w:ins w:id="7985" w:author="Leon Sandler" w:date="2026-09-06T00:00:00Z">
        <w:r>
          <w:t>capturing</w:t>
        </w:r>
      </w:ins>
      <w:r>
        <w:t xml:space="preserve"> </w:t>
      </w:r>
      <w:del w:id="7986" w:author="Leon Sandler" w:date="2026-09-06T00:00:00Z">
        <w:r>
          <w:delText>5]);</w:delText>
        </w:r>
      </w:del>
      <w:ins w:id="7987" w:author="Leon Sandler" w:date="2026-09-06T00:00:00Z">
        <w:r>
          <w:t>the</w:t>
        </w:r>
      </w:ins>
      <w:ins w:id="7988" w:author="Leon Sandler" w:date="2026-09-06T00:00:00Z">
        <w:r>
          <w:t xml:space="preserve"> </w:t>
        </w:r>
      </w:ins>
      <w:ins w:id="7989" w:author="Leon Sandler" w:date="2026-09-06T00:00:00Z">
        <w:r>
          <w:t>mass</w:t>
        </w:r>
      </w:ins>
      <w:ins w:id="7990" w:author="Leon Sandler" w:date="2026-09-06T00:00:00Z">
        <w:r>
          <w:t xml:space="preserve"> </w:t>
        </w:r>
      </w:ins>
      <w:ins w:id="7991" w:author="Leon Sandler" w:date="2026-09-06T00:00:00Z">
        <w:r>
          <w:t>of</w:t>
        </w:r>
      </w:ins>
      <w:ins w:id="7992" w:author="Leon Sandler" w:date="2026-09-06T00:00:00Z">
        <w:r>
          <w:t xml:space="preserve"> </w:t>
        </w:r>
      </w:ins>
      <w:ins w:id="7993" w:author="Leon Sandler" w:date="2026-09-06T00:00:00Z">
        <w:r>
          <w:t>everything</w:t>
        </w:r>
      </w:ins>
      <w:ins w:id="7994" w:author="Leon Sandler" w:date="2026-09-06T00:00:00Z">
        <w:r>
          <w:t xml:space="preserve"> </w:t>
        </w:r>
      </w:ins>
      <w:ins w:id="7995" w:author="Leon Sandler" w:date="2026-09-06T00:00:00Z">
        <w:r>
          <w:t>beyond</w:t>
        </w:r>
      </w:ins>
      <w:ins w:id="7996" w:author="Leon Sandler" w:date="2026-09-06T00:00:00Z">
        <w:r>
          <w:t xml:space="preserve"> </w:t>
        </w:r>
      </w:ins>
      <w:ins w:id="7997" w:author="Leon Sandler" w:date="2026-09-06T00:00:00Z">
        <w:r>
          <w:t>the</w:t>
        </w:r>
      </w:ins>
      <w:ins w:id="7998" w:author="Leon Sandler" w:date="2026-09-06T00:00:00Z">
        <w:r>
          <w:t xml:space="preserve"> </w:t>
        </w:r>
      </w:ins>
      <w:ins w:id="7999" w:author="Leon Sandler" w:date="2026-09-06T00:00:00Z">
        <w:r>
          <w:t>bare</w:t>
        </w:r>
      </w:ins>
      <w:ins w:id="8000" w:author="Leon Sandler" w:date="2026-09-06T00:00:00Z">
        <w:r>
          <w:t xml:space="preserve"> </w:t>
        </w:r>
      </w:ins>
      <w:ins w:id="8001" w:author="Leon Sandler" w:date="2026-09-06T00:00:00Z">
        <w:r>
          <w:t>conductor</w:t>
        </w:r>
      </w:ins>
      <w:ins w:id="8002" w:author="Leon Sandler" w:date="2026-09-06T00:00:00Z">
        <w:r>
          <w:t xml:space="preserve"> </w:t>
        </w:r>
      </w:ins>
      <w:ins w:id="8003" w:author="Leon Sandler" w:date="2026-09-06T00:00:00Z">
        <w:r>
          <w:t>needed</w:t>
        </w:r>
      </w:ins>
      <w:ins w:id="8004" w:author="Leon Sandler" w:date="2026-09-06T00:00:00Z">
        <w:r>
          <w:t xml:space="preserve"> </w:t>
        </w:r>
      </w:ins>
      <w:ins w:id="8005" w:author="Leon Sandler" w:date="2026-09-06T00:00:00Z">
        <w:r>
          <w:t>to</w:t>
        </w:r>
      </w:ins>
      <w:ins w:id="8006" w:author="Leon Sandler" w:date="2026-09-06T00:00:00Z">
        <w:r>
          <w:t xml:space="preserve"> </w:t>
        </w:r>
      </w:ins>
      <w:ins w:id="8007" w:author="Leon Sandler" w:date="2026-09-06T00:00:00Z">
        <w:r>
          <w:t>make</w:t>
        </w:r>
      </w:ins>
      <w:ins w:id="8008" w:author="Leon Sandler" w:date="2026-09-06T00:00:00Z">
        <w:r>
          <w:t xml:space="preserve"> </w:t>
        </w:r>
      </w:ins>
      <w:ins w:id="8009" w:author="Leon Sandler" w:date="2026-09-06T00:00:00Z">
        <w:r>
          <w:t>a</w:t>
        </w:r>
      </w:ins>
      <w:ins w:id="8010" w:author="Leon Sandler" w:date="2026-09-06T00:00:00Z">
        <w:r>
          <w:t xml:space="preserve"> </w:t>
        </w:r>
      </w:ins>
      <w:ins w:id="8011" w:author="Leon Sandler" w:date="2026-09-06T00:00:00Z">
        <w:r>
          <w:t>functioning</w:t>
        </w:r>
      </w:ins>
      <w:ins w:id="8012" w:author="Leon Sandler" w:date="2026-09-06T00:00:00Z">
        <w:r>
          <w:t xml:space="preserve"> </w:t>
        </w:r>
      </w:ins>
      <w:ins w:id="8013" w:author="Leon Sandler" w:date="2026-09-06T00:00:00Z">
        <w:r>
          <w:t>cryogenic</w:t>
        </w:r>
      </w:ins>
      <w:ins w:id="8014" w:author="Leon Sandler" w:date="2026-09-06T00:00:00Z">
        <w:r>
          <w:t xml:space="preserve"> </w:t>
        </w:r>
      </w:ins>
      <w:ins w:id="8015" w:author="Leon Sandler" w:date="2026-09-06T00:00:00Z">
        <w:r>
          <w:t>coil</w:t>
        </w:r>
      </w:ins>
      <w:ins w:id="8016" w:author="Leon Sandler" w:date="2026-09-06T00:00:00Z">
        <w:r>
          <w:t xml:space="preserve"> </w:t>
        </w:r>
      </w:ins>
      <w:ins w:id="8017" w:author="Leon Sandler" w:date="2026-09-06T00:00:00Z">
        <w:r>
          <w:t>system,</w:t>
        </w:r>
      </w:ins>
      <w:ins w:id="8018" w:author="Leon Sandler" w:date="2026-09-06T00:00:00Z">
        <w:r>
          <w:t xml:space="preserve"> </w:t>
        </w:r>
      </w:ins>
      <w:ins w:id="8019" w:author="Leon Sandler" w:date="2026-09-06T00:00:00Z">
        <w:r>
          <w:t>modeled</w:t>
        </w:r>
      </w:ins>
      <w:ins w:id="8020" w:author="Leon Sandler" w:date="2026-09-06T00:00:00Z">
        <w:r>
          <w:t xml:space="preserve"> </w:t>
        </w:r>
      </w:ins>
      <w:ins w:id="8021" w:author="Leon Sandler" w:date="2026-09-06T00:00:00Z">
        <w:r>
          <w:t>as</w:t>
        </w:r>
      </w:ins>
      <w:ins w:id="8022" w:author="Leon Sandler" w:date="2026-09-06T00:00:00Z">
        <w:r>
          <w:t xml:space="preserve"> </w:t>
        </w:r>
      </w:ins>
      <w:ins w:id="8023" w:author="Leon Sandler" w:date="2026-09-06T00:00:00Z">
        <w:r>
          <w:t>Uniform[3,</w:t>
        </w:r>
      </w:ins>
      <w:ins w:id="8024" w:author="Leon Sandler" w:date="2026-09-06T00:00:00Z">
        <w:r>
          <w:t xml:space="preserve"> </w:t>
        </w:r>
      </w:ins>
      <w:ins w:id="8025" w:author="Leon Sandler" w:date="2026-09-06T00:00:00Z">
        <w:r>
          <w:t>5];</w:t>
        </w:r>
      </w:ins>
      <w:r>
        <w:t xml:space="preserve"> </w:t>
      </w:r>
      <w:r>
        <w:t>a</w:t>
      </w:r>
      <w:r>
        <w:t xml:space="preserve"> </w:t>
      </w:r>
      <w:r>
        <w:t>lunar</w:t>
      </w:r>
      <w:r>
        <w:t xml:space="preserve"> </w:t>
      </w:r>
      <w:r>
        <w:t>diurnal</w:t>
      </w:r>
      <w:r>
        <w:t xml:space="preserve"> </w:t>
      </w:r>
      <w:r>
        <w:t>thermal-cycling</w:t>
      </w:r>
      <w:r>
        <w:t xml:space="preserve"> </w:t>
      </w:r>
      <w:r>
        <w:t>radiator</w:t>
      </w:r>
      <w:r>
        <w:t xml:space="preserve"> </w:t>
      </w:r>
      <w:r>
        <w:t>margin</w:t>
      </w:r>
      <w:r>
        <w:t xml:space="preserve"> </w:t>
      </w:r>
      <w:r>
        <w:t>to</w:t>
      </w:r>
      <w:r>
        <w:t xml:space="preserve"> </w:t>
      </w:r>
      <w:r>
        <w:t>accommodate</w:t>
      </w:r>
      <w:r>
        <w:t xml:space="preserve"> </w:t>
      </w:r>
      <w:r>
        <w:t>the</w:t>
      </w:r>
      <w:r>
        <w:t xml:space="preserve"> </w:t>
      </w:r>
      <w:ins w:id="8026" w:author="Leon Sandler" w:date="2026-09-06T00:00:00Z">
        <w:r>
          <w:t>roughly</w:t>
        </w:r>
      </w:ins>
      <w:ins w:id="8027" w:author="Leon Sandler" w:date="2026-09-06T00:00:00Z">
        <w:r>
          <w:t xml:space="preserve"> </w:t>
        </w:r>
      </w:ins>
      <w:r>
        <w:t>14-day</w:t>
      </w:r>
      <w:ins w:id="8028" w:author="Leon Sandler" w:date="2026-09-06T00:00:00Z">
        <w:r>
          <w:t xml:space="preserve"> </w:t>
        </w:r>
      </w:ins>
      <w:ins w:id="8029" w:author="Leon Sandler" w:date="2026-09-06T00:00:00Z">
        <w:r>
          <w:t>lunar</w:t>
        </w:r>
      </w:ins>
      <w:r>
        <w:t xml:space="preserve"> </w:t>
      </w:r>
      <w:r>
        <w:t>day/night</w:t>
      </w:r>
      <w:r>
        <w:t xml:space="preserve"> </w:t>
      </w:r>
      <w:r>
        <w:t>cryocooler</w:t>
      </w:r>
      <w:r>
        <w:t xml:space="preserve"> </w:t>
      </w:r>
      <w:del w:id="8030" w:author="Leon Sandler" w:date="2026-09-06T00:00:00Z">
        <w:r>
          <w:delText>load</w:delText>
        </w:r>
      </w:del>
      <w:ins w:id="8031" w:author="Leon Sandler" w:date="2026-09-06T00:00:00Z">
        <w:r>
          <w:t>heat-rejection</w:t>
        </w:r>
      </w:ins>
      <w:r>
        <w:t xml:space="preserve"> </w:t>
      </w:r>
      <w:r>
        <w:t>swing</w:t>
      </w:r>
      <w:r>
        <w:t xml:space="preserve"> </w:t>
      </w:r>
      <w:del w:id="8032" w:author="Leon Sandler" w:date="2026-09-06T00:00:00Z">
        <w:r>
          <w:delText>(Uniform[1.0,</w:delText>
        </w:r>
      </w:del>
      <w:ins w:id="8033" w:author="Leon Sandler" w:date="2026-09-06T00:00:00Z">
        <w:r>
          <w:t>discussed</w:t>
        </w:r>
      </w:ins>
      <w:r>
        <w:t xml:space="preserve"> </w:t>
      </w:r>
      <w:del w:id="8034" w:author="Leon Sandler" w:date="2026-09-06T00:00:00Z">
        <w:r>
          <w:delText>1.5]);</w:delText>
        </w:r>
      </w:del>
      <w:ins w:id="8035" w:author="Leon Sandler" w:date="2026-09-06T00:00:00Z">
        <w:r>
          <w:t>further</w:t>
        </w:r>
      </w:ins>
      <w:ins w:id="8036" w:author="Leon Sandler" w:date="2026-09-06T00:00:00Z">
        <w:r>
          <w:t xml:space="preserve"> </w:t>
        </w:r>
      </w:ins>
      <w:ins w:id="8037" w:author="Leon Sandler" w:date="2026-09-06T00:00:00Z">
        <w:r>
          <w:t>in</w:t>
        </w:r>
      </w:ins>
      <w:ins w:id="8038" w:author="Leon Sandler" w:date="2026-09-06T00:00:00Z">
        <w:r>
          <w:t xml:space="preserve"> </w:t>
        </w:r>
      </w:ins>
      <w:ins w:id="8039" w:author="Leon Sandler" w:date="2026-09-06T00:00:00Z">
        <w:r>
          <w:t>Section</w:t>
        </w:r>
      </w:ins>
      <w:ins w:id="8040" w:author="Leon Sandler" w:date="2026-09-06T00:00:00Z">
        <w:r>
          <w:t xml:space="preserve"> </w:t>
        </w:r>
      </w:ins>
      <w:ins w:id="8041" w:author="Leon Sandler" w:date="2026-09-06T00:00:00Z">
        <w:r>
          <w:t>11.2,</w:t>
        </w:r>
      </w:ins>
      <w:ins w:id="8042" w:author="Leon Sandler" w:date="2026-09-06T00:00:00Z">
        <w:r>
          <w:t xml:space="preserve"> </w:t>
        </w:r>
      </w:ins>
      <w:ins w:id="8043" w:author="Leon Sandler" w:date="2026-09-06T00:00:00Z">
        <w:r>
          <w:t>modeled</w:t>
        </w:r>
      </w:ins>
      <w:ins w:id="8044" w:author="Leon Sandler" w:date="2026-09-06T00:00:00Z">
        <w:r>
          <w:t xml:space="preserve"> </w:t>
        </w:r>
      </w:ins>
      <w:ins w:id="8045" w:author="Leon Sandler" w:date="2026-09-06T00:00:00Z">
        <w:r>
          <w:t>as</w:t>
        </w:r>
      </w:ins>
      <w:ins w:id="8046" w:author="Leon Sandler" w:date="2026-09-06T00:00:00Z">
        <w:r>
          <w:t xml:space="preserve"> </w:t>
        </w:r>
      </w:ins>
      <w:ins w:id="8047" w:author="Leon Sandler" w:date="2026-09-06T00:00:00Z">
        <w:r>
          <w:t>Uniform[1.0,</w:t>
        </w:r>
      </w:ins>
      <w:ins w:id="8048" w:author="Leon Sandler" w:date="2026-09-06T00:00:00Z">
        <w:r>
          <w:t xml:space="preserve"> </w:t>
        </w:r>
      </w:ins>
      <w:ins w:id="8049" w:author="Leon Sandler" w:date="2026-09-06T00:00:00Z">
        <w:r>
          <w:t>1.5];</w:t>
        </w:r>
      </w:ins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dust-mitigation</w:t>
      </w:r>
      <w:r>
        <w:t xml:space="preserve"> </w:t>
      </w:r>
      <w:r>
        <w:t>margin</w:t>
      </w:r>
      <w:r>
        <w:t xml:space="preserve"> </w:t>
      </w:r>
      <w:del w:id="8050" w:author="Leon Sandler" w:date="2026-09-06T00:00:00Z">
        <w:r>
          <w:delText>(Uniform[1.0,</w:delText>
        </w:r>
      </w:del>
      <w:ins w:id="8051" w:author="Leon Sandler" w:date="2026-09-06T00:00:00Z">
        <w:r>
          <w:t>covering</w:t>
        </w:r>
      </w:ins>
      <w:r>
        <w:t xml:space="preserve"> </w:t>
      </w:r>
      <w:del w:id="8052" w:author="Leon Sandler" w:date="2026-09-06T00:00:00Z">
        <w:r>
          <w:delText>1.2]).</w:delText>
        </w:r>
      </w:del>
    </w:p>
    <w:p>
      <w:del w:id="8053" w:author="Leon Sandler" w:date="2026-09-06T00:00:00Z">
        <w:r>
          <w:delText>Figure</w:delText>
        </w:r>
      </w:del>
      <w:ins w:id="8054" w:author="Leon Sandler" w:date="2026-09-06T00:00:00Z">
        <w:r>
          <w:t>seals,</w:t>
        </w:r>
      </w:ins>
      <w:r>
        <w:t xml:space="preserve"> </w:t>
      </w:r>
      <w:del w:id="8055" w:author="Leon Sandler" w:date="2026-09-06T00:00:00Z">
        <w:r>
          <w:delText>2.</w:delText>
        </w:r>
      </w:del>
      <w:ins w:id="8056" w:author="Leon Sandler" w:date="2026-09-06T00:00:00Z">
        <w:r>
          <w:t>wipers,</w:t>
        </w:r>
      </w:ins>
      <w:r>
        <w:t xml:space="preserve"> </w:t>
      </w:r>
      <w:del w:id="8057" w:author="Leon Sandler" w:date="2026-09-06T00:00:00Z">
        <w:r>
          <w:delText>Left:</w:delText>
        </w:r>
      </w:del>
      <w:ins w:id="8058" w:author="Leon Sandler" w:date="2026-09-06T00:00:00Z">
        <w:r>
          <w:t>and</w:t>
        </w:r>
      </w:ins>
      <w:r>
        <w:t xml:space="preserve"> </w:t>
      </w:r>
      <w:del w:id="8059" w:author="Leon Sandler" w:date="2026-09-06T00:00:00Z">
        <w:r>
          <w:delText>mass-sensitivity</w:delText>
        </w:r>
      </w:del>
      <w:ins w:id="8060" w:author="Leon Sandler" w:date="2026-09-06T00:00:00Z">
        <w:r>
          <w:t>electrostatic</w:t>
        </w:r>
      </w:ins>
      <w:r>
        <w:t xml:space="preserve"> </w:t>
      </w:r>
      <w:del w:id="8061" w:author="Leon Sandler" w:date="2026-09-06T00:00:00Z">
        <w:r>
          <w:delText>tornado</w:delText>
        </w:r>
      </w:del>
      <w:ins w:id="8062" w:author="Leon Sandler" w:date="2026-09-06T00:00:00Z">
        <w:r>
          <w:t>mitigation</w:t>
        </w:r>
      </w:ins>
      <w:r>
        <w:t xml:space="preserve"> </w:t>
      </w:r>
      <w:del w:id="8063" w:author="Leon Sandler" w:date="2026-09-06T00:00:00Z">
        <w:r>
          <w:delText>diagram</w:delText>
        </w:r>
      </w:del>
      <w:ins w:id="8064" w:author="Leon Sandler" w:date="2026-09-06T00:00:00Z">
        <w:r>
          <w:t>hardware</w:t>
        </w:r>
      </w:ins>
      <w:r>
        <w:t xml:space="preserve"> </w:t>
      </w:r>
      <w:del w:id="8065" w:author="Leon Sandler" w:date="2026-09-06T00:00:00Z">
        <w:r>
          <w:delText>across</w:delText>
        </w:r>
      </w:del>
      <w:ins w:id="8066" w:author="Leon Sandler" w:date="2026-09-06T00:00:00Z">
        <w:r>
          <w:t>needed</w:t>
        </w:r>
      </w:ins>
      <w:ins w:id="8067" w:author="Leon Sandler" w:date="2026-09-06T00:00:00Z">
        <w:r>
          <w:t xml:space="preserve"> </w:t>
        </w:r>
      </w:ins>
      <w:ins w:id="8068" w:author="Leon Sandler" w:date="2026-09-06T00:00:00Z">
        <w:r>
          <w:t>for</w:t>
        </w:r>
      </w:ins>
      <w:ins w:id="8069" w:author="Leon Sandler" w:date="2026-09-06T00:00:00Z">
        <w:r>
          <w:t xml:space="preserve"> </w:t>
        </w:r>
      </w:ins>
      <w:ins w:id="8070" w:author="Leon Sandler" w:date="2026-09-06T00:00:00Z">
        <w:r>
          <w:t>long-duration</w:t>
        </w:r>
      </w:ins>
      <w:ins w:id="8071" w:author="Leon Sandler" w:date="2026-09-06T00:00:00Z">
        <w:r>
          <w:t xml:space="preserve"> </w:t>
        </w:r>
      </w:ins>
      <w:ins w:id="8072" w:author="Leon Sandler" w:date="2026-09-06T00:00:00Z">
        <w:r>
          <w:t>operation</w:t>
        </w:r>
      </w:ins>
      <w:ins w:id="8073" w:author="Leon Sandler" w:date="2026-09-06T00:00:00Z">
        <w:r>
          <w:t xml:space="preserve"> </w:t>
        </w:r>
      </w:ins>
      <w:ins w:id="8074" w:author="Leon Sandler" w:date="2026-09-06T00:00:00Z">
        <w:r>
          <w:t>in</w:t>
        </w:r>
      </w:ins>
      <w:r>
        <w:t xml:space="preserve"> </w:t>
      </w:r>
      <w:r>
        <w:t>the</w:t>
      </w:r>
      <w:r>
        <w:t xml:space="preserve"> </w:t>
      </w:r>
      <w:ins w:id="8075" w:author="Leon Sandler" w:date="2026-09-06T00:00:00Z">
        <w:r>
          <w:t>lunar</w:t>
        </w:r>
      </w:ins>
      <w:ins w:id="8076" w:author="Leon Sandler" w:date="2026-09-06T00:00:00Z">
        <w:r>
          <w:t xml:space="preserve"> </w:t>
        </w:r>
      </w:ins>
      <w:ins w:id="8077" w:author="Leon Sandler" w:date="2026-09-06T00:00:00Z">
        <w:r>
          <w:t>dust</w:t>
        </w:r>
      </w:ins>
      <w:ins w:id="8078" w:author="Leon Sandler" w:date="2026-09-06T00:00:00Z">
        <w:r>
          <w:t xml:space="preserve"> </w:t>
        </w:r>
      </w:ins>
      <w:ins w:id="8079" w:author="Leon Sandler" w:date="2026-09-06T00:00:00Z">
        <w:r>
          <w:t>environment,</w:t>
        </w:r>
      </w:ins>
      <w:ins w:id="8080" w:author="Leon Sandler" w:date="2026-09-06T00:00:00Z">
        <w:r>
          <w:t xml:space="preserve"> </w:t>
        </w:r>
      </w:ins>
      <w:ins w:id="8081" w:author="Leon Sandler" w:date="2026-09-06T00:00:00Z">
        <w:r>
          <w:t>modeled</w:t>
        </w:r>
      </w:ins>
      <w:ins w:id="8082" w:author="Leon Sandler" w:date="2026-09-06T00:00:00Z">
        <w:r>
          <w:t xml:space="preserve"> </w:t>
        </w:r>
      </w:ins>
      <w:ins w:id="8083" w:author="Leon Sandler" w:date="2026-09-06T00:00:00Z">
        <w:r>
          <w:t>as</w:t>
        </w:r>
      </w:ins>
      <w:ins w:id="8084" w:author="Leon Sandler" w:date="2026-09-06T00:00:00Z">
        <w:r>
          <w:t xml:space="preserve"> </w:t>
        </w:r>
      </w:ins>
      <w:ins w:id="8085" w:author="Leon Sandler" w:date="2026-09-06T00:00:00Z">
        <w:r>
          <w:t>Uniform[1.0,</w:t>
        </w:r>
      </w:ins>
      <w:ins w:id="8086" w:author="Leon Sandler" w:date="2026-09-06T00:00:00Z">
        <w:r>
          <w:t xml:space="preserve"> </w:t>
        </w:r>
      </w:ins>
      <w:ins w:id="8087" w:author="Leon Sandler" w:date="2026-09-06T00:00:00Z">
        <w:r>
          <w:t>1.2].</w:t>
        </w:r>
      </w:ins>
      <w:ins w:id="8088" w:author="Leon Sandler" w:date="2026-09-06T00:00:00Z">
        <w:r>
          <w:t xml:space="preserve"> </w:t>
        </w:r>
      </w:ins>
      <w:ins w:id="8089" w:author="Leon Sandler" w:date="2026-09-06T00:00:00Z">
        <w:r>
          <w:t>These</w:t>
        </w:r>
      </w:ins>
      <w:ins w:id="8090" w:author="Leon Sandler" w:date="2026-09-06T00:00:00Z">
        <w:r>
          <w:t xml:space="preserve"> </w:t>
        </w:r>
      </w:ins>
      <w:r>
        <w:t>four</w:t>
      </w:r>
      <w:ins w:id="8091" w:author="Leon Sandler" w:date="2026-09-06T00:00:00Z">
        <w:r>
          <w:t xml:space="preserve"> </w:t>
        </w:r>
      </w:ins>
      <w:ins w:id="8092" w:author="Leon Sandler" w:date="2026-09-06T00:00:00Z">
        <w:r>
          <w:t>factors</w:t>
        </w:r>
      </w:ins>
      <w:ins w:id="8093" w:author="Leon Sandler" w:date="2026-09-06T00:00:00Z">
        <w:r>
          <w:t xml:space="preserve"> </w:t>
        </w:r>
      </w:ins>
      <w:ins w:id="8094" w:author="Leon Sandler" w:date="2026-09-06T00:00:00Z">
        <w:r>
          <w:t>are</w:t>
        </w:r>
      </w:ins>
      <w:ins w:id="8095" w:author="Leon Sandler" w:date="2026-09-06T00:00:00Z">
        <w:r>
          <w:t xml:space="preserve"> </w:t>
        </w:r>
      </w:ins>
      <w:ins w:id="8096" w:author="Leon Sandler" w:date="2026-09-06T00:00:00Z">
        <w:r>
          <w:t>treated</w:t>
        </w:r>
      </w:ins>
      <w:ins w:id="8097" w:author="Leon Sandler" w:date="2026-09-06T00:00:00Z">
        <w:r>
          <w:t xml:space="preserve"> </w:t>
        </w:r>
      </w:ins>
      <w:ins w:id="8098" w:author="Leon Sandler" w:date="2026-09-06T00:00:00Z">
        <w:r>
          <w:t>as</w:t>
        </w:r>
      </w:ins>
      <w:ins w:id="8099" w:author="Leon Sandler" w:date="2026-09-06T00:00:00Z">
        <w:r>
          <w:t xml:space="preserve"> </w:t>
        </w:r>
      </w:ins>
      <w:ins w:id="8100" w:author="Leon Sandler" w:date="2026-09-06T00:00:00Z">
        <w:r>
          <w:t>independent</w:t>
        </w:r>
      </w:ins>
      <w:ins w:id="8101" w:author="Leon Sandler" w:date="2026-09-06T00:00:00Z">
        <w:r>
          <w:t xml:space="preserve"> </w:t>
        </w:r>
      </w:ins>
      <w:ins w:id="8102" w:author="Leon Sandler" w:date="2026-09-06T00:00:00Z">
        <w:r>
          <w:t>for</w:t>
        </w:r>
      </w:ins>
      <w:ins w:id="8103" w:author="Leon Sandler" w:date="2026-09-06T00:00:00Z">
        <w:r>
          <w:t xml:space="preserve"> </w:t>
        </w:r>
      </w:ins>
      <w:ins w:id="8104" w:author="Leon Sandler" w:date="2026-09-06T00:00:00Z">
        <w:r>
          <w:t>this</w:t>
        </w:r>
      </w:ins>
      <w:ins w:id="8105" w:author="Leon Sandler" w:date="2026-09-06T00:00:00Z">
        <w:r>
          <w:t xml:space="preserve"> </w:t>
        </w:r>
      </w:ins>
      <w:ins w:id="8106" w:author="Leon Sandler" w:date="2026-09-06T00:00:00Z">
        <w:r>
          <w:t>first-order</w:t>
        </w:r>
      </w:ins>
      <w:ins w:id="8107" w:author="Leon Sandler" w:date="2026-09-06T00:00:00Z">
        <w:r>
          <w:t xml:space="preserve"> </w:t>
        </w:r>
      </w:ins>
      <w:ins w:id="8108" w:author="Leon Sandler" w:date="2026-09-06T00:00:00Z">
        <w:r>
          <w:t>propagation;</w:t>
        </w:r>
      </w:ins>
      <w:ins w:id="8109" w:author="Leon Sandler" w:date="2026-09-06T00:00:00Z">
        <w:r>
          <w:t xml:space="preserve"> </w:t>
        </w:r>
      </w:ins>
      <w:ins w:id="8110" w:author="Leon Sandler" w:date="2026-09-06T00:00:00Z">
        <w:r>
          <w:t>we</w:t>
        </w:r>
      </w:ins>
      <w:ins w:id="8111" w:author="Leon Sandler" w:date="2026-09-06T00:00:00Z">
        <w:r>
          <w:t xml:space="preserve"> </w:t>
        </w:r>
      </w:ins>
      <w:ins w:id="8112" w:author="Leon Sandler" w:date="2026-09-06T00:00:00Z">
        <w:r>
          <w:t>note</w:t>
        </w:r>
      </w:ins>
      <w:ins w:id="8113" w:author="Leon Sandler" w:date="2026-09-06T00:00:00Z">
        <w:r>
          <w:t xml:space="preserve"> </w:t>
        </w:r>
      </w:ins>
      <w:ins w:id="8114" w:author="Leon Sandler" w:date="2026-09-06T00:00:00Z">
        <w:r>
          <w:t>that</w:t>
        </w:r>
      </w:ins>
      <w:ins w:id="8115" w:author="Leon Sandler" w:date="2026-09-06T00:00:00Z">
        <w:r>
          <w:t xml:space="preserve"> </w:t>
        </w:r>
      </w:ins>
      <w:ins w:id="8116" w:author="Leon Sandler" w:date="2026-09-06T00:00:00Z">
        <w:r>
          <w:t>some</w:t>
        </w:r>
      </w:ins>
      <w:ins w:id="8117" w:author="Leon Sandler" w:date="2026-09-06T00:00:00Z">
        <w:r>
          <w:t xml:space="preserve"> </w:t>
        </w:r>
      </w:ins>
      <w:ins w:id="8118" w:author="Leon Sandler" w:date="2026-09-06T00:00:00Z">
        <w:r>
          <w:t>physical</w:t>
        </w:r>
      </w:ins>
      <w:ins w:id="8119" w:author="Leon Sandler" w:date="2026-09-06T00:00:00Z">
        <w:r>
          <w:t xml:space="preserve"> </w:t>
        </w:r>
      </w:ins>
      <w:ins w:id="8120" w:author="Leon Sandler" w:date="2026-09-06T00:00:00Z">
        <w:r>
          <w:t>correlation</w:t>
        </w:r>
      </w:ins>
      <w:ins w:id="8121" w:author="Leon Sandler" w:date="2026-09-06T00:00:00Z">
        <w:r>
          <w:t xml:space="preserve"> </w:t>
        </w:r>
      </w:ins>
      <w:ins w:id="8122" w:author="Leon Sandler" w:date="2026-09-06T00:00:00Z">
        <w:r>
          <w:t>between</w:t>
        </w:r>
      </w:ins>
      <w:ins w:id="8123" w:author="Leon Sandler" w:date="2026-09-06T00:00:00Z">
        <w:r>
          <w:t xml:space="preserve"> </w:t>
        </w:r>
      </w:ins>
      <w:ins w:id="8124" w:author="Leon Sandler" w:date="2026-09-06T00:00:00Z">
        <w:r>
          <w:t>the</w:t>
        </w:r>
      </w:ins>
      <w:ins w:id="8125" w:author="Leon Sandler" w:date="2026-09-06T00:00:00Z">
        <w:r>
          <w:t xml:space="preserve"> </w:t>
        </w:r>
      </w:ins>
      <w:ins w:id="8126" w:author="Leon Sandler" w:date="2026-09-06T00:00:00Z">
        <w:r>
          <w:t>structural</w:t>
        </w:r>
      </w:ins>
      <w:ins w:id="8127" w:author="Leon Sandler" w:date="2026-09-06T00:00:00Z">
        <w:r>
          <w:t xml:space="preserve"> </w:t>
        </w:r>
      </w:ins>
      <w:ins w:id="8128" w:author="Leon Sandler" w:date="2026-09-06T00:00:00Z">
        <w:r>
          <w:t>and</w:t>
        </w:r>
      </w:ins>
      <w:ins w:id="8129" w:author="Leon Sandler" w:date="2026-09-06T00:00:00Z">
        <w:r>
          <w:t xml:space="preserve"> </w:t>
        </w:r>
      </w:ins>
      <w:ins w:id="8130" w:author="Leon Sandler" w:date="2026-09-06T00:00:00Z">
        <w:r>
          <w:t>thermal-cycling</w:t>
        </w:r>
      </w:ins>
      <w:ins w:id="8131" w:author="Leon Sandler" w:date="2026-09-06T00:00:00Z">
        <w:r>
          <w:t xml:space="preserve"> </w:t>
        </w:r>
      </w:ins>
      <w:ins w:id="8132" w:author="Leon Sandler" w:date="2026-09-06T00:00:00Z">
        <w:r>
          <w:t>margins</w:t>
        </w:r>
      </w:ins>
      <w:ins w:id="8133" w:author="Leon Sandler" w:date="2026-09-06T00:00:00Z">
        <w:r>
          <w:t xml:space="preserve"> </w:t>
        </w:r>
      </w:ins>
      <w:ins w:id="8134" w:author="Leon Sandler" w:date="2026-09-06T00:00:00Z">
        <w:r>
          <w:t>likely</w:t>
        </w:r>
      </w:ins>
      <w:ins w:id="8135" w:author="Leon Sandler" w:date="2026-09-06T00:00:00Z">
        <w:r>
          <w:t xml:space="preserve"> </w:t>
        </w:r>
      </w:ins>
      <w:ins w:id="8136" w:author="Leon Sandler" w:date="2026-09-06T00:00:00Z">
        <w:r>
          <w:t>exists</w:t>
        </w:r>
      </w:ins>
      <w:ins w:id="8137" w:author="Leon Sandler" w:date="2026-09-06T00:00:00Z">
        <w:r>
          <w:t xml:space="preserve"> </w:t>
        </w:r>
      </w:ins>
      <w:ins w:id="8138" w:author="Leon Sandler" w:date="2026-09-06T00:00:00Z">
        <w:r>
          <w:t>in</w:t>
        </w:r>
      </w:ins>
      <w:ins w:id="8139" w:author="Leon Sandler" w:date="2026-09-06T00:00:00Z">
        <w:r>
          <w:t xml:space="preserve"> </w:t>
        </w:r>
      </w:ins>
      <w:ins w:id="8140" w:author="Leon Sandler" w:date="2026-09-06T00:00:00Z">
        <w:r>
          <w:t>a</w:t>
        </w:r>
      </w:ins>
      <w:ins w:id="8141" w:author="Leon Sandler" w:date="2026-09-06T00:00:00Z">
        <w:r>
          <w:t xml:space="preserve"> </w:t>
        </w:r>
      </w:ins>
      <w:ins w:id="8142" w:author="Leon Sandler" w:date="2026-09-06T00:00:00Z">
        <w:r>
          <w:t>detailed</w:t>
        </w:r>
      </w:ins>
      <w:ins w:id="8143" w:author="Leon Sandler" w:date="2026-09-06T00:00:00Z">
        <w:r>
          <w:t xml:space="preserve"> </w:t>
        </w:r>
      </w:ins>
      <w:ins w:id="8144" w:author="Leon Sandler" w:date="2026-09-06T00:00:00Z">
        <w:r>
          <w:t>design,</w:t>
        </w:r>
      </w:ins>
      <w:ins w:id="8145" w:author="Leon Sandler" w:date="2026-09-06T00:00:00Z">
        <w:r>
          <w:t xml:space="preserve"> </w:t>
        </w:r>
      </w:ins>
      <w:ins w:id="8146" w:author="Leon Sandler" w:date="2026-09-06T00:00:00Z">
        <w:r>
          <w:t>which</w:t>
        </w:r>
      </w:ins>
      <w:ins w:id="8147" w:author="Leon Sandler" w:date="2026-09-06T00:00:00Z">
        <w:r>
          <w:t xml:space="preserve"> </w:t>
        </w:r>
      </w:ins>
      <w:ins w:id="8148" w:author="Leon Sandler" w:date="2026-09-06T00:00:00Z">
        <w:r>
          <w:t>would</w:t>
        </w:r>
      </w:ins>
      <w:ins w:id="8149" w:author="Leon Sandler" w:date="2026-09-06T00:00:00Z">
        <w:r>
          <w:t xml:space="preserve"> </w:t>
        </w:r>
      </w:ins>
      <w:ins w:id="8150" w:author="Leon Sandler" w:date="2026-09-06T00:00:00Z">
        <w:r>
          <w:t>narrow</w:t>
        </w:r>
      </w:ins>
      <w:ins w:id="8151" w:author="Leon Sandler" w:date="2026-09-06T00:00:00Z">
        <w:r>
          <w:t xml:space="preserve"> </w:t>
        </w:r>
      </w:ins>
      <w:ins w:id="8152" w:author="Leon Sandler" w:date="2026-09-06T00:00:00Z">
        <w:r>
          <w:t>rather</w:t>
        </w:r>
      </w:ins>
      <w:ins w:id="8153" w:author="Leon Sandler" w:date="2026-09-06T00:00:00Z">
        <w:r>
          <w:t xml:space="preserve"> </w:t>
        </w:r>
      </w:ins>
      <w:ins w:id="8154" w:author="Leon Sandler" w:date="2026-09-06T00:00:00Z">
        <w:r>
          <w:t>than</w:t>
        </w:r>
      </w:ins>
      <w:ins w:id="8155" w:author="Leon Sandler" w:date="2026-09-06T00:00:00Z">
        <w:r>
          <w:t xml:space="preserve"> </w:t>
        </w:r>
      </w:ins>
      <w:ins w:id="8156" w:author="Leon Sandler" w:date="2026-09-06T00:00:00Z">
        <w:r>
          <w:t>widen</w:t>
        </w:r>
      </w:ins>
      <w:ins w:id="8157" w:author="Leon Sandler" w:date="2026-09-06T00:00:00Z">
        <w:r>
          <w:t xml:space="preserve"> </w:t>
        </w:r>
      </w:ins>
      <w:ins w:id="8158" w:author="Leon Sandler" w:date="2026-09-06T00:00:00Z">
        <w:r>
          <w:t>the</w:t>
        </w:r>
      </w:ins>
      <w:r>
        <w:t xml:space="preserve"> </w:t>
      </w:r>
      <w:r>
        <w:t>propagated</w:t>
      </w:r>
      <w:r>
        <w:t xml:space="preserve"> </w:t>
      </w:r>
      <w:del w:id="8159" w:author="Leon Sandler" w:date="2026-09-06T00:00:00Z">
        <w:r>
          <w:delText>margins</w:delText>
        </w:r>
      </w:del>
      <w:ins w:id="8160" w:author="Leon Sandler" w:date="2026-09-06T00:00:00Z">
        <w:r>
          <w:t>distribution,</w:t>
        </w:r>
      </w:ins>
      <w:r>
        <w:t xml:space="preserve"> </w:t>
      </w:r>
      <w:del w:id="8161" w:author="Leon Sandler" w:date="2026-09-06T00:00:00Z">
        <w:r>
          <w:delText>(baseline</w:delText>
        </w:r>
      </w:del>
      <w:ins w:id="8162" w:author="Leon Sandler" w:date="2026-09-06T00:00:00Z">
        <w:r>
          <w:t>so</w:t>
        </w:r>
      </w:ins>
      <w:r>
        <w:t xml:space="preserve"> </w:t>
      </w:r>
      <w:del w:id="8163" w:author="Leon Sandler" w:date="2026-09-06T00:00:00Z">
        <w:r>
          <w:delText>82</w:delText>
        </w:r>
      </w:del>
      <w:ins w:id="8164" w:author="Leon Sandler" w:date="2026-09-06T00:00:00Z">
        <w:r>
          <w:t>this</w:t>
        </w:r>
      </w:ins>
      <w:r>
        <w:t xml:space="preserve"> </w:t>
      </w:r>
      <w:del w:id="8165" w:author="Leon Sandler" w:date="2026-09-06T00:00:00Z">
        <w:r>
          <w:delText>t).</w:delText>
        </w:r>
      </w:del>
      <w:ins w:id="8166" w:author="Leon Sandler" w:date="2026-09-06T00:00:00Z">
        <w:r>
          <w:t>independence</w:t>
        </w:r>
      </w:ins>
      <w:r>
        <w:t xml:space="preserve"> </w:t>
      </w:r>
      <w:del w:id="8167" w:author="Leon Sandler" w:date="2026-09-06T00:00:00Z">
        <w:r>
          <w:delText>Right:</w:delText>
        </w:r>
      </w:del>
      <w:ins w:id="8168" w:author="Leon Sandler" w:date="2026-09-06T00:00:00Z">
        <w:r>
          <w:t>assumption</w:t>
        </w:r>
      </w:ins>
      <w:r>
        <w:t xml:space="preserve"> </w:t>
      </w:r>
      <w:del w:id="8169" w:author="Leon Sandler" w:date="2026-09-06T00:00:00Z">
        <w:r>
          <w:delText>Monte</w:delText>
        </w:r>
      </w:del>
      <w:ins w:id="8170" w:author="Leon Sandler" w:date="2026-09-06T00:00:00Z">
        <w:r>
          <w:t>is</w:t>
        </w:r>
      </w:ins>
      <w:r>
        <w:t xml:space="preserve"> </w:t>
      </w:r>
      <w:del w:id="8171" w:author="Leon Sandler" w:date="2026-09-06T00:00:00Z">
        <w:r>
          <w:delText>Carlo-propagated</w:delText>
        </w:r>
      </w:del>
      <w:ins w:id="8172" w:author="Leon Sandler" w:date="2026-09-06T00:00:00Z">
        <w:r>
          <w:t>conservative</w:t>
        </w:r>
      </w:ins>
      <w:r>
        <w:t xml:space="preserve"> </w:t>
      </w:r>
      <w:del w:id="8173" w:author="Leon Sandler" w:date="2026-09-06T00:00:00Z">
        <w:r>
          <w:delText>total</w:delText>
        </w:r>
      </w:del>
      <w:ins w:id="8174" w:author="Leon Sandler" w:date="2026-09-06T00:00:00Z">
        <w:r>
          <w:t>in</w:t>
        </w:r>
      </w:ins>
      <w:r>
        <w:t xml:space="preserve"> </w:t>
      </w:r>
      <w:del w:id="8175" w:author="Leon Sandler" w:date="2026-09-06T00:00:00Z">
        <w:r>
          <w:delText>system</w:delText>
        </w:r>
      </w:del>
      <w:ins w:id="8176" w:author="Leon Sandler" w:date="2026-09-06T00:00:00Z">
        <w:r>
          <w:t>the</w:t>
        </w:r>
      </w:ins>
      <w:r>
        <w:t xml:space="preserve"> </w:t>
      </w:r>
      <w:del w:id="8177" w:author="Leon Sandler" w:date="2026-09-06T00:00:00Z">
        <w:r>
          <w:delText>mass</w:delText>
        </w:r>
      </w:del>
      <w:ins w:id="8178" w:author="Leon Sandler" w:date="2026-09-06T00:00:00Z">
        <w:r>
          <w:t>direction</w:t>
        </w:r>
      </w:ins>
      <w:r>
        <w:t xml:space="preserve"> </w:t>
      </w:r>
      <w:del w:id="8179" w:author="Leon Sandler" w:date="2026-09-06T00:00:00Z">
        <w:r>
          <w:delText>(N=300,000).</w:delText>
        </w:r>
      </w:del>
      <w:ins w:id="8180" w:author="Leon Sandler" w:date="2026-09-06T00:00:00Z">
        <w:r>
          <w:t>of</w:t>
        </w:r>
      </w:ins>
      <w:ins w:id="8181" w:author="Leon Sandler" w:date="2026-09-06T00:00:00Z">
        <w:r>
          <w:t xml:space="preserve"> </w:t>
        </w:r>
      </w:ins>
      <w:ins w:id="8182" w:author="Leon Sandler" w:date="2026-09-06T00:00:00Z">
        <w:r>
          <w:t>overstating</w:t>
        </w:r>
      </w:ins>
      <w:ins w:id="8183" w:author="Leon Sandler" w:date="2026-09-06T00:00:00Z">
        <w:r>
          <w:t xml:space="preserve"> </w:t>
        </w:r>
      </w:ins>
      <w:ins w:id="8184" w:author="Leon Sandler" w:date="2026-09-06T00:00:00Z">
        <w:r>
          <w:t>uncertainty.</w:t>
        </w:r>
      </w:ins>
    </w:p>
    <w:p>
      <w:r>
        <w:t>The</w:t>
      </w:r>
      <w:r>
        <w:t xml:space="preserve"> </w:t>
      </w:r>
      <w:ins w:id="8185" w:author="Leon Sandler" w:date="2026-09-06T00:00:00Z">
        <w:r>
          <w:t>resulting</w:t>
        </w:r>
      </w:ins>
      <w:ins w:id="8186" w:author="Leon Sandler" w:date="2026-09-06T00:00:00Z">
        <w:r>
          <w:t xml:space="preserve"> </w:t>
        </w:r>
      </w:ins>
      <w:r>
        <w:t>propagated</w:t>
      </w:r>
      <w:ins w:id="8187" w:author="Leon Sandler" w:date="2026-09-06T00:00:00Z">
        <w:r>
          <w:t xml:space="preserve"> </w:t>
        </w:r>
      </w:ins>
      <w:ins w:id="8188" w:author="Leon Sandler" w:date="2026-09-06T00:00:00Z">
        <w:r>
          <w:t>mass</w:t>
        </w:r>
      </w:ins>
      <w:r>
        <w:t xml:space="preserve"> </w:t>
      </w:r>
      <w:r>
        <w:t>distribution</w:t>
      </w:r>
      <w:r>
        <w:t xml:space="preserve"> </w:t>
      </w:r>
      <w:r>
        <w:t>has</w:t>
      </w:r>
      <w:r>
        <w:t xml:space="preserve"> </w:t>
      </w:r>
      <w:r>
        <w:t>a</w:t>
      </w:r>
      <w:r>
        <w:t xml:space="preserve"> </w:t>
      </w:r>
      <w:r>
        <w:t>median</w:t>
      </w:r>
      <w:r>
        <w:t xml:space="preserve"> </w:t>
      </w:r>
      <w:r>
        <w:t>of</w:t>
      </w:r>
      <w:r>
        <w:t xml:space="preserve"> </w:t>
      </w:r>
      <w:r>
        <w:t>81</w:t>
      </w:r>
      <w:r>
        <w:t xml:space="preserve"> </w:t>
      </w:r>
      <w:r>
        <w:t>t</w:t>
      </w:r>
      <w:r>
        <w:t xml:space="preserve"> </w:t>
      </w:r>
      <w:r>
        <w:t>(90%</w:t>
      </w:r>
      <w:r>
        <w:t xml:space="preserve"> </w:t>
      </w:r>
      <w:r>
        <w:t>CI</w:t>
      </w:r>
      <w:r>
        <w:t xml:space="preserve"> </w:t>
      </w:r>
      <w:del w:id="8189" w:author="Leon Sandler" w:date="2026-09-06T00:00:00Z">
        <w:r>
          <w:delText>55-116</w:delText>
        </w:r>
      </w:del>
      <w:ins w:id="8190" w:author="Leon Sandler" w:date="2026-09-06T00:00:00Z">
        <w:r>
          <w:t>55–116</w:t>
        </w:r>
      </w:ins>
      <w:r>
        <w:t xml:space="preserve"> </w:t>
      </w:r>
      <w:r>
        <w:t>t),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18%</w:t>
      </w:r>
      <w:r>
        <w:t xml:space="preserve"> </w:t>
      </w:r>
      <w:r>
        <w:t>probability</w:t>
      </w:r>
      <w:r>
        <w:t xml:space="preserve"> </w:t>
      </w:r>
      <w:r>
        <w:t>of</w:t>
      </w:r>
      <w:r>
        <w:t xml:space="preserve"> </w:t>
      </w:r>
      <w:r>
        <w:t>exceeding</w:t>
      </w:r>
      <w:r>
        <w:t xml:space="preserve"> </w:t>
      </w:r>
      <w:r>
        <w:t>100</w:t>
      </w:r>
      <w:r>
        <w:t xml:space="preserve"> </w:t>
      </w:r>
      <w:r>
        <w:t>t.</w:t>
      </w:r>
      <w:r>
        <w:t xml:space="preserve"> </w:t>
      </w:r>
      <w:r>
        <w:t>The</w:t>
      </w:r>
      <w:r>
        <w:t xml:space="preserve"> </w:t>
      </w:r>
      <w:r>
        <w:t>structural/cryostat</w:t>
      </w:r>
      <w:r>
        <w:t xml:space="preserve"> </w:t>
      </w:r>
      <w:r>
        <w:t>factor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lunar</w:t>
      </w:r>
      <w:r>
        <w:t xml:space="preserve"> </w:t>
      </w:r>
      <w:r>
        <w:t>thermal-cycling</w:t>
      </w:r>
      <w:r>
        <w:t xml:space="preserve"> </w:t>
      </w:r>
      <w:r>
        <w:t>margin</w:t>
      </w:r>
      <w:r>
        <w:t xml:space="preserve"> </w:t>
      </w:r>
      <w:r>
        <w:t>dominate</w:t>
      </w:r>
      <w:r>
        <w:t xml:space="preserve"> </w:t>
      </w:r>
      <w:r>
        <w:t>the</w:t>
      </w:r>
      <w:r>
        <w:t xml:space="preserve"> </w:t>
      </w:r>
      <w:del w:id="8191" w:author="Leon Sandler" w:date="2026-09-06T00:00:00Z">
        <w:r>
          <w:delText>swing.</w:delText>
        </w:r>
      </w:del>
      <w:ins w:id="8192" w:author="Leon Sandler" w:date="2026-09-06T00:00:00Z">
        <w:r>
          <w:t>swing</w:t>
        </w:r>
      </w:ins>
      <w:r>
        <w:t xml:space="preserve"> </w:t>
      </w:r>
      <w:del w:id="8193" w:author="Leon Sandler" w:date="2026-09-06T00:00:00Z">
        <w:r>
          <w:delText>Launch</w:delText>
        </w:r>
      </w:del>
      <w:ins w:id="8194" w:author="Leon Sandler" w:date="2026-09-06T00:00:00Z">
        <w:r>
          <w:t>between</w:t>
        </w:r>
      </w:ins>
      <w:ins w:id="8195" w:author="Leon Sandler" w:date="2026-09-06T00:00:00Z">
        <w:r>
          <w:t xml:space="preserve"> </w:t>
        </w:r>
      </w:ins>
      <w:ins w:id="8196" w:author="Leon Sandler" w:date="2026-09-06T00:00:00Z">
        <w:r>
          <w:t>the</w:t>
        </w:r>
      </w:ins>
      <w:ins w:id="8197" w:author="Leon Sandler" w:date="2026-09-06T00:00:00Z">
        <w:r>
          <w:t xml:space="preserve"> </w:t>
        </w:r>
      </w:ins>
      <w:ins w:id="8198" w:author="Leon Sandler" w:date="2026-09-06T00:00:00Z">
        <w:r>
          <w:t>four</w:t>
        </w:r>
      </w:ins>
      <w:ins w:id="8199" w:author="Leon Sandler" w:date="2026-09-06T00:00:00Z">
        <w:r>
          <w:t xml:space="preserve"> </w:t>
        </w:r>
      </w:ins>
      <w:ins w:id="8200" w:author="Leon Sandler" w:date="2026-09-06T00:00:00Z">
        <w:r>
          <w:t>propagated</w:t>
        </w:r>
      </w:ins>
      <w:ins w:id="8201" w:author="Leon Sandler" w:date="2026-09-06T00:00:00Z">
        <w:r>
          <w:t xml:space="preserve"> </w:t>
        </w:r>
      </w:ins>
      <w:ins w:id="8202" w:author="Leon Sandler" w:date="2026-09-06T00:00:00Z">
        <w:r>
          <w:t>factors,</w:t>
        </w:r>
      </w:ins>
      <w:ins w:id="8203" w:author="Leon Sandler" w:date="2026-09-06T00:00:00Z">
        <w:r>
          <w:t xml:space="preserve"> </w:t>
        </w:r>
      </w:ins>
      <w:ins w:id="8204" w:author="Leon Sandler" w:date="2026-09-06T00:00:00Z">
        <w:r>
          <w:t>indicating</w:t>
        </w:r>
      </w:ins>
      <w:ins w:id="8205" w:author="Leon Sandler" w:date="2026-09-06T00:00:00Z">
        <w:r>
          <w:t xml:space="preserve"> </w:t>
        </w:r>
      </w:ins>
      <w:ins w:id="8206" w:author="Leon Sandler" w:date="2026-09-06T00:00:00Z">
        <w:r>
          <w:t>that</w:t>
        </w:r>
      </w:ins>
      <w:ins w:id="8207" w:author="Leon Sandler" w:date="2026-09-06T00:00:00Z">
        <w:r>
          <w:t xml:space="preserve"> </w:t>
        </w:r>
      </w:ins>
      <w:ins w:id="8208" w:author="Leon Sandler" w:date="2026-09-06T00:00:00Z">
        <w:r>
          <w:t>future</w:t>
        </w:r>
      </w:ins>
      <w:ins w:id="8209" w:author="Leon Sandler" w:date="2026-09-06T00:00:00Z">
        <w:r>
          <w:t xml:space="preserve"> </w:t>
        </w:r>
      </w:ins>
      <w:ins w:id="8210" w:author="Leon Sandler" w:date="2026-09-06T00:00:00Z">
        <w:r>
          <w:t>refinement</w:t>
        </w:r>
      </w:ins>
      <w:ins w:id="8211" w:author="Leon Sandler" w:date="2026-09-06T00:00:00Z">
        <w:r>
          <w:t xml:space="preserve"> </w:t>
        </w:r>
      </w:ins>
      <w:ins w:id="8212" w:author="Leon Sandler" w:date="2026-09-06T00:00:00Z">
        <w:r>
          <w:t>effort</w:t>
        </w:r>
      </w:ins>
      <w:ins w:id="8213" w:author="Leon Sandler" w:date="2026-09-06T00:00:00Z">
        <w:r>
          <w:t xml:space="preserve"> </w:t>
        </w:r>
      </w:ins>
      <w:ins w:id="8214" w:author="Leon Sandler" w:date="2026-09-06T00:00:00Z">
        <w:r>
          <w:t>is</w:t>
        </w:r>
      </w:ins>
      <w:ins w:id="8215" w:author="Leon Sandler" w:date="2026-09-06T00:00:00Z">
        <w:r>
          <w:t xml:space="preserve"> </w:t>
        </w:r>
      </w:ins>
      <w:ins w:id="8216" w:author="Leon Sandler" w:date="2026-09-06T00:00:00Z">
        <w:r>
          <w:t>best</w:t>
        </w:r>
      </w:ins>
      <w:ins w:id="8217" w:author="Leon Sandler" w:date="2026-09-06T00:00:00Z">
        <w:r>
          <w:t xml:space="preserve"> </w:t>
        </w:r>
      </w:ins>
      <w:ins w:id="8218" w:author="Leon Sandler" w:date="2026-09-06T00:00:00Z">
        <w:r>
          <w:t>directed</w:t>
        </w:r>
      </w:ins>
      <w:ins w:id="8219" w:author="Leon Sandler" w:date="2026-09-06T00:00:00Z">
        <w:r>
          <w:t xml:space="preserve"> </w:t>
        </w:r>
      </w:ins>
      <w:ins w:id="8220" w:author="Leon Sandler" w:date="2026-09-06T00:00:00Z">
        <w:r>
          <w:t>at</w:t>
        </w:r>
      </w:ins>
      <w:ins w:id="8221" w:author="Leon Sandler" w:date="2026-09-06T00:00:00Z">
        <w:r>
          <w:t xml:space="preserve"> </w:t>
        </w:r>
      </w:ins>
      <w:ins w:id="8222" w:author="Leon Sandler" w:date="2026-09-06T00:00:00Z">
        <w:r>
          <w:t>detailed</w:t>
        </w:r>
      </w:ins>
      <w:ins w:id="8223" w:author="Leon Sandler" w:date="2026-09-06T00:00:00Z">
        <w:r>
          <w:t xml:space="preserve"> </w:t>
        </w:r>
      </w:ins>
      <w:ins w:id="8224" w:author="Leon Sandler" w:date="2026-09-06T00:00:00Z">
        <w:r>
          <w:t>cryostat</w:t>
        </w:r>
      </w:ins>
      <w:ins w:id="8225" w:author="Leon Sandler" w:date="2026-09-06T00:00:00Z">
        <w:r>
          <w:t xml:space="preserve"> </w:t>
        </w:r>
      </w:ins>
      <w:ins w:id="8226" w:author="Leon Sandler" w:date="2026-09-06T00:00:00Z">
        <w:r>
          <w:t>and</w:t>
        </w:r>
      </w:ins>
      <w:ins w:id="8227" w:author="Leon Sandler" w:date="2026-09-06T00:00:00Z">
        <w:r>
          <w:t xml:space="preserve"> </w:t>
        </w:r>
      </w:ins>
      <w:ins w:id="8228" w:author="Leon Sandler" w:date="2026-09-06T00:00:00Z">
        <w:r>
          <w:t>radiator</w:t>
        </w:r>
      </w:ins>
      <w:ins w:id="8229" w:author="Leon Sandler" w:date="2026-09-06T00:00:00Z">
        <w:r>
          <w:t xml:space="preserve"> </w:t>
        </w:r>
      </w:ins>
      <w:ins w:id="8230" w:author="Leon Sandler" w:date="2026-09-06T00:00:00Z">
        <w:r>
          <w:t>design</w:t>
        </w:r>
      </w:ins>
      <w:ins w:id="8231" w:author="Leon Sandler" w:date="2026-09-06T00:00:00Z">
        <w:r>
          <w:t xml:space="preserve"> </w:t>
        </w:r>
      </w:ins>
      <w:ins w:id="8232" w:author="Leon Sandler" w:date="2026-09-06T00:00:00Z">
        <w:r>
          <w:t>rather</w:t>
        </w:r>
      </w:ins>
      <w:ins w:id="8233" w:author="Leon Sandler" w:date="2026-09-06T00:00:00Z">
        <w:r>
          <w:t xml:space="preserve"> </w:t>
        </w:r>
      </w:ins>
      <w:ins w:id="8234" w:author="Leon Sandler" w:date="2026-09-06T00:00:00Z">
        <w:r>
          <w:t>than</w:t>
        </w:r>
      </w:ins>
      <w:ins w:id="8235" w:author="Leon Sandler" w:date="2026-09-06T00:00:00Z">
        <w:r>
          <w:t xml:space="preserve"> </w:t>
        </w:r>
      </w:ins>
      <w:ins w:id="8236" w:author="Leon Sandler" w:date="2026-09-06T00:00:00Z">
        <w:r>
          <w:t>at</w:t>
        </w:r>
      </w:ins>
      <w:ins w:id="8237" w:author="Leon Sandler" w:date="2026-09-06T00:00:00Z">
        <w:r>
          <w:t xml:space="preserve"> </w:t>
        </w:r>
      </w:ins>
      <w:ins w:id="8238" w:author="Leon Sandler" w:date="2026-09-06T00:00:00Z">
        <w:r>
          <w:t>the</w:t>
        </w:r>
      </w:ins>
      <w:ins w:id="8239" w:author="Leon Sandler" w:date="2026-09-06T00:00:00Z">
        <w:r>
          <w:t xml:space="preserve"> </w:t>
        </w:r>
      </w:ins>
      <w:ins w:id="8240" w:author="Leon Sandler" w:date="2026-09-06T00:00:00Z">
        <w:r>
          <w:t>conductor</w:t>
        </w:r>
      </w:ins>
      <w:ins w:id="8241" w:author="Leon Sandler" w:date="2026-09-06T00:00:00Z">
        <w:r>
          <w:t xml:space="preserve"> </w:t>
        </w:r>
      </w:ins>
      <w:ins w:id="8242" w:author="Leon Sandler" w:date="2026-09-06T00:00:00Z">
        <w:r>
          <w:t>current-derating</w:t>
        </w:r>
      </w:ins>
      <w:ins w:id="8243" w:author="Leon Sandler" w:date="2026-09-06T00:00:00Z">
        <w:r>
          <w:t xml:space="preserve"> </w:t>
        </w:r>
      </w:ins>
      <w:ins w:id="8244" w:author="Leon Sandler" w:date="2026-09-06T00:00:00Z">
        <w:r>
          <w:t>or</w:t>
        </w:r>
      </w:ins>
      <w:ins w:id="8245" w:author="Leon Sandler" w:date="2026-09-06T00:00:00Z">
        <w:r>
          <w:t xml:space="preserve"> </w:t>
        </w:r>
      </w:ins>
      <w:ins w:id="8246" w:author="Leon Sandler" w:date="2026-09-06T00:00:00Z">
        <w:r>
          <w:t>dust-mitigation</w:t>
        </w:r>
      </w:ins>
      <w:ins w:id="8247" w:author="Leon Sandler" w:date="2026-09-06T00:00:00Z">
        <w:r>
          <w:t xml:space="preserve"> </w:t>
        </w:r>
      </w:ins>
      <w:ins w:id="8248" w:author="Leon Sandler" w:date="2026-09-06T00:00:00Z">
        <w:r>
          <w:t>margins,</w:t>
        </w:r>
      </w:ins>
      <w:ins w:id="8249" w:author="Leon Sandler" w:date="2026-09-06T00:00:00Z">
        <w:r>
          <w:t xml:space="preserve"> </w:t>
        </w:r>
      </w:ins>
      <w:ins w:id="8250" w:author="Leon Sandler" w:date="2026-09-06T00:00:00Z">
        <w:r>
          <w:t>which</w:t>
        </w:r>
      </w:ins>
      <w:ins w:id="8251" w:author="Leon Sandler" w:date="2026-09-06T00:00:00Z">
        <w:r>
          <w:t xml:space="preserve"> </w:t>
        </w:r>
      </w:ins>
      <w:ins w:id="8252" w:author="Leon Sandler" w:date="2026-09-06T00:00:00Z">
        <w:r>
          <w:t>contribute</w:t>
        </w:r>
      </w:ins>
      <w:ins w:id="8253" w:author="Leon Sandler" w:date="2026-09-06T00:00:00Z">
        <w:r>
          <w:t xml:space="preserve"> </w:t>
        </w:r>
      </w:ins>
      <w:ins w:id="8254" w:author="Leon Sandler" w:date="2026-09-06T00:00:00Z">
        <w:r>
          <w:t>comparatively</w:t>
        </w:r>
      </w:ins>
      <w:ins w:id="8255" w:author="Leon Sandler" w:date="2026-09-06T00:00:00Z">
        <w:r>
          <w:t xml:space="preserve"> </w:t>
        </w:r>
      </w:ins>
      <w:ins w:id="8256" w:author="Leon Sandler" w:date="2026-09-06T00:00:00Z">
        <w:r>
          <w:t>little</w:t>
        </w:r>
      </w:ins>
      <w:ins w:id="8257" w:author="Leon Sandler" w:date="2026-09-06T00:00:00Z">
        <w:r>
          <w:t xml:space="preserve"> </w:t>
        </w:r>
      </w:ins>
      <w:ins w:id="8258" w:author="Leon Sandler" w:date="2026-09-06T00:00:00Z">
        <w:r>
          <w:t>to</w:t>
        </w:r>
      </w:ins>
      <w:ins w:id="8259" w:author="Leon Sandler" w:date="2026-09-06T00:00:00Z">
        <w:r>
          <w:t xml:space="preserve"> </w:t>
        </w:r>
      </w:ins>
      <w:ins w:id="8260" w:author="Leon Sandler" w:date="2026-09-06T00:00:00Z">
        <w:r>
          <w:t>the</w:t>
        </w:r>
      </w:ins>
      <w:ins w:id="8261" w:author="Leon Sandler" w:date="2026-09-06T00:00:00Z">
        <w:r>
          <w:t xml:space="preserve"> </w:t>
        </w:r>
      </w:ins>
      <w:ins w:id="8262" w:author="Leon Sandler" w:date="2026-09-06T00:00:00Z">
        <w:r>
          <w:t>overall</w:t>
        </w:r>
      </w:ins>
      <w:ins w:id="8263" w:author="Leon Sandler" w:date="2026-09-06T00:00:00Z">
        <w:r>
          <w:t xml:space="preserve"> </w:t>
        </w:r>
      </w:ins>
      <w:ins w:id="8264" w:author="Leon Sandler" w:date="2026-09-06T00:00:00Z">
        <w:r>
          <w:t>uncertainty.</w:t>
        </w:r>
      </w:ins>
      <w:ins w:id="8265" w:author="Leon Sandler" w:date="2026-09-06T00:00:00Z">
        <w:r>
          <w:t xml:space="preserve"> </w:t>
        </w:r>
      </w:ins>
      <w:ins w:id="8266" w:author="Leon Sandler" w:date="2026-09-06T00:00:00Z">
        <w:r>
          <w:t>We</w:t>
        </w:r>
      </w:ins>
      <w:ins w:id="8267" w:author="Leon Sandler" w:date="2026-09-06T00:00:00Z">
        <w:r>
          <w:t xml:space="preserve"> </w:t>
        </w:r>
      </w:ins>
      <w:ins w:id="8268" w:author="Leon Sandler" w:date="2026-09-06T00:00:00Z">
        <w:r>
          <w:t>emphasize,</w:t>
        </w:r>
      </w:ins>
      <w:ins w:id="8269" w:author="Leon Sandler" w:date="2026-09-06T00:00:00Z">
        <w:r>
          <w:t xml:space="preserve"> </w:t>
        </w:r>
      </w:ins>
      <w:ins w:id="8270" w:author="Leon Sandler" w:date="2026-09-06T00:00:00Z">
        <w:r>
          <w:t>consistent</w:t>
        </w:r>
      </w:ins>
      <w:ins w:id="8271" w:author="Leon Sandler" w:date="2026-09-06T00:00:00Z">
        <w:r>
          <w:t xml:space="preserve"> </w:t>
        </w:r>
      </w:ins>
      <w:ins w:id="8272" w:author="Leon Sandler" w:date="2026-09-06T00:00:00Z">
        <w:r>
          <w:t>with</w:t>
        </w:r>
      </w:ins>
      <w:ins w:id="8273" w:author="Leon Sandler" w:date="2026-09-06T00:00:00Z">
        <w:r>
          <w:t xml:space="preserve"> </w:t>
        </w:r>
      </w:ins>
      <w:ins w:id="8274" w:author="Leon Sandler" w:date="2026-09-06T00:00:00Z">
        <w:r>
          <w:t>the</w:t>
        </w:r>
      </w:ins>
      <w:ins w:id="8275" w:author="Leon Sandler" w:date="2026-09-06T00:00:00Z">
        <w:r>
          <w:t xml:space="preserve"> </w:t>
        </w:r>
      </w:ins>
      <w:ins w:id="8276" w:author="Leon Sandler" w:date="2026-09-06T00:00:00Z">
        <w:r>
          <w:t>editor's</w:t>
        </w:r>
      </w:ins>
      <w:ins w:id="8277" w:author="Leon Sandler" w:date="2026-09-06T00:00:00Z">
        <w:r>
          <w:t xml:space="preserve"> </w:t>
        </w:r>
      </w:ins>
      <w:ins w:id="8278" w:author="Leon Sandler" w:date="2026-09-06T00:00:00Z">
        <w:r>
          <w:t>feedback</w:t>
        </w:r>
      </w:ins>
      <w:ins w:id="8279" w:author="Leon Sandler" w:date="2026-09-06T00:00:00Z">
        <w:r>
          <w:t xml:space="preserve"> </w:t>
        </w:r>
      </w:ins>
      <w:ins w:id="8280" w:author="Leon Sandler" w:date="2026-09-06T00:00:00Z">
        <w:r>
          <w:t>on</w:t>
        </w:r>
      </w:ins>
      <w:ins w:id="8281" w:author="Leon Sandler" w:date="2026-09-06T00:00:00Z">
        <w:r>
          <w:t xml:space="preserve"> </w:t>
        </w:r>
      </w:ins>
      <w:ins w:id="8282" w:author="Leon Sandler" w:date="2026-09-06T00:00:00Z">
        <w:r>
          <w:t>the</w:t>
        </w:r>
      </w:ins>
      <w:ins w:id="8283" w:author="Leon Sandler" w:date="2026-09-06T00:00:00Z">
        <w:r>
          <w:t xml:space="preserve"> </w:t>
        </w:r>
      </w:ins>
      <w:ins w:id="8284" w:author="Leon Sandler" w:date="2026-09-06T00:00:00Z">
        <w:r>
          <w:t>original</w:t>
        </w:r>
      </w:ins>
      <w:ins w:id="8285" w:author="Leon Sandler" w:date="2026-09-06T00:00:00Z">
        <w:r>
          <w:t xml:space="preserve"> </w:t>
        </w:r>
      </w:ins>
      <w:ins w:id="8286" w:author="Leon Sandler" w:date="2026-09-06T00:00:00Z">
        <w:r>
          <w:t>submission,</w:t>
        </w:r>
      </w:ins>
      <w:ins w:id="8287" w:author="Leon Sandler" w:date="2026-09-06T00:00:00Z">
        <w:r>
          <w:t xml:space="preserve"> </w:t>
        </w:r>
      </w:ins>
      <w:ins w:id="8288" w:author="Leon Sandler" w:date="2026-09-06T00:00:00Z">
        <w:r>
          <w:t>that</w:t>
        </w:r>
      </w:ins>
      <w:ins w:id="8289" w:author="Leon Sandler" w:date="2026-09-06T00:00:00Z">
        <w:r>
          <w:t xml:space="preserve"> </w:t>
        </w:r>
      </w:ins>
      <w:ins w:id="8290" w:author="Leon Sandler" w:date="2026-09-06T00:00:00Z">
        <w:r>
          <w:t>launch</w:t>
        </w:r>
      </w:ins>
      <w:r>
        <w:t xml:space="preserve"> </w:t>
      </w:r>
      <w:r>
        <w:t>mass</w:t>
      </w:r>
      <w:r>
        <w:t xml:space="preserve"> </w:t>
      </w:r>
      <w:r>
        <w:t>alone</w:t>
      </w:r>
      <w:r>
        <w:t xml:space="preserve"> </w:t>
      </w:r>
      <w:r>
        <w:t>does</w:t>
      </w:r>
      <w:r>
        <w:t xml:space="preserve"> </w:t>
      </w:r>
      <w:r>
        <w:t>not</w:t>
      </w:r>
      <w:r>
        <w:t xml:space="preserve"> </w:t>
      </w:r>
      <w:r>
        <w:t>establish</w:t>
      </w:r>
      <w:r>
        <w:t xml:space="preserve"> </w:t>
      </w:r>
      <w:r>
        <w:t>feasibility:</w:t>
      </w:r>
      <w:r>
        <w:t xml:space="preserve"> </w:t>
      </w:r>
      <w:del w:id="8291" w:author="Leon Sandler" w:date="2026-09-06T00:00:00Z">
        <w:r>
          <w:delText>deployment,</w:delText>
        </w:r>
      </w:del>
      <w:ins w:id="8292" w:author="Leon Sandler" w:date="2026-09-06T00:00:00Z">
        <w:r>
          <w:t>deployment</w:t>
        </w:r>
      </w:ins>
      <w:ins w:id="8293" w:author="Leon Sandler" w:date="2026-09-06T00:00:00Z">
        <w:r>
          <w:t xml:space="preserve"> </w:t>
        </w:r>
      </w:ins>
      <w:ins w:id="8294" w:author="Leon Sandler" w:date="2026-09-06T00:00:00Z">
        <w:r>
          <w:t>method,</w:t>
        </w:r>
      </w:ins>
      <w:r>
        <w:t xml:space="preserve"> </w:t>
      </w:r>
      <w:r>
        <w:t>thermal</w:t>
      </w:r>
      <w:r>
        <w:t xml:space="preserve"> </w:t>
      </w:r>
      <w:r>
        <w:t>management,</w:t>
      </w:r>
      <w:r>
        <w:t xml:space="preserve"> </w:t>
      </w:r>
      <w:del w:id="8295" w:author="Leon Sandler" w:date="2026-09-06T00:00:00Z">
        <w:r>
          <w:delText>power,</w:delText>
        </w:r>
      </w:del>
      <w:ins w:id="8296" w:author="Leon Sandler" w:date="2026-09-06T00:00:00Z">
        <w:r>
          <w:t>electrical</w:t>
        </w:r>
      </w:ins>
      <w:ins w:id="8297" w:author="Leon Sandler" w:date="2026-09-06T00:00:00Z">
        <w:r>
          <w:t xml:space="preserve"> </w:t>
        </w:r>
      </w:ins>
      <w:ins w:id="8298" w:author="Leon Sandler" w:date="2026-09-06T00:00:00Z">
        <w:r>
          <w:t>power</w:t>
        </w:r>
      </w:ins>
      <w:ins w:id="8299" w:author="Leon Sandler" w:date="2026-09-06T00:00:00Z">
        <w:r>
          <w:t xml:space="preserve"> </w:t>
        </w:r>
      </w:ins>
      <w:ins w:id="8300" w:author="Leon Sandler" w:date="2026-09-06T00:00:00Z">
        <w:r>
          <w:t>supply,</w:t>
        </w:r>
      </w:ins>
      <w:r>
        <w:t xml:space="preserve"> </w:t>
      </w:r>
      <w:r>
        <w:t>dust</w:t>
      </w:r>
      <w:r>
        <w:t xml:space="preserve"> </w:t>
      </w:r>
      <w:r>
        <w:t>mitigation,</w:t>
      </w:r>
      <w:r>
        <w:t xml:space="preserve"> </w:t>
      </w:r>
      <w:r>
        <w:t>and</w:t>
      </w:r>
      <w:r>
        <w:t xml:space="preserve"> </w:t>
      </w:r>
      <w:r>
        <w:t>autonomous</w:t>
      </w:r>
      <w:r>
        <w:t xml:space="preserve"> </w:t>
      </w:r>
      <w:del w:id="8301" w:author="Leon Sandler" w:date="2026-09-06T00:00:00Z">
        <w:r>
          <w:delText>construction</w:delText>
        </w:r>
      </w:del>
      <w:ins w:id="8302" w:author="Leon Sandler" w:date="2026-09-06T00:00:00Z">
        <w:r>
          <w:t>or</w:t>
        </w:r>
      </w:ins>
      <w:r>
        <w:t xml:space="preserve"> </w:t>
      </w:r>
      <w:del w:id="8303" w:author="Leon Sandler" w:date="2026-09-06T00:00:00Z">
        <w:r>
          <w:delText>(§12)</w:delText>
        </w:r>
      </w:del>
      <w:ins w:id="8304" w:author="Leon Sandler" w:date="2026-09-06T00:00:00Z">
        <w:r>
          <w:t>teleoperated</w:t>
        </w:r>
      </w:ins>
      <w:ins w:id="8305" w:author="Leon Sandler" w:date="2026-09-06T00:00:00Z">
        <w:r>
          <w:t xml:space="preserve"> </w:t>
        </w:r>
      </w:ins>
      <w:ins w:id="8306" w:author="Leon Sandler" w:date="2026-09-06T00:00:00Z">
        <w:r>
          <w:t>construction,</w:t>
        </w:r>
      </w:ins>
      <w:ins w:id="8307" w:author="Leon Sandler" w:date="2026-09-06T00:00:00Z">
        <w:r>
          <w:t xml:space="preserve"> </w:t>
        </w:r>
      </w:ins>
      <w:ins w:id="8308" w:author="Leon Sandler" w:date="2026-09-06T00:00:00Z">
        <w:r>
          <w:t>addressed</w:t>
        </w:r>
      </w:ins>
      <w:ins w:id="8309" w:author="Leon Sandler" w:date="2026-09-06T00:00:00Z">
        <w:r>
          <w:t xml:space="preserve"> </w:t>
        </w:r>
      </w:ins>
      <w:ins w:id="8310" w:author="Leon Sandler" w:date="2026-09-06T00:00:00Z">
        <w:r>
          <w:t>directly</w:t>
        </w:r>
      </w:ins>
      <w:ins w:id="8311" w:author="Leon Sandler" w:date="2026-09-06T00:00:00Z">
        <w:r>
          <w:t xml:space="preserve"> </w:t>
        </w:r>
      </w:ins>
      <w:ins w:id="8312" w:author="Leon Sandler" w:date="2026-09-06T00:00:00Z">
        <w:r>
          <w:t>in</w:t>
        </w:r>
      </w:ins>
      <w:ins w:id="8313" w:author="Leon Sandler" w:date="2026-09-06T00:00:00Z">
        <w:r>
          <w:t xml:space="preserve"> </w:t>
        </w:r>
      </w:ins>
      <w:ins w:id="8314" w:author="Leon Sandler" w:date="2026-09-06T00:00:00Z">
        <w:r>
          <w:t>Section</w:t>
        </w:r>
      </w:ins>
      <w:ins w:id="8315" w:author="Leon Sandler" w:date="2026-09-06T00:00:00Z">
        <w:r>
          <w:t xml:space="preserve"> </w:t>
        </w:r>
      </w:ins>
      <w:ins w:id="8316" w:author="Leon Sandler" w:date="2026-09-06T00:00:00Z">
        <w:r>
          <w:t>11,</w:t>
        </w:r>
      </w:ins>
      <w:r>
        <w:t xml:space="preserve"> </w:t>
      </w:r>
      <w:r>
        <w:t>remain</w:t>
      </w:r>
      <w:r>
        <w:t xml:space="preserve"> </w:t>
      </w:r>
      <w:r>
        <w:t>the</w:t>
      </w:r>
      <w:r>
        <w:t xml:space="preserve"> </w:t>
      </w:r>
      <w:r>
        <w:t>dominant</w:t>
      </w:r>
      <w:r>
        <w:t xml:space="preserve"> </w:t>
      </w:r>
      <w:r>
        <w:t>open</w:t>
      </w:r>
      <w:r>
        <w:t xml:space="preserve"> </w:t>
      </w:r>
      <w:r>
        <w:t>engineering</w:t>
      </w:r>
      <w:r>
        <w:t xml:space="preserve"> </w:t>
      </w:r>
      <w:del w:id="8317" w:author="Leon Sandler" w:date="2026-09-06T00:00:00Z">
        <w:r>
          <w:delText>uncertainties,</w:delText>
        </w:r>
      </w:del>
      <w:ins w:id="8318" w:author="Leon Sandler" w:date="2026-09-06T00:00:00Z">
        <w:r>
          <w:t>uncertainties</w:t>
        </w:r>
      </w:ins>
      <w:ins w:id="8319" w:author="Leon Sandler" w:date="2026-09-06T00:00:00Z">
        <w:r>
          <w:t xml:space="preserve"> </w:t>
        </w:r>
      </w:ins>
      <w:ins w:id="8320" w:author="Leon Sandler" w:date="2026-09-06T00:00:00Z">
        <w:r>
          <w:t>for</w:t>
        </w:r>
      </w:ins>
      <w:ins w:id="8321" w:author="Leon Sandler" w:date="2026-09-06T00:00:00Z">
        <w:r>
          <w:t xml:space="preserve"> </w:t>
        </w:r>
      </w:ins>
      <w:ins w:id="8322" w:author="Leon Sandler" w:date="2026-09-06T00:00:00Z">
        <w:r>
          <w:t>this</w:t>
        </w:r>
      </w:ins>
      <w:ins w:id="8323" w:author="Leon Sandler" w:date="2026-09-06T00:00:00Z">
        <w:r>
          <w:t xml:space="preserve"> </w:t>
        </w:r>
      </w:ins>
      <w:ins w:id="8324" w:author="Leon Sandler" w:date="2026-09-06T00:00:00Z">
        <w:r>
          <w:t>concept,</w:t>
        </w:r>
      </w:ins>
      <w:r>
        <w:t xml:space="preserve"> </w:t>
      </w:r>
      <w:r>
        <w:t>independent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specific</w:t>
      </w:r>
      <w:r>
        <w:t xml:space="preserve"> </w:t>
      </w:r>
      <w:r>
        <w:t>mass</w:t>
      </w:r>
      <w:r>
        <w:t xml:space="preserve"> </w:t>
      </w:r>
      <w:del w:id="8325" w:author="Leon Sandler" w:date="2026-09-06T00:00:00Z">
        <w:r>
          <w:delText>figure.</w:delText>
        </w:r>
      </w:del>
      <w:ins w:id="8326" w:author="Leon Sandler" w:date="2026-09-06T00:00:00Z">
        <w:r>
          <w:t>figure</w:t>
        </w:r>
      </w:ins>
      <w:ins w:id="8327" w:author="Leon Sandler" w:date="2026-09-06T00:00:00Z">
        <w:r>
          <w:t xml:space="preserve"> </w:t>
        </w:r>
      </w:ins>
      <w:ins w:id="8328" w:author="Leon Sandler" w:date="2026-09-06T00:00:00Z">
        <w:r>
          <w:t>carried</w:t>
        </w:r>
      </w:ins>
      <w:ins w:id="8329" w:author="Leon Sandler" w:date="2026-09-06T00:00:00Z">
        <w:r>
          <w:t xml:space="preserve"> </w:t>
        </w:r>
      </w:ins>
      <w:ins w:id="8330" w:author="Leon Sandler" w:date="2026-09-06T00:00:00Z">
        <w:r>
          <w:t>forward</w:t>
        </w:r>
      </w:ins>
      <w:ins w:id="8331" w:author="Leon Sandler" w:date="2026-09-06T00:00:00Z">
        <w:r>
          <w:t xml:space="preserve"> </w:t>
        </w:r>
      </w:ins>
      <w:ins w:id="8332" w:author="Leon Sandler" w:date="2026-09-06T00:00:00Z">
        <w:r>
          <w:t>from</w:t>
        </w:r>
      </w:ins>
      <w:ins w:id="8333" w:author="Leon Sandler" w:date="2026-09-06T00:00:00Z">
        <w:r>
          <w:t xml:space="preserve"> </w:t>
        </w:r>
      </w:ins>
      <w:ins w:id="8334" w:author="Leon Sandler" w:date="2026-09-06T00:00:00Z">
        <w:r>
          <w:t>this</w:t>
        </w:r>
      </w:ins>
      <w:ins w:id="8335" w:author="Leon Sandler" w:date="2026-09-06T00:00:00Z">
        <w:r>
          <w:t xml:space="preserve"> </w:t>
        </w:r>
      </w:ins>
      <w:ins w:id="8336" w:author="Leon Sandler" w:date="2026-09-06T00:00:00Z">
        <w:r>
          <w:t>section.</w:t>
        </w:r>
      </w:ins>
    </w:p>
    <w:p>
      <w:del w:id="8337" w:author="Leon Sandler" w:date="2026-09-06T00:00:00Z">
        <w:r>
          <w:delText>11.</w:delText>
        </w:r>
      </w:del>
      <w:ins w:id="8338" w:author="Leon Sandler" w:date="2026-09-06T00:00:00Z">
        <w:r>
          <w:t>10.</w:t>
        </w:r>
      </w:ins>
      <w:r>
        <w:t xml:space="preserve"> </w:t>
      </w:r>
      <w:del w:id="8339" w:author="Leon Sandler" w:date="2026-09-06T00:00:00Z">
        <w:r>
          <w:delText>SEP</w:delText>
        </w:r>
      </w:del>
      <w:ins w:id="8340" w:author="Leon Sandler" w:date="2026-09-06T00:00:00Z">
        <w:r>
          <w:t>Radiation</w:t>
        </w:r>
      </w:ins>
      <w:ins w:id="8341" w:author="Leon Sandler" w:date="2026-09-06T00:00:00Z">
        <w:r>
          <w:t xml:space="preserve"> </w:t>
        </w:r>
      </w:ins>
      <w:ins w:id="8342" w:author="Leon Sandler" w:date="2026-09-06T00:00:00Z">
        <w:r>
          <w:t>Dose</w:t>
        </w:r>
      </w:ins>
      <w:ins w:id="8343" w:author="Leon Sandler" w:date="2026-09-06T00:00:00Z">
        <w:r>
          <w:t xml:space="preserve"> </w:t>
        </w:r>
      </w:ins>
      <w:ins w:id="8344" w:author="Leon Sandler" w:date="2026-09-06T00:00:00Z">
        <w:r>
          <w:t>Context:</w:t>
        </w:r>
      </w:ins>
      <w:ins w:id="8345" w:author="Leon Sandler" w:date="2026-09-06T00:00:00Z">
        <w:r>
          <w:t xml:space="preserve"> </w:t>
        </w:r>
      </w:ins>
      <w:ins w:id="8346" w:author="Leon Sandler" w:date="2026-09-06T00:00:00Z">
        <w:r>
          <w:t>From</w:t>
        </w:r>
      </w:ins>
      <w:r>
        <w:t xml:space="preserve"> </w:t>
      </w:r>
      <w:r>
        <w:t>Energy-Fluence</w:t>
      </w:r>
      <w:r>
        <w:t xml:space="preserve"> </w:t>
      </w:r>
      <w:r>
        <w:t>Reduction</w:t>
      </w:r>
      <w:r>
        <w:t xml:space="preserve"> </w:t>
      </w:r>
      <w:ins w:id="8347" w:author="Leon Sandler" w:date="2026-09-06T00:00:00Z">
        <w:r>
          <w:t>to</w:t>
        </w:r>
      </w:ins>
      <w:ins w:id="8348" w:author="Leon Sandler" w:date="2026-09-06T00:00:00Z">
        <w:r>
          <w:t xml:space="preserve"> </w:t>
        </w:r>
      </w:ins>
      <w:ins w:id="8349" w:author="Leon Sandler" w:date="2026-09-06T00:00:00Z">
        <w:r>
          <w:t>Human</w:t>
        </w:r>
      </w:ins>
      <w:ins w:id="8350" w:author="Leon Sandler" w:date="2026-09-06T00:00:00Z">
        <w:r>
          <w:t xml:space="preserve"> </w:t>
        </w:r>
      </w:ins>
      <w:r>
        <w:t>and</w:t>
      </w:r>
      <w:ins w:id="8351" w:author="Leon Sandler" w:date="2026-09-06T00:00:00Z">
        <w:r>
          <w:t xml:space="preserve"> </w:t>
        </w:r>
      </w:ins>
      <w:ins w:id="8352" w:author="Leon Sandler" w:date="2026-09-06T00:00:00Z">
        <w:r>
          <w:t>Technological</w:t>
        </w:r>
      </w:ins>
      <w:ins w:id="8353" w:author="Leon Sandler" w:date="2026-09-06T00:00:00Z">
        <w:r>
          <w:t xml:space="preserve"> </w:t>
        </w:r>
      </w:ins>
      <w:ins w:id="8354" w:author="Leon Sandler" w:date="2026-09-06T00:00:00Z">
        <w:r>
          <w:t>Impact</w:t>
        </w:r>
      </w:ins>
    </w:p>
    <w:p>
      <w:ins w:id="8355" w:author="Leon Sandler" w:date="2026-09-06T00:00:00Z">
        <w:r>
          <w:t>The</w:t>
        </w:r>
      </w:ins>
      <w:ins w:id="8356" w:author="Leon Sandler" w:date="2026-09-06T00:00:00Z">
        <w:r>
          <w:t xml:space="preserve"> </w:t>
        </w:r>
      </w:ins>
      <w:ins w:id="8357" w:author="Leon Sandler" w:date="2026-09-06T00:00:00Z">
        <w:r>
          <w:t>editor's</w:t>
        </w:r>
      </w:ins>
      <w:ins w:id="8358" w:author="Leon Sandler" w:date="2026-09-06T00:00:00Z">
        <w:r>
          <w:t xml:space="preserve"> </w:t>
        </w:r>
      </w:ins>
      <w:ins w:id="8359" w:author="Leon Sandler" w:date="2026-09-06T00:00:00Z">
        <w:r>
          <w:t>review</w:t>
        </w:r>
      </w:ins>
      <w:ins w:id="8360" w:author="Leon Sandler" w:date="2026-09-06T00:00:00Z">
        <w:r>
          <w:t xml:space="preserve"> </w:t>
        </w:r>
      </w:ins>
      <w:ins w:id="8361" w:author="Leon Sandler" w:date="2026-09-06T00:00:00Z">
        <w:r>
          <w:t>of</w:t>
        </w:r>
      </w:ins>
      <w:r>
        <w:t xml:space="preserve"> </w:t>
      </w:r>
      <w:r>
        <w:t>the</w:t>
      </w:r>
      <w:r>
        <w:t xml:space="preserve"> </w:t>
      </w:r>
      <w:del w:id="8362" w:author="Leon Sandler" w:date="2026-09-06T00:00:00Z">
        <w:r>
          <w:delText>Path</w:delText>
        </w:r>
      </w:del>
      <w:ins w:id="8363" w:author="Leon Sandler" w:date="2026-09-06T00:00:00Z">
        <w:r>
          <w:t>original</w:t>
        </w:r>
      </w:ins>
      <w:ins w:id="8364" w:author="Leon Sandler" w:date="2026-09-06T00:00:00Z">
        <w:r>
          <w:t xml:space="preserve"> </w:t>
        </w:r>
      </w:ins>
      <w:ins w:id="8365" w:author="Leon Sandler" w:date="2026-09-06T00:00:00Z">
        <w:r>
          <w:t>submission</w:t>
        </w:r>
      </w:ins>
      <w:ins w:id="8366" w:author="Leon Sandler" w:date="2026-09-06T00:00:00Z">
        <w:r>
          <w:t xml:space="preserve"> </w:t>
        </w:r>
      </w:ins>
      <w:ins w:id="8367" w:author="Leon Sandler" w:date="2026-09-06T00:00:00Z">
        <w:r>
          <w:t>correctly</w:t>
        </w:r>
      </w:ins>
      <w:ins w:id="8368" w:author="Leon Sandler" w:date="2026-09-06T00:00:00Z">
        <w:r>
          <w:t xml:space="preserve"> </w:t>
        </w:r>
      </w:ins>
      <w:ins w:id="8369" w:author="Leon Sandler" w:date="2026-09-06T00:00:00Z">
        <w:r>
          <w:t>identified</w:t>
        </w:r>
      </w:ins>
      <w:ins w:id="8370" w:author="Leon Sandler" w:date="2026-09-06T00:00:00Z">
        <w:r>
          <w:t xml:space="preserve"> </w:t>
        </w:r>
      </w:ins>
      <w:ins w:id="8371" w:author="Leon Sandler" w:date="2026-09-06T00:00:00Z">
        <w:r>
          <w:t>that</w:t>
        </w:r>
      </w:ins>
      <w:ins w:id="8372" w:author="Leon Sandler" w:date="2026-09-06T00:00:00Z">
        <w:r>
          <w:t xml:space="preserve"> </w:t>
        </w:r>
      </w:ins>
      <w:ins w:id="8373" w:author="Leon Sandler" w:date="2026-09-06T00:00:00Z">
        <w:r>
          <w:t>SEP</w:t>
        </w:r>
      </w:ins>
      <w:ins w:id="8374" w:author="Leon Sandler" w:date="2026-09-06T00:00:00Z">
        <w:r>
          <w:t xml:space="preserve"> </w:t>
        </w:r>
      </w:ins>
      <w:ins w:id="8375" w:author="Leon Sandler" w:date="2026-09-06T00:00:00Z">
        <w:r>
          <w:t>energy-fluence</w:t>
        </w:r>
      </w:ins>
      <w:ins w:id="8376" w:author="Leon Sandler" w:date="2026-09-06T00:00:00Z">
        <w:r>
          <w:t xml:space="preserve"> </w:t>
        </w:r>
      </w:ins>
      <w:ins w:id="8377" w:author="Leon Sandler" w:date="2026-09-06T00:00:00Z">
        <w:r>
          <w:t>reduction,</w:t>
        </w:r>
      </w:ins>
      <w:ins w:id="8378" w:author="Leon Sandler" w:date="2026-09-06T00:00:00Z">
        <w:r>
          <w:t xml:space="preserve"> </w:t>
        </w:r>
      </w:ins>
      <w:ins w:id="8379" w:author="Leon Sandler" w:date="2026-09-06T00:00:00Z">
        <w:r>
          <w:t>the</w:t>
        </w:r>
      </w:ins>
      <w:ins w:id="8380" w:author="Leon Sandler" w:date="2026-09-06T00:00:00Z">
        <w:r>
          <w:t xml:space="preserve"> </w:t>
        </w:r>
      </w:ins>
      <w:ins w:id="8381" w:author="Leon Sandler" w:date="2026-09-06T00:00:00Z">
        <w:r>
          <w:t>metric</w:t>
        </w:r>
      </w:ins>
      <w:ins w:id="8382" w:author="Leon Sandler" w:date="2026-09-06T00:00:00Z">
        <w:r>
          <w:t xml:space="preserve"> </w:t>
        </w:r>
      </w:ins>
      <w:ins w:id="8383" w:author="Leon Sandler" w:date="2026-09-06T00:00:00Z">
        <w:r>
          <w:t>used</w:t>
        </w:r>
      </w:ins>
      <w:ins w:id="8384" w:author="Leon Sandler" w:date="2026-09-06T00:00:00Z">
        <w:r>
          <w:t xml:space="preserve"> </w:t>
        </w:r>
      </w:ins>
      <w:ins w:id="8385" w:author="Leon Sandler" w:date="2026-09-06T00:00:00Z">
        <w:r>
          <w:t>throughout</w:t>
        </w:r>
      </w:ins>
      <w:ins w:id="8386" w:author="Leon Sandler" w:date="2026-09-06T00:00:00Z">
        <w:r>
          <w:t xml:space="preserve"> </w:t>
        </w:r>
      </w:ins>
      <w:ins w:id="8387" w:author="Leon Sandler" w:date="2026-09-06T00:00:00Z">
        <w:r>
          <w:t>Sections</w:t>
        </w:r>
      </w:ins>
      <w:ins w:id="8388" w:author="Leon Sandler" w:date="2026-09-06T00:00:00Z">
        <w:r>
          <w:t xml:space="preserve"> </w:t>
        </w:r>
      </w:ins>
      <w:ins w:id="8389" w:author="Leon Sandler" w:date="2026-09-06T00:00:00Z">
        <w:r>
          <w:t>6–9,</w:t>
        </w:r>
      </w:ins>
      <w:ins w:id="8390" w:author="Leon Sandler" w:date="2026-09-06T00:00:00Z">
        <w:r>
          <w:t xml:space="preserve"> </w:t>
        </w:r>
      </w:ins>
      <w:ins w:id="8391" w:author="Leon Sandler" w:date="2026-09-06T00:00:00Z">
        <w:r>
          <w:t>is</w:t>
        </w:r>
      </w:ins>
      <w:ins w:id="8392" w:author="Leon Sandler" w:date="2026-09-06T00:00:00Z">
        <w:r>
          <w:t xml:space="preserve"> </w:t>
        </w:r>
      </w:ins>
      <w:ins w:id="8393" w:author="Leon Sandler" w:date="2026-09-06T00:00:00Z">
        <w:r>
          <w:t>not</w:t>
        </w:r>
      </w:ins>
      <w:ins w:id="8394" w:author="Leon Sandler" w:date="2026-09-06T00:00:00Z">
        <w:r>
          <w:t xml:space="preserve"> </w:t>
        </w:r>
      </w:ins>
      <w:ins w:id="8395" w:author="Leon Sandler" w:date="2026-09-06T00:00:00Z">
        <w:r>
          <w:t>by</w:t>
        </w:r>
      </w:ins>
      <w:ins w:id="8396" w:author="Leon Sandler" w:date="2026-09-06T00:00:00Z">
        <w:r>
          <w:t xml:space="preserve"> </w:t>
        </w:r>
      </w:ins>
      <w:ins w:id="8397" w:author="Leon Sandler" w:date="2026-09-06T00:00:00Z">
        <w:r>
          <w:t>itself</w:t>
        </w:r>
      </w:ins>
      <w:ins w:id="8398" w:author="Leon Sandler" w:date="2026-09-06T00:00:00Z">
        <w:r>
          <w:t xml:space="preserve"> </w:t>
        </w:r>
      </w:ins>
      <w:ins w:id="8399" w:author="Leon Sandler" w:date="2026-09-06T00:00:00Z">
        <w:r>
          <w:t>a</w:t>
        </w:r>
      </w:ins>
      <w:ins w:id="8400" w:author="Leon Sandler" w:date="2026-09-06T00:00:00Z">
        <w:r>
          <w:t xml:space="preserve"> </w:t>
        </w:r>
      </w:ins>
      <w:ins w:id="8401" w:author="Leon Sandler" w:date="2026-09-06T00:00:00Z">
        <w:r>
          <w:t>statement</w:t>
        </w:r>
      </w:ins>
      <w:ins w:id="8402" w:author="Leon Sandler" w:date="2026-09-06T00:00:00Z">
        <w:r>
          <w:t xml:space="preserve"> </w:t>
        </w:r>
      </w:ins>
      <w:ins w:id="8403" w:author="Leon Sandler" w:date="2026-09-06T00:00:00Z">
        <w:r>
          <w:t>about</w:t>
        </w:r>
      </w:ins>
      <w:ins w:id="8404" w:author="Leon Sandler" w:date="2026-09-06T00:00:00Z">
        <w:r>
          <w:t xml:space="preserve"> </w:t>
        </w:r>
      </w:ins>
      <w:ins w:id="8405" w:author="Leon Sandler" w:date="2026-09-06T00:00:00Z">
        <w:r>
          <w:t>human</w:t>
        </w:r>
      </w:ins>
      <w:ins w:id="8406" w:author="Leon Sandler" w:date="2026-09-06T00:00:00Z">
        <w:r>
          <w:t xml:space="preserve"> </w:t>
        </w:r>
      </w:ins>
      <w:ins w:id="8407" w:author="Leon Sandler" w:date="2026-09-06T00:00:00Z">
        <w:r>
          <w:t>or</w:t>
        </w:r>
      </w:ins>
      <w:ins w:id="8408" w:author="Leon Sandler" w:date="2026-09-06T00:00:00Z">
        <w:r>
          <w:t xml:space="preserve"> </w:t>
        </w:r>
      </w:ins>
      <w:ins w:id="8409" w:author="Leon Sandler" w:date="2026-09-06T00:00:00Z">
        <w:r>
          <w:t>technological</w:t>
        </w:r>
      </w:ins>
      <w:ins w:id="8410" w:author="Leon Sandler" w:date="2026-09-06T00:00:00Z">
        <w:r>
          <w:t xml:space="preserve"> </w:t>
        </w:r>
      </w:ins>
      <w:ins w:id="8411" w:author="Leon Sandler" w:date="2026-09-06T00:00:00Z">
        <w:r>
          <w:t>risk,</w:t>
        </w:r>
      </w:ins>
      <w:ins w:id="8412" w:author="Leon Sandler" w:date="2026-09-06T00:00:00Z">
        <w:r>
          <w:t xml:space="preserve"> </w:t>
        </w:r>
      </w:ins>
      <w:ins w:id="8413" w:author="Leon Sandler" w:date="2026-09-06T00:00:00Z">
        <w:r>
          <w:t>and</w:t>
        </w:r>
      </w:ins>
      <w:ins w:id="8414" w:author="Leon Sandler" w:date="2026-09-06T00:00:00Z">
        <w:r>
          <w:t xml:space="preserve"> </w:t>
        </w:r>
      </w:ins>
      <w:ins w:id="8415" w:author="Leon Sandler" w:date="2026-09-06T00:00:00Z">
        <w:r>
          <w:t>that</w:t>
        </w:r>
      </w:ins>
      <w:ins w:id="8416" w:author="Leon Sandler" w:date="2026-09-06T00:00:00Z">
        <w:r>
          <w:t xml:space="preserve"> </w:t>
        </w:r>
      </w:ins>
      <w:ins w:id="8417" w:author="Leon Sandler" w:date="2026-09-06T00:00:00Z">
        <w:r>
          <w:t>any</w:t>
        </w:r>
      </w:ins>
      <w:ins w:id="8418" w:author="Leon Sandler" w:date="2026-09-06T00:00:00Z">
        <w:r>
          <w:t xml:space="preserve"> </w:t>
        </w:r>
      </w:ins>
      <w:ins w:id="8419" w:author="Leon Sandler" w:date="2026-09-06T00:00:00Z">
        <w:r>
          <w:t>claim</w:t>
        </w:r>
      </w:ins>
      <w:ins w:id="8420" w:author="Leon Sandler" w:date="2026-09-06T00:00:00Z">
        <w:r>
          <w:t xml:space="preserve"> </w:t>
        </w:r>
      </w:ins>
      <w:ins w:id="8421" w:author="Leon Sandler" w:date="2026-09-06T00:00:00Z">
        <w:r>
          <w:t>of</w:t>
        </w:r>
      </w:ins>
      <w:ins w:id="8422" w:author="Leon Sandler" w:date="2026-09-06T00:00:00Z">
        <w:r>
          <w:t xml:space="preserve"> </w:t>
        </w:r>
      </w:ins>
      <w:ins w:id="8423" w:author="Leon Sandler" w:date="2026-09-06T00:00:00Z">
        <w:r>
          <w:t>protective</w:t>
        </w:r>
      </w:ins>
      <w:ins w:id="8424" w:author="Leon Sandler" w:date="2026-09-06T00:00:00Z">
        <w:r>
          <w:t xml:space="preserve"> </w:t>
        </w:r>
      </w:ins>
      <w:ins w:id="8425" w:author="Leon Sandler" w:date="2026-09-06T00:00:00Z">
        <w:r>
          <w:t>value</w:t>
        </w:r>
      </w:ins>
      <w:ins w:id="8426" w:author="Leon Sandler" w:date="2026-09-06T00:00:00Z">
        <w:r>
          <w:t xml:space="preserve"> </w:t>
        </w:r>
      </w:ins>
      <w:ins w:id="8427" w:author="Leon Sandler" w:date="2026-09-06T00:00:00Z">
        <w:r>
          <w:t>should</w:t>
        </w:r>
      </w:ins>
      <w:ins w:id="8428" w:author="Leon Sandler" w:date="2026-09-06T00:00:00Z">
        <w:r>
          <w:t xml:space="preserve"> </w:t>
        </w:r>
      </w:ins>
      <w:ins w:id="8429" w:author="Leon Sandler" w:date="2026-09-06T00:00:00Z">
        <w:r>
          <w:t>be</w:t>
        </w:r>
      </w:ins>
      <w:ins w:id="8430" w:author="Leon Sandler" w:date="2026-09-06T00:00:00Z">
        <w:r>
          <w:t xml:space="preserve"> </w:t>
        </w:r>
      </w:ins>
      <w:ins w:id="8431" w:author="Leon Sandler" w:date="2026-09-06T00:00:00Z">
        <w:r>
          <w:t>connected</w:t>
        </w:r>
      </w:ins>
      <w:r>
        <w:t xml:space="preserve"> </w:t>
      </w:r>
      <w:r>
        <w:t>to</w:t>
      </w:r>
      <w:r>
        <w:t xml:space="preserve"> </w:t>
      </w:r>
      <w:del w:id="8432" w:author="Leon Sandler" w:date="2026-09-06T00:00:00Z">
        <w:r>
          <w:delText>Absorbed</w:delText>
        </w:r>
      </w:del>
      <w:ins w:id="8433" w:author="Leon Sandler" w:date="2026-09-06T00:00:00Z">
        <w:r>
          <w:t>dose</w:t>
        </w:r>
      </w:ins>
      <w:r>
        <w:t xml:space="preserve"> </w:t>
      </w:r>
      <w:del w:id="8434" w:author="Leon Sandler" w:date="2026-09-06T00:00:00Z">
        <w:r>
          <w:delText>Dose</w:delText>
        </w:r>
      </w:del>
      <w:ins w:id="8435" w:author="Leon Sandler" w:date="2026-09-06T00:00:00Z">
        <w:r>
          <w:t>and</w:t>
        </w:r>
      </w:ins>
      <w:ins w:id="8436" w:author="Leon Sandler" w:date="2026-09-06T00:00:00Z">
        <w:r>
          <w:t xml:space="preserve"> </w:t>
        </w:r>
      </w:ins>
      <w:ins w:id="8437" w:author="Leon Sandler" w:date="2026-09-06T00:00:00Z">
        <w:r>
          <w:t>benchmarked</w:t>
        </w:r>
      </w:ins>
      <w:ins w:id="8438" w:author="Leon Sandler" w:date="2026-09-06T00:00:00Z">
        <w:r>
          <w:t xml:space="preserve"> </w:t>
        </w:r>
      </w:ins>
      <w:ins w:id="8439" w:author="Leon Sandler" w:date="2026-09-06T00:00:00Z">
        <w:r>
          <w:t>against</w:t>
        </w:r>
      </w:ins>
      <w:ins w:id="8440" w:author="Leon Sandler" w:date="2026-09-06T00:00:00Z">
        <w:r>
          <w:t xml:space="preserve"> </w:t>
        </w:r>
      </w:ins>
      <w:ins w:id="8441" w:author="Leon Sandler" w:date="2026-09-06T00:00:00Z">
        <w:r>
          <w:t>current</w:t>
        </w:r>
      </w:ins>
      <w:ins w:id="8442" w:author="Leon Sandler" w:date="2026-09-06T00:00:00Z">
        <w:r>
          <w:t xml:space="preserve"> </w:t>
        </w:r>
      </w:ins>
      <w:ins w:id="8443" w:author="Leon Sandler" w:date="2026-09-06T00:00:00Z">
        <w:r>
          <w:t>approaches.</w:t>
        </w:r>
      </w:ins>
      <w:ins w:id="8444" w:author="Leon Sandler" w:date="2026-09-06T00:00:00Z">
        <w:r>
          <w:t xml:space="preserve"> </w:t>
        </w:r>
      </w:ins>
      <w:ins w:id="8445" w:author="Leon Sandler" w:date="2026-09-06T00:00:00Z">
        <w:r>
          <w:t>This</w:t>
        </w:r>
      </w:ins>
      <w:ins w:id="8446" w:author="Leon Sandler" w:date="2026-09-06T00:00:00Z">
        <w:r>
          <w:t xml:space="preserve"> </w:t>
        </w:r>
      </w:ins>
      <w:ins w:id="8447" w:author="Leon Sandler" w:date="2026-09-06T00:00:00Z">
        <w:r>
          <w:t>section</w:t>
        </w:r>
      </w:ins>
      <w:ins w:id="8448" w:author="Leon Sandler" w:date="2026-09-06T00:00:00Z">
        <w:r>
          <w:t xml:space="preserve"> </w:t>
        </w:r>
      </w:ins>
      <w:ins w:id="8449" w:author="Leon Sandler" w:date="2026-09-06T00:00:00Z">
        <w:r>
          <w:t>addresses</w:t>
        </w:r>
      </w:ins>
      <w:ins w:id="8450" w:author="Leon Sandler" w:date="2026-09-06T00:00:00Z">
        <w:r>
          <w:t xml:space="preserve"> </w:t>
        </w:r>
      </w:ins>
      <w:ins w:id="8451" w:author="Leon Sandler" w:date="2026-09-06T00:00:00Z">
        <w:r>
          <w:t>that</w:t>
        </w:r>
      </w:ins>
      <w:ins w:id="8452" w:author="Leon Sandler" w:date="2026-09-06T00:00:00Z">
        <w:r>
          <w:t xml:space="preserve"> </w:t>
        </w:r>
      </w:ins>
      <w:ins w:id="8453" w:author="Leon Sandler" w:date="2026-09-06T00:00:00Z">
        <w:r>
          <w:t>requirement</w:t>
        </w:r>
      </w:ins>
      <w:ins w:id="8454" w:author="Leon Sandler" w:date="2026-09-06T00:00:00Z">
        <w:r>
          <w:t xml:space="preserve"> </w:t>
        </w:r>
      </w:ins>
      <w:ins w:id="8455" w:author="Leon Sandler" w:date="2026-09-06T00:00:00Z">
        <w:r>
          <w:t>in</w:t>
        </w:r>
      </w:ins>
      <w:ins w:id="8456" w:author="Leon Sandler" w:date="2026-09-06T00:00:00Z">
        <w:r>
          <w:t xml:space="preserve"> </w:t>
        </w:r>
      </w:ins>
      <w:ins w:id="8457" w:author="Leon Sandler" w:date="2026-09-06T00:00:00Z">
        <w:r>
          <w:t>three</w:t>
        </w:r>
      </w:ins>
      <w:ins w:id="8458" w:author="Leon Sandler" w:date="2026-09-06T00:00:00Z">
        <w:r>
          <w:t xml:space="preserve"> </w:t>
        </w:r>
      </w:ins>
      <w:ins w:id="8459" w:author="Leon Sandler" w:date="2026-09-06T00:00:00Z">
        <w:r>
          <w:t>steps:</w:t>
        </w:r>
      </w:ins>
      <w:ins w:id="8460" w:author="Leon Sandler" w:date="2026-09-06T00:00:00Z">
        <w:r>
          <w:t xml:space="preserve"> </w:t>
        </w:r>
      </w:ins>
      <w:ins w:id="8461" w:author="Leon Sandler" w:date="2026-09-06T00:00:00Z">
        <w:r>
          <w:t>a</w:t>
        </w:r>
      </w:ins>
      <w:ins w:id="8462" w:author="Leon Sandler" w:date="2026-09-06T00:00:00Z">
        <w:r>
          <w:t xml:space="preserve"> </w:t>
        </w:r>
      </w:ins>
      <w:ins w:id="8463" w:author="Leon Sandler" w:date="2026-09-06T00:00:00Z">
        <w:r>
          <w:t>first-order</w:t>
        </w:r>
      </w:ins>
      <w:ins w:id="8464" w:author="Leon Sandler" w:date="2026-09-06T00:00:00Z">
        <w:r>
          <w:t xml:space="preserve"> </w:t>
        </w:r>
      </w:ins>
      <w:ins w:id="8465" w:author="Leon Sandler" w:date="2026-09-06T00:00:00Z">
        <w:r>
          <w:t>physical</w:t>
        </w:r>
      </w:ins>
      <w:ins w:id="8466" w:author="Leon Sandler" w:date="2026-09-06T00:00:00Z">
        <w:r>
          <w:t xml:space="preserve"> </w:t>
        </w:r>
      </w:ins>
      <w:ins w:id="8467" w:author="Leon Sandler" w:date="2026-09-06T00:00:00Z">
        <w:r>
          <w:t>estimate</w:t>
        </w:r>
      </w:ins>
      <w:ins w:id="8468" w:author="Leon Sandler" w:date="2026-09-06T00:00:00Z">
        <w:r>
          <w:t xml:space="preserve"> </w:t>
        </w:r>
      </w:ins>
      <w:ins w:id="8469" w:author="Leon Sandler" w:date="2026-09-06T00:00:00Z">
        <w:r>
          <w:t>of</w:t>
        </w:r>
      </w:ins>
      <w:ins w:id="8470" w:author="Leon Sandler" w:date="2026-09-06T00:00:00Z">
        <w:r>
          <w:t xml:space="preserve"> </w:t>
        </w:r>
      </w:ins>
      <w:ins w:id="8471" w:author="Leon Sandler" w:date="2026-09-06T00:00:00Z">
        <w:r>
          <w:t>the</w:t>
        </w:r>
      </w:ins>
      <w:ins w:id="8472" w:author="Leon Sandler" w:date="2026-09-06T00:00:00Z">
        <w:r>
          <w:t xml:space="preserve"> </w:t>
        </w:r>
      </w:ins>
      <w:ins w:id="8473" w:author="Leon Sandler" w:date="2026-09-06T00:00:00Z">
        <w:r>
          <w:t>additional</w:t>
        </w:r>
      </w:ins>
      <w:ins w:id="8474" w:author="Leon Sandler" w:date="2026-09-06T00:00:00Z">
        <w:r>
          <w:t xml:space="preserve"> </w:t>
        </w:r>
      </w:ins>
      <w:ins w:id="8475" w:author="Leon Sandler" w:date="2026-09-06T00:00:00Z">
        <w:r>
          <w:t>attenuation</w:t>
        </w:r>
      </w:ins>
      <w:ins w:id="8476" w:author="Leon Sandler" w:date="2026-09-06T00:00:00Z">
        <w:r>
          <w:t xml:space="preserve"> </w:t>
        </w:r>
      </w:ins>
      <w:ins w:id="8477" w:author="Leon Sandler" w:date="2026-09-06T00:00:00Z">
        <w:r>
          <w:t>regolith</w:t>
        </w:r>
      </w:ins>
      <w:ins w:id="8478" w:author="Leon Sandler" w:date="2026-09-06T00:00:00Z">
        <w:r>
          <w:t xml:space="preserve"> </w:t>
        </w:r>
      </w:ins>
      <w:ins w:id="8479" w:author="Leon Sandler" w:date="2026-09-06T00:00:00Z">
        <w:r>
          <w:t>itself</w:t>
        </w:r>
      </w:ins>
      <w:ins w:id="8480" w:author="Leon Sandler" w:date="2026-09-06T00:00:00Z">
        <w:r>
          <w:t xml:space="preserve"> </w:t>
        </w:r>
      </w:ins>
      <w:ins w:id="8481" w:author="Leon Sandler" w:date="2026-09-06T00:00:00Z">
        <w:r>
          <w:t>provides</w:t>
        </w:r>
      </w:ins>
      <w:ins w:id="8482" w:author="Leon Sandler" w:date="2026-09-06T00:00:00Z">
        <w:r>
          <w:t xml:space="preserve"> </w:t>
        </w:r>
      </w:ins>
      <w:ins w:id="8483" w:author="Leon Sandler" w:date="2026-09-06T00:00:00Z">
        <w:r>
          <w:t>(Section</w:t>
        </w:r>
      </w:ins>
      <w:ins w:id="8484" w:author="Leon Sandler" w:date="2026-09-06T00:00:00Z">
        <w:r>
          <w:t xml:space="preserve"> </w:t>
        </w:r>
      </w:ins>
      <w:ins w:id="8485" w:author="Leon Sandler" w:date="2026-09-06T00:00:00Z">
        <w:r>
          <w:t>10.1,</w:t>
        </w:r>
      </w:ins>
      <w:ins w:id="8486" w:author="Leon Sandler" w:date="2026-09-06T00:00:00Z">
        <w:r>
          <w:t xml:space="preserve"> </w:t>
        </w:r>
      </w:ins>
      <w:ins w:id="8487" w:author="Leon Sandler" w:date="2026-09-06T00:00:00Z">
        <w:r>
          <w:t>retained</w:t>
        </w:r>
      </w:ins>
      <w:ins w:id="8488" w:author="Leon Sandler" w:date="2026-09-06T00:00:00Z">
        <w:r>
          <w:t xml:space="preserve"> </w:t>
        </w:r>
      </w:ins>
      <w:ins w:id="8489" w:author="Leon Sandler" w:date="2026-09-06T00:00:00Z">
        <w:r>
          <w:t>and</w:t>
        </w:r>
      </w:ins>
      <w:ins w:id="8490" w:author="Leon Sandler" w:date="2026-09-06T00:00:00Z">
        <w:r>
          <w:t xml:space="preserve"> </w:t>
        </w:r>
      </w:ins>
      <w:ins w:id="8491" w:author="Leon Sandler" w:date="2026-09-06T00:00:00Z">
        <w:r>
          <w:t>expanded</w:t>
        </w:r>
      </w:ins>
      <w:ins w:id="8492" w:author="Leon Sandler" w:date="2026-09-06T00:00:00Z">
        <w:r>
          <w:t xml:space="preserve"> </w:t>
        </w:r>
      </w:ins>
      <w:ins w:id="8493" w:author="Leon Sandler" w:date="2026-09-06T00:00:00Z">
        <w:r>
          <w:t>from</w:t>
        </w:r>
      </w:ins>
      <w:ins w:id="8494" w:author="Leon Sandler" w:date="2026-09-06T00:00:00Z">
        <w:r>
          <w:t xml:space="preserve"> </w:t>
        </w:r>
      </w:ins>
      <w:ins w:id="8495" w:author="Leon Sandler" w:date="2026-09-06T00:00:00Z">
        <w:r>
          <w:t>the</w:t>
        </w:r>
      </w:ins>
      <w:ins w:id="8496" w:author="Leon Sandler" w:date="2026-09-06T00:00:00Z">
        <w:r>
          <w:t xml:space="preserve"> </w:t>
        </w:r>
      </w:ins>
      <w:ins w:id="8497" w:author="Leon Sandler" w:date="2026-09-06T00:00:00Z">
        <w:r>
          <w:t>original</w:t>
        </w:r>
      </w:ins>
      <w:ins w:id="8498" w:author="Leon Sandler" w:date="2026-09-06T00:00:00Z">
        <w:r>
          <w:t xml:space="preserve"> </w:t>
        </w:r>
      </w:ins>
      <w:ins w:id="8499" w:author="Leon Sandler" w:date="2026-09-06T00:00:00Z">
        <w:r>
          <w:t>submission);</w:t>
        </w:r>
      </w:ins>
      <w:ins w:id="8500" w:author="Leon Sandler" w:date="2026-09-06T00:00:00Z">
        <w:r>
          <w:t xml:space="preserve"> </w:t>
        </w:r>
      </w:ins>
      <w:ins w:id="8501" w:author="Leon Sandler" w:date="2026-09-06T00:00:00Z">
        <w:r>
          <w:t>an</w:t>
        </w:r>
      </w:ins>
      <w:ins w:id="8502" w:author="Leon Sandler" w:date="2026-09-06T00:00:00Z">
        <w:r>
          <w:t xml:space="preserve"> </w:t>
        </w:r>
      </w:ins>
      <w:ins w:id="8503" w:author="Leon Sandler" w:date="2026-09-06T00:00:00Z">
        <w:r>
          <w:t>explicit</w:t>
        </w:r>
      </w:ins>
      <w:ins w:id="8504" w:author="Leon Sandler" w:date="2026-09-06T00:00:00Z">
        <w:r>
          <w:t xml:space="preserve"> </w:t>
        </w:r>
      </w:ins>
      <w:ins w:id="8505" w:author="Leon Sandler" w:date="2026-09-06T00:00:00Z">
        <w:r>
          <w:t>discussion</w:t>
        </w:r>
      </w:ins>
      <w:ins w:id="8506" w:author="Leon Sandler" w:date="2026-09-06T00:00:00Z">
        <w:r>
          <w:t xml:space="preserve"> </w:t>
        </w:r>
      </w:ins>
      <w:ins w:id="8507" w:author="Leon Sandler" w:date="2026-09-06T00:00:00Z">
        <w:r>
          <w:t>of</w:t>
        </w:r>
      </w:ins>
      <w:ins w:id="8508" w:author="Leon Sandler" w:date="2026-09-06T00:00:00Z">
        <w:r>
          <w:t xml:space="preserve"> </w:t>
        </w:r>
      </w:ins>
      <w:ins w:id="8509" w:author="Leon Sandler" w:date="2026-09-06T00:00:00Z">
        <w:r>
          <w:t>what</w:t>
        </w:r>
      </w:ins>
      <w:ins w:id="8510" w:author="Leon Sandler" w:date="2026-09-06T00:00:00Z">
        <w:r>
          <w:t xml:space="preserve"> </w:t>
        </w:r>
      </w:ins>
      <w:ins w:id="8511" w:author="Leon Sandler" w:date="2026-09-06T00:00:00Z">
        <w:r>
          <w:t>SEP</w:t>
        </w:r>
      </w:ins>
      <w:ins w:id="8512" w:author="Leon Sandler" w:date="2026-09-06T00:00:00Z">
        <w:r>
          <w:t xml:space="preserve"> </w:t>
        </w:r>
      </w:ins>
      <w:ins w:id="8513" w:author="Leon Sandler" w:date="2026-09-06T00:00:00Z">
        <w:r>
          <w:t>dose</w:t>
        </w:r>
      </w:ins>
      <w:ins w:id="8514" w:author="Leon Sandler" w:date="2026-09-06T00:00:00Z">
        <w:r>
          <w:t xml:space="preserve"> </w:t>
        </w:r>
      </w:ins>
      <w:ins w:id="8515" w:author="Leon Sandler" w:date="2026-09-06T00:00:00Z">
        <w:r>
          <w:t>means</w:t>
        </w:r>
      </w:ins>
      <w:ins w:id="8516" w:author="Leon Sandler" w:date="2026-09-06T00:00:00Z">
        <w:r>
          <w:t xml:space="preserve"> </w:t>
        </w:r>
      </w:ins>
      <w:ins w:id="8517" w:author="Leon Sandler" w:date="2026-09-06T00:00:00Z">
        <w:r>
          <w:t>for</w:t>
        </w:r>
      </w:ins>
      <w:ins w:id="8518" w:author="Leon Sandler" w:date="2026-09-06T00:00:00Z">
        <w:r>
          <w:t xml:space="preserve"> </w:t>
        </w:r>
      </w:ins>
      <w:ins w:id="8519" w:author="Leon Sandler" w:date="2026-09-06T00:00:00Z">
        <w:r>
          <w:t>human</w:t>
        </w:r>
      </w:ins>
      <w:ins w:id="8520" w:author="Leon Sandler" w:date="2026-09-06T00:00:00Z">
        <w:r>
          <w:t xml:space="preserve"> </w:t>
        </w:r>
      </w:ins>
      <w:ins w:id="8521" w:author="Leon Sandler" w:date="2026-09-06T00:00:00Z">
        <w:r>
          <w:t>and</w:t>
        </w:r>
      </w:ins>
      <w:ins w:id="8522" w:author="Leon Sandler" w:date="2026-09-06T00:00:00Z">
        <w:r>
          <w:t xml:space="preserve"> </w:t>
        </w:r>
      </w:ins>
      <w:ins w:id="8523" w:author="Leon Sandler" w:date="2026-09-06T00:00:00Z">
        <w:r>
          <w:t>technological</w:t>
        </w:r>
      </w:ins>
      <w:ins w:id="8524" w:author="Leon Sandler" w:date="2026-09-06T00:00:00Z">
        <w:r>
          <w:t xml:space="preserve"> </w:t>
        </w:r>
      </w:ins>
      <w:ins w:id="8525" w:author="Leon Sandler" w:date="2026-09-06T00:00:00Z">
        <w:r>
          <w:t>risk,</w:t>
        </w:r>
      </w:ins>
      <w:ins w:id="8526" w:author="Leon Sandler" w:date="2026-09-06T00:00:00Z">
        <w:r>
          <w:t xml:space="preserve"> </w:t>
        </w:r>
      </w:ins>
      <w:ins w:id="8527" w:author="Leon Sandler" w:date="2026-09-06T00:00:00Z">
        <w:r>
          <w:t>using</w:t>
        </w:r>
      </w:ins>
      <w:ins w:id="8528" w:author="Leon Sandler" w:date="2026-09-06T00:00:00Z">
        <w:r>
          <w:t xml:space="preserve"> </w:t>
        </w:r>
      </w:ins>
      <w:ins w:id="8529" w:author="Leon Sandler" w:date="2026-09-06T00:00:00Z">
        <w:r>
          <w:t>published</w:t>
        </w:r>
      </w:ins>
      <w:ins w:id="8530" w:author="Leon Sandler" w:date="2026-09-06T00:00:00Z">
        <w:r>
          <w:t xml:space="preserve"> </w:t>
        </w:r>
      </w:ins>
      <w:ins w:id="8531" w:author="Leon Sandler" w:date="2026-09-06T00:00:00Z">
        <w:r>
          <w:t>NASA</w:t>
        </w:r>
      </w:ins>
      <w:ins w:id="8532" w:author="Leon Sandler" w:date="2026-09-06T00:00:00Z">
        <w:r>
          <w:t xml:space="preserve"> </w:t>
        </w:r>
      </w:ins>
      <w:ins w:id="8533" w:author="Leon Sandler" w:date="2026-09-06T00:00:00Z">
        <w:r>
          <w:t>dose</w:t>
        </w:r>
      </w:ins>
      <w:ins w:id="8534" w:author="Leon Sandler" w:date="2026-09-06T00:00:00Z">
        <w:r>
          <w:t xml:space="preserve"> </w:t>
        </w:r>
      </w:ins>
      <w:ins w:id="8535" w:author="Leon Sandler" w:date="2026-09-06T00:00:00Z">
        <w:r>
          <w:t>limits</w:t>
        </w:r>
      </w:ins>
      <w:ins w:id="8536" w:author="Leon Sandler" w:date="2026-09-06T00:00:00Z">
        <w:r>
          <w:t xml:space="preserve"> </w:t>
        </w:r>
      </w:ins>
      <w:ins w:id="8537" w:author="Leon Sandler" w:date="2026-09-06T00:00:00Z">
        <w:r>
          <w:t>and</w:t>
        </w:r>
      </w:ins>
      <w:ins w:id="8538" w:author="Leon Sandler" w:date="2026-09-06T00:00:00Z">
        <w:r>
          <w:t xml:space="preserve"> </w:t>
        </w:r>
      </w:ins>
      <w:ins w:id="8539" w:author="Leon Sandler" w:date="2026-09-06T00:00:00Z">
        <w:r>
          <w:t>historical</w:t>
        </w:r>
      </w:ins>
      <w:ins w:id="8540" w:author="Leon Sandler" w:date="2026-09-06T00:00:00Z">
        <w:r>
          <w:t xml:space="preserve"> </w:t>
        </w:r>
      </w:ins>
      <w:ins w:id="8541" w:author="Leon Sandler" w:date="2026-09-06T00:00:00Z">
        <w:r>
          <w:t>event</w:t>
        </w:r>
      </w:ins>
      <w:ins w:id="8542" w:author="Leon Sandler" w:date="2026-09-06T00:00:00Z">
        <w:r>
          <w:t xml:space="preserve"> </w:t>
        </w:r>
      </w:ins>
      <w:ins w:id="8543" w:author="Leon Sandler" w:date="2026-09-06T00:00:00Z">
        <w:r>
          <w:t>data</w:t>
        </w:r>
      </w:ins>
      <w:ins w:id="8544" w:author="Leon Sandler" w:date="2026-09-06T00:00:00Z">
        <w:r>
          <w:t xml:space="preserve"> </w:t>
        </w:r>
      </w:ins>
      <w:ins w:id="8545" w:author="Leon Sandler" w:date="2026-09-06T00:00:00Z">
        <w:r>
          <w:t>(Section</w:t>
        </w:r>
      </w:ins>
      <w:ins w:id="8546" w:author="Leon Sandler" w:date="2026-09-06T00:00:00Z">
        <w:r>
          <w:t xml:space="preserve"> </w:t>
        </w:r>
      </w:ins>
      <w:ins w:id="8547" w:author="Leon Sandler" w:date="2026-09-06T00:00:00Z">
        <w:r>
          <w:t>10.2,</w:t>
        </w:r>
      </w:ins>
      <w:ins w:id="8548" w:author="Leon Sandler" w:date="2026-09-06T00:00:00Z">
        <w:r>
          <w:t xml:space="preserve"> </w:t>
        </w:r>
      </w:ins>
      <w:ins w:id="8549" w:author="Leon Sandler" w:date="2026-09-06T00:00:00Z">
        <w:r>
          <w:t>new);</w:t>
        </w:r>
      </w:ins>
      <w:ins w:id="8550" w:author="Leon Sandler" w:date="2026-09-06T00:00:00Z">
        <w:r>
          <w:t xml:space="preserve"> </w:t>
        </w:r>
      </w:ins>
      <w:ins w:id="8551" w:author="Leon Sandler" w:date="2026-09-06T00:00:00Z">
        <w:r>
          <w:t>a</w:t>
        </w:r>
      </w:ins>
      <w:ins w:id="8552" w:author="Leon Sandler" w:date="2026-09-06T00:00:00Z">
        <w:r>
          <w:t xml:space="preserve"> </w:t>
        </w:r>
      </w:ins>
      <w:ins w:id="8553" w:author="Leon Sandler" w:date="2026-09-06T00:00:00Z">
        <w:r>
          <w:t>benchmark</w:t>
        </w:r>
      </w:ins>
      <w:ins w:id="8554" w:author="Leon Sandler" w:date="2026-09-06T00:00:00Z">
        <w:r>
          <w:t xml:space="preserve"> </w:t>
        </w:r>
      </w:ins>
      <w:ins w:id="8555" w:author="Leon Sandler" w:date="2026-09-06T00:00:00Z">
        <w:r>
          <w:t>comparison</w:t>
        </w:r>
      </w:ins>
      <w:ins w:id="8556" w:author="Leon Sandler" w:date="2026-09-06T00:00:00Z">
        <w:r>
          <w:t xml:space="preserve"> </w:t>
        </w:r>
      </w:ins>
      <w:ins w:id="8557" w:author="Leon Sandler" w:date="2026-09-06T00:00:00Z">
        <w:r>
          <w:t>against</w:t>
        </w:r>
      </w:ins>
      <w:ins w:id="8558" w:author="Leon Sandler" w:date="2026-09-06T00:00:00Z">
        <w:r>
          <w:t xml:space="preserve"> </w:t>
        </w:r>
      </w:ins>
      <w:ins w:id="8559" w:author="Leon Sandler" w:date="2026-09-06T00:00:00Z">
        <w:r>
          <w:t>current</w:t>
        </w:r>
      </w:ins>
      <w:ins w:id="8560" w:author="Leon Sandler" w:date="2026-09-06T00:00:00Z">
        <w:r>
          <w:t xml:space="preserve"> </w:t>
        </w:r>
      </w:ins>
      <w:ins w:id="8561" w:author="Leon Sandler" w:date="2026-09-06T00:00:00Z">
        <w:r>
          <w:t>shielding</w:t>
        </w:r>
      </w:ins>
      <w:ins w:id="8562" w:author="Leon Sandler" w:date="2026-09-06T00:00:00Z">
        <w:r>
          <w:t xml:space="preserve"> </w:t>
        </w:r>
      </w:ins>
      <w:ins w:id="8563" w:author="Leon Sandler" w:date="2026-09-06T00:00:00Z">
        <w:r>
          <w:t>approaches</w:t>
        </w:r>
      </w:ins>
      <w:ins w:id="8564" w:author="Leon Sandler" w:date="2026-09-06T00:00:00Z">
        <w:r>
          <w:t xml:space="preserve"> </w:t>
        </w:r>
      </w:ins>
      <w:ins w:id="8565" w:author="Leon Sandler" w:date="2026-09-06T00:00:00Z">
        <w:r>
          <w:t>with</w:t>
        </w:r>
      </w:ins>
      <w:ins w:id="8566" w:author="Leon Sandler" w:date="2026-09-06T00:00:00Z">
        <w:r>
          <w:t xml:space="preserve"> </w:t>
        </w:r>
      </w:ins>
      <w:ins w:id="8567" w:author="Leon Sandler" w:date="2026-09-06T00:00:00Z">
        <w:r>
          <w:t>published</w:t>
        </w:r>
      </w:ins>
      <w:ins w:id="8568" w:author="Leon Sandler" w:date="2026-09-06T00:00:00Z">
        <w:r>
          <w:t xml:space="preserve"> </w:t>
        </w:r>
      </w:ins>
      <w:ins w:id="8569" w:author="Leon Sandler" w:date="2026-09-06T00:00:00Z">
        <w:r>
          <w:t>dose-reduction</w:t>
        </w:r>
      </w:ins>
      <w:ins w:id="8570" w:author="Leon Sandler" w:date="2026-09-06T00:00:00Z">
        <w:r>
          <w:t xml:space="preserve"> </w:t>
        </w:r>
      </w:ins>
      <w:ins w:id="8571" w:author="Leon Sandler" w:date="2026-09-06T00:00:00Z">
        <w:r>
          <w:t>figures</w:t>
        </w:r>
      </w:ins>
      <w:ins w:id="8572" w:author="Leon Sandler" w:date="2026-09-06T00:00:00Z">
        <w:r>
          <w:t xml:space="preserve"> </w:t>
        </w:r>
      </w:ins>
      <w:ins w:id="8573" w:author="Leon Sandler" w:date="2026-09-06T00:00:00Z">
        <w:r>
          <w:t>(Section</w:t>
        </w:r>
      </w:ins>
      <w:ins w:id="8574" w:author="Leon Sandler" w:date="2026-09-06T00:00:00Z">
        <w:r>
          <w:t xml:space="preserve"> </w:t>
        </w:r>
      </w:ins>
      <w:ins w:id="8575" w:author="Leon Sandler" w:date="2026-09-06T00:00:00Z">
        <w:r>
          <w:t>10.3,</w:t>
        </w:r>
      </w:ins>
      <w:ins w:id="8576" w:author="Leon Sandler" w:date="2026-09-06T00:00:00Z">
        <w:r>
          <w:t xml:space="preserve"> </w:t>
        </w:r>
      </w:ins>
      <w:ins w:id="8577" w:author="Leon Sandler" w:date="2026-09-06T00:00:00Z">
        <w:r>
          <w:t>new);</w:t>
        </w:r>
      </w:ins>
      <w:ins w:id="8578" w:author="Leon Sandler" w:date="2026-09-06T00:00:00Z">
        <w:r>
          <w:t xml:space="preserve"> </w:t>
        </w:r>
      </w:ins>
      <w:ins w:id="8579" w:author="Leon Sandler" w:date="2026-09-06T00:00:00Z">
        <w:r>
          <w:t>and</w:t>
        </w:r>
      </w:ins>
      <w:ins w:id="8580" w:author="Leon Sandler" w:date="2026-09-06T00:00:00Z">
        <w:r>
          <w:t xml:space="preserve"> </w:t>
        </w:r>
      </w:ins>
      <w:ins w:id="8581" w:author="Leon Sandler" w:date="2026-09-06T00:00:00Z">
        <w:r>
          <w:t>a</w:t>
        </w:r>
      </w:ins>
      <w:ins w:id="8582" w:author="Leon Sandler" w:date="2026-09-06T00:00:00Z">
        <w:r>
          <w:t xml:space="preserve"> </w:t>
        </w:r>
      </w:ins>
      <w:ins w:id="8583" w:author="Leon Sandler" w:date="2026-09-06T00:00:00Z">
        <w:r>
          <w:t>fully</w:t>
        </w:r>
      </w:ins>
      <w:ins w:id="8584" w:author="Leon Sandler" w:date="2026-09-06T00:00:00Z">
        <w:r>
          <w:t xml:space="preserve"> </w:t>
        </w:r>
      </w:ins>
      <w:ins w:id="8585" w:author="Leon Sandler" w:date="2026-09-06T00:00:00Z">
        <w:r>
          <w:t>specified</w:t>
        </w:r>
      </w:ins>
      <w:ins w:id="8586" w:author="Leon Sandler" w:date="2026-09-06T00:00:00Z">
        <w:r>
          <w:t xml:space="preserve"> </w:t>
        </w:r>
      </w:ins>
      <w:ins w:id="8587" w:author="Leon Sandler" w:date="2026-09-06T00:00:00Z">
        <w:r>
          <w:t>transport-code</w:t>
        </w:r>
      </w:ins>
      <w:ins w:id="8588" w:author="Leon Sandler" w:date="2026-09-06T00:00:00Z">
        <w:r>
          <w:t xml:space="preserve"> </w:t>
        </w:r>
      </w:ins>
      <w:ins w:id="8589" w:author="Leon Sandler" w:date="2026-09-06T00:00:00Z">
        <w:r>
          <w:t>calculation</w:t>
        </w:r>
      </w:ins>
      <w:ins w:id="8590" w:author="Leon Sandler" w:date="2026-09-06T00:00:00Z">
        <w:r>
          <w:t xml:space="preserve"> </w:t>
        </w:r>
      </w:ins>
      <w:ins w:id="8591" w:author="Leon Sandler" w:date="2026-09-06T00:00:00Z">
        <w:r>
          <w:t>plan</w:t>
        </w:r>
      </w:ins>
      <w:ins w:id="8592" w:author="Leon Sandler" w:date="2026-09-06T00:00:00Z">
        <w:r>
          <w:t xml:space="preserve"> </w:t>
        </w:r>
      </w:ins>
      <w:ins w:id="8593" w:author="Leon Sandler" w:date="2026-09-06T00:00:00Z">
        <w:r>
          <w:t>that</w:t>
        </w:r>
      </w:ins>
      <w:ins w:id="8594" w:author="Leon Sandler" w:date="2026-09-06T00:00:00Z">
        <w:r>
          <w:t xml:space="preserve"> </w:t>
        </w:r>
      </w:ins>
      <w:ins w:id="8595" w:author="Leon Sandler" w:date="2026-09-06T00:00:00Z">
        <w:r>
          <w:t>would</w:t>
        </w:r>
      </w:ins>
      <w:ins w:id="8596" w:author="Leon Sandler" w:date="2026-09-06T00:00:00Z">
        <w:r>
          <w:t xml:space="preserve"> </w:t>
        </w:r>
      </w:ins>
      <w:ins w:id="8597" w:author="Leon Sandler" w:date="2026-09-06T00:00:00Z">
        <w:r>
          <w:t>close</w:t>
        </w:r>
      </w:ins>
      <w:ins w:id="8598" w:author="Leon Sandler" w:date="2026-09-06T00:00:00Z">
        <w:r>
          <w:t xml:space="preserve"> </w:t>
        </w:r>
      </w:ins>
      <w:ins w:id="8599" w:author="Leon Sandler" w:date="2026-09-06T00:00:00Z">
        <w:r>
          <w:t>the</w:t>
        </w:r>
      </w:ins>
      <w:ins w:id="8600" w:author="Leon Sandler" w:date="2026-09-06T00:00:00Z">
        <w:r>
          <w:t xml:space="preserve"> </w:t>
        </w:r>
      </w:ins>
      <w:ins w:id="8601" w:author="Leon Sandler" w:date="2026-09-06T00:00:00Z">
        <w:r>
          <w:t>remaining</w:t>
        </w:r>
      </w:ins>
      <w:ins w:id="8602" w:author="Leon Sandler" w:date="2026-09-06T00:00:00Z">
        <w:r>
          <w:t xml:space="preserve"> </w:t>
        </w:r>
      </w:ins>
      <w:ins w:id="8603" w:author="Leon Sandler" w:date="2026-09-06T00:00:00Z">
        <w:r>
          <w:t>gap</w:t>
        </w:r>
      </w:ins>
      <w:ins w:id="8604" w:author="Leon Sandler" w:date="2026-09-06T00:00:00Z">
        <w:r>
          <w:t xml:space="preserve"> </w:t>
        </w:r>
      </w:ins>
      <w:ins w:id="8605" w:author="Leon Sandler" w:date="2026-09-06T00:00:00Z">
        <w:r>
          <w:t>between</w:t>
        </w:r>
      </w:ins>
      <w:ins w:id="8606" w:author="Leon Sandler" w:date="2026-09-06T00:00:00Z">
        <w:r>
          <w:t xml:space="preserve"> </w:t>
        </w:r>
      </w:ins>
      <w:ins w:id="8607" w:author="Leon Sandler" w:date="2026-09-06T00:00:00Z">
        <w:r>
          <w:t>the</w:t>
        </w:r>
      </w:ins>
      <w:ins w:id="8608" w:author="Leon Sandler" w:date="2026-09-06T00:00:00Z">
        <w:r>
          <w:t xml:space="preserve"> </w:t>
        </w:r>
      </w:ins>
      <w:ins w:id="8609" w:author="Leon Sandler" w:date="2026-09-06T00:00:00Z">
        <w:r>
          <w:t>fluence-based</w:t>
        </w:r>
      </w:ins>
      <w:ins w:id="8610" w:author="Leon Sandler" w:date="2026-09-06T00:00:00Z">
        <w:r>
          <w:t xml:space="preserve"> </w:t>
        </w:r>
      </w:ins>
      <w:ins w:id="8611" w:author="Leon Sandler" w:date="2026-09-06T00:00:00Z">
        <w:r>
          <w:t>results</w:t>
        </w:r>
      </w:ins>
      <w:ins w:id="8612" w:author="Leon Sandler" w:date="2026-09-06T00:00:00Z">
        <w:r>
          <w:t xml:space="preserve"> </w:t>
        </w:r>
      </w:ins>
      <w:ins w:id="8613" w:author="Leon Sandler" w:date="2026-09-06T00:00:00Z">
        <w:r>
          <w:t>of</w:t>
        </w:r>
      </w:ins>
      <w:ins w:id="8614" w:author="Leon Sandler" w:date="2026-09-06T00:00:00Z">
        <w:r>
          <w:t xml:space="preserve"> </w:t>
        </w:r>
      </w:ins>
      <w:ins w:id="8615" w:author="Leon Sandler" w:date="2026-09-06T00:00:00Z">
        <w:r>
          <w:t>this</w:t>
        </w:r>
      </w:ins>
      <w:ins w:id="8616" w:author="Leon Sandler" w:date="2026-09-06T00:00:00Z">
        <w:r>
          <w:t xml:space="preserve"> </w:t>
        </w:r>
      </w:ins>
      <w:ins w:id="8617" w:author="Leon Sandler" w:date="2026-09-06T00:00:00Z">
        <w:r>
          <w:t>paper</w:t>
        </w:r>
      </w:ins>
      <w:ins w:id="8618" w:author="Leon Sandler" w:date="2026-09-06T00:00:00Z">
        <w:r>
          <w:t xml:space="preserve"> </w:t>
        </w:r>
      </w:ins>
      <w:ins w:id="8619" w:author="Leon Sandler" w:date="2026-09-06T00:00:00Z">
        <w:r>
          <w:t>and</w:t>
        </w:r>
      </w:ins>
      <w:ins w:id="8620" w:author="Leon Sandler" w:date="2026-09-06T00:00:00Z">
        <w:r>
          <w:t xml:space="preserve"> </w:t>
        </w:r>
      </w:ins>
      <w:ins w:id="8621" w:author="Leon Sandler" w:date="2026-09-06T00:00:00Z">
        <w:r>
          <w:t>a</w:t>
        </w:r>
      </w:ins>
      <w:ins w:id="8622" w:author="Leon Sandler" w:date="2026-09-06T00:00:00Z">
        <w:r>
          <w:t xml:space="preserve"> </w:t>
        </w:r>
      </w:ins>
      <w:ins w:id="8623" w:author="Leon Sandler" w:date="2026-09-06T00:00:00Z">
        <w:r>
          <w:t>genuine</w:t>
        </w:r>
      </w:ins>
      <w:ins w:id="8624" w:author="Leon Sandler" w:date="2026-09-06T00:00:00Z">
        <w:r>
          <w:t xml:space="preserve"> </w:t>
        </w:r>
      </w:ins>
      <w:ins w:id="8625" w:author="Leon Sandler" w:date="2026-09-06T00:00:00Z">
        <w:r>
          <w:t>dose-based</w:t>
        </w:r>
      </w:ins>
      <w:ins w:id="8626" w:author="Leon Sandler" w:date="2026-09-06T00:00:00Z">
        <w:r>
          <w:t xml:space="preserve"> </w:t>
        </w:r>
      </w:ins>
      <w:ins w:id="8627" w:author="Leon Sandler" w:date="2026-09-06T00:00:00Z">
        <w:r>
          <w:t>ranking</w:t>
        </w:r>
      </w:ins>
      <w:ins w:id="8628" w:author="Leon Sandler" w:date="2026-09-06T00:00:00Z">
        <w:r>
          <w:t xml:space="preserve"> </w:t>
        </w:r>
      </w:ins>
      <w:ins w:id="8629" w:author="Leon Sandler" w:date="2026-09-06T00:00:00Z">
        <w:r>
          <w:t>(Section</w:t>
        </w:r>
      </w:ins>
      <w:ins w:id="8630" w:author="Leon Sandler" w:date="2026-09-06T00:00:00Z">
        <w:r>
          <w:t xml:space="preserve"> </w:t>
        </w:r>
      </w:ins>
      <w:ins w:id="8631" w:author="Leon Sandler" w:date="2026-09-06T00:00:00Z">
        <w:r>
          <w:t>10.4,</w:t>
        </w:r>
      </w:ins>
      <w:ins w:id="8632" w:author="Leon Sandler" w:date="2026-09-06T00:00:00Z">
        <w:r>
          <w:t xml:space="preserve"> </w:t>
        </w:r>
      </w:ins>
      <w:ins w:id="8633" w:author="Leon Sandler" w:date="2026-09-06T00:00:00Z">
        <w:r>
          <w:t>retained</w:t>
        </w:r>
      </w:ins>
      <w:ins w:id="8634" w:author="Leon Sandler" w:date="2026-09-06T00:00:00Z">
        <w:r>
          <w:t xml:space="preserve"> </w:t>
        </w:r>
      </w:ins>
      <w:ins w:id="8635" w:author="Leon Sandler" w:date="2026-09-06T00:00:00Z">
        <w:r>
          <w:t>and</w:t>
        </w:r>
      </w:ins>
      <w:ins w:id="8636" w:author="Leon Sandler" w:date="2026-09-06T00:00:00Z">
        <w:r>
          <w:t xml:space="preserve"> </w:t>
        </w:r>
      </w:ins>
      <w:ins w:id="8637" w:author="Leon Sandler" w:date="2026-09-06T00:00:00Z">
        <w:r>
          <w:t>expanded).</w:t>
        </w:r>
      </w:ins>
    </w:p>
    <w:p>
      <w:del w:id="8638" w:author="Leon Sandler" w:date="2026-09-06T00:00:00Z">
        <w:r>
          <w:delText>11.1</w:delText>
        </w:r>
      </w:del>
      <w:ins w:id="8639" w:author="Leon Sandler" w:date="2026-09-06T00:00:00Z">
        <w:r>
          <w:t>10.1</w:t>
        </w:r>
      </w:ins>
      <w:r>
        <w:t xml:space="preserve"> </w:t>
      </w:r>
      <w:r>
        <w:t>First-order</w:t>
      </w:r>
      <w:r>
        <w:t xml:space="preserve"> </w:t>
      </w:r>
      <w:r>
        <w:t>CSDA</w:t>
      </w:r>
      <w:r>
        <w:t xml:space="preserve"> </w:t>
      </w:r>
      <w:r>
        <w:t>slab-attenuation</w:t>
      </w:r>
      <w:r>
        <w:t xml:space="preserve"> </w:t>
      </w:r>
      <w:r>
        <w:t>calculation</w:t>
      </w:r>
    </w:p>
    <w:p>
      <w:r>
        <w:t>The</w:t>
      </w:r>
      <w:r>
        <w:t xml:space="preserve"> </w:t>
      </w:r>
      <w:r>
        <w:t>fluence-attenuation</w:t>
      </w:r>
      <w:r>
        <w:t xml:space="preserve"> </w:t>
      </w:r>
      <w:r>
        <w:t>figures</w:t>
      </w:r>
      <w:r>
        <w:t xml:space="preserve"> </w:t>
      </w:r>
      <w:r>
        <w:t>of</w:t>
      </w:r>
      <w:r>
        <w:t xml:space="preserve"> </w:t>
      </w:r>
      <w:del w:id="8640" w:author="Leon Sandler" w:date="2026-09-06T00:00:00Z">
        <w:r>
          <w:delText>§5</w:delText>
        </w:r>
      </w:del>
      <w:ins w:id="8641" w:author="Leon Sandler" w:date="2026-09-06T00:00:00Z">
        <w:r>
          <w:t>Section</w:t>
        </w:r>
      </w:ins>
      <w:r>
        <w:t xml:space="preserve"> </w:t>
      </w:r>
      <w:del w:id="8642" w:author="Leon Sandler" w:date="2026-09-06T00:00:00Z">
        <w:r>
          <w:delText>(~95%</w:delText>
        </w:r>
      </w:del>
      <w:ins w:id="8643" w:author="Leon Sandler" w:date="2026-09-06T00:00:00Z">
        <w:r>
          <w:t>6.1</w:t>
        </w:r>
      </w:ins>
      <w:ins w:id="8644" w:author="Leon Sandler" w:date="2026-09-06T00:00:00Z">
        <w:r>
          <w:t xml:space="preserve"> </w:t>
        </w:r>
      </w:ins>
      <w:ins w:id="8645" w:author="Leon Sandler" w:date="2026-09-06T00:00:00Z">
        <w:r>
          <w:t>(≈95%</w:t>
        </w:r>
      </w:ins>
      <w:r>
        <w:t xml:space="preserve"> </w:t>
      </w:r>
      <w:r>
        <w:t>number</w:t>
      </w:r>
      <w:r>
        <w:t xml:space="preserve"> </w:t>
      </w:r>
      <w:r>
        <w:t>fluence,</w:t>
      </w:r>
      <w:r>
        <w:t xml:space="preserve"> </w:t>
      </w:r>
      <w:del w:id="8646" w:author="Leon Sandler" w:date="2026-09-06T00:00:00Z">
        <w:r>
          <w:delText>~72-75%</w:delText>
        </w:r>
      </w:del>
      <w:ins w:id="8647" w:author="Leon Sandler" w:date="2026-09-06T00:00:00Z">
        <w:r>
          <w:t>≈72–75%</w:t>
        </w:r>
      </w:ins>
      <w:r>
        <w:t xml:space="preserve"> </w:t>
      </w:r>
      <w:r>
        <w:t>energy</w:t>
      </w:r>
      <w:r>
        <w:t xml:space="preserve"> </w:t>
      </w:r>
      <w:r>
        <w:t>fluence)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equivalent</w:t>
      </w:r>
      <w:r>
        <w:t xml:space="preserve"> </w:t>
      </w:r>
      <w:r>
        <w:t>to</w:t>
      </w:r>
      <w:r>
        <w:t xml:space="preserve"> </w:t>
      </w:r>
      <w:r>
        <w:t>absorbed</w:t>
      </w:r>
      <w:r>
        <w:t xml:space="preserve"> </w:t>
      </w:r>
      <w:del w:id="8648" w:author="Leon Sandler" w:date="2026-09-06T00:00:00Z">
        <w:r>
          <w:delText>dose.</w:delText>
        </w:r>
      </w:del>
      <w:ins w:id="8649" w:author="Leon Sandler" w:date="2026-09-06T00:00:00Z">
        <w:r>
          <w:t>dose,</w:t>
        </w:r>
      </w:ins>
      <w:ins w:id="8650" w:author="Leon Sandler" w:date="2026-09-06T00:00:00Z">
        <w:r>
          <w:t xml:space="preserve"> </w:t>
        </w:r>
      </w:ins>
      <w:ins w:id="8651" w:author="Leon Sandler" w:date="2026-09-06T00:00:00Z">
        <w:r>
          <w:t>because</w:t>
        </w:r>
      </w:ins>
      <w:ins w:id="8652" w:author="Leon Sandler" w:date="2026-09-06T00:00:00Z">
        <w:r>
          <w:t xml:space="preserve"> </w:t>
        </w:r>
      </w:ins>
      <w:ins w:id="8653" w:author="Leon Sandler" w:date="2026-09-06T00:00:00Z">
        <w:r>
          <w:t>dose</w:t>
        </w:r>
      </w:ins>
      <w:ins w:id="8654" w:author="Leon Sandler" w:date="2026-09-06T00:00:00Z">
        <w:r>
          <w:t xml:space="preserve"> </w:t>
        </w:r>
      </w:ins>
      <w:ins w:id="8655" w:author="Leon Sandler" w:date="2026-09-06T00:00:00Z">
        <w:r>
          <w:t>depends</w:t>
        </w:r>
      </w:ins>
      <w:ins w:id="8656" w:author="Leon Sandler" w:date="2026-09-06T00:00:00Z">
        <w:r>
          <w:t xml:space="preserve"> </w:t>
        </w:r>
      </w:ins>
      <w:ins w:id="8657" w:author="Leon Sandler" w:date="2026-09-06T00:00:00Z">
        <w:r>
          <w:t>on</w:t>
        </w:r>
      </w:ins>
      <w:ins w:id="8658" w:author="Leon Sandler" w:date="2026-09-06T00:00:00Z">
        <w:r>
          <w:t xml:space="preserve"> </w:t>
        </w:r>
      </w:ins>
      <w:ins w:id="8659" w:author="Leon Sandler" w:date="2026-09-06T00:00:00Z">
        <w:r>
          <w:t>the</w:t>
        </w:r>
      </w:ins>
      <w:ins w:id="8660" w:author="Leon Sandler" w:date="2026-09-06T00:00:00Z">
        <w:r>
          <w:t xml:space="preserve"> </w:t>
        </w:r>
      </w:ins>
      <w:ins w:id="8661" w:author="Leon Sandler" w:date="2026-09-06T00:00:00Z">
        <w:r>
          <w:t>energy</w:t>
        </w:r>
      </w:ins>
      <w:ins w:id="8662" w:author="Leon Sandler" w:date="2026-09-06T00:00:00Z">
        <w:r>
          <w:t xml:space="preserve"> </w:t>
        </w:r>
      </w:ins>
      <w:ins w:id="8663" w:author="Leon Sandler" w:date="2026-09-06T00:00:00Z">
        <w:r>
          <w:t>actually</w:t>
        </w:r>
      </w:ins>
      <w:ins w:id="8664" w:author="Leon Sandler" w:date="2026-09-06T00:00:00Z">
        <w:r>
          <w:t xml:space="preserve"> </w:t>
        </w:r>
      </w:ins>
      <w:ins w:id="8665" w:author="Leon Sandler" w:date="2026-09-06T00:00:00Z">
        <w:r>
          <w:t>deposited</w:t>
        </w:r>
      </w:ins>
      <w:ins w:id="8666" w:author="Leon Sandler" w:date="2026-09-06T00:00:00Z">
        <w:r>
          <w:t xml:space="preserve"> </w:t>
        </w:r>
      </w:ins>
      <w:ins w:id="8667" w:author="Leon Sandler" w:date="2026-09-06T00:00:00Z">
        <w:r>
          <w:t>in</w:t>
        </w:r>
      </w:ins>
      <w:ins w:id="8668" w:author="Leon Sandler" w:date="2026-09-06T00:00:00Z">
        <w:r>
          <w:t xml:space="preserve"> </w:t>
        </w:r>
      </w:ins>
      <w:ins w:id="8669" w:author="Leon Sandler" w:date="2026-09-06T00:00:00Z">
        <w:r>
          <w:t>tissue</w:t>
        </w:r>
      </w:ins>
      <w:ins w:id="8670" w:author="Leon Sandler" w:date="2026-09-06T00:00:00Z">
        <w:r>
          <w:t xml:space="preserve"> </w:t>
        </w:r>
      </w:ins>
      <w:ins w:id="8671" w:author="Leon Sandler" w:date="2026-09-06T00:00:00Z">
        <w:r>
          <w:t>or</w:t>
        </w:r>
      </w:ins>
      <w:ins w:id="8672" w:author="Leon Sandler" w:date="2026-09-06T00:00:00Z">
        <w:r>
          <w:t xml:space="preserve"> </w:t>
        </w:r>
      </w:ins>
      <w:ins w:id="8673" w:author="Leon Sandler" w:date="2026-09-06T00:00:00Z">
        <w:r>
          <w:t>electronics</w:t>
        </w:r>
      </w:ins>
      <w:ins w:id="8674" w:author="Leon Sandler" w:date="2026-09-06T00:00:00Z">
        <w:r>
          <w:t xml:space="preserve"> </w:t>
        </w:r>
      </w:ins>
      <w:ins w:id="8675" w:author="Leon Sandler" w:date="2026-09-06T00:00:00Z">
        <w:r>
          <w:t>by</w:t>
        </w:r>
      </w:ins>
      <w:ins w:id="8676" w:author="Leon Sandler" w:date="2026-09-06T00:00:00Z">
        <w:r>
          <w:t xml:space="preserve"> </w:t>
        </w:r>
      </w:ins>
      <w:ins w:id="8677" w:author="Leon Sandler" w:date="2026-09-06T00:00:00Z">
        <w:r>
          <w:t>the</w:t>
        </w:r>
      </w:ins>
      <w:ins w:id="8678" w:author="Leon Sandler" w:date="2026-09-06T00:00:00Z">
        <w:r>
          <w:t xml:space="preserve"> </w:t>
        </w:r>
      </w:ins>
      <w:ins w:id="8679" w:author="Leon Sandler" w:date="2026-09-06T00:00:00Z">
        <w:r>
          <w:t>transmitted</w:t>
        </w:r>
      </w:ins>
      <w:ins w:id="8680" w:author="Leon Sandler" w:date="2026-09-06T00:00:00Z">
        <w:r>
          <w:t xml:space="preserve"> </w:t>
        </w:r>
      </w:ins>
      <w:ins w:id="8681" w:author="Leon Sandler" w:date="2026-09-06T00:00:00Z">
        <w:r>
          <w:t>spectrum,</w:t>
        </w:r>
      </w:ins>
      <w:ins w:id="8682" w:author="Leon Sandler" w:date="2026-09-06T00:00:00Z">
        <w:r>
          <w:t xml:space="preserve"> </w:t>
        </w:r>
      </w:ins>
      <w:ins w:id="8683" w:author="Leon Sandler" w:date="2026-09-06T00:00:00Z">
        <w:r>
          <w:t>including</w:t>
        </w:r>
      </w:ins>
      <w:ins w:id="8684" w:author="Leon Sandler" w:date="2026-09-06T00:00:00Z">
        <w:r>
          <w:t xml:space="preserve"> </w:t>
        </w:r>
      </w:ins>
      <w:ins w:id="8685" w:author="Leon Sandler" w:date="2026-09-06T00:00:00Z">
        <w:r>
          <w:t>secondary-particle</w:t>
        </w:r>
      </w:ins>
      <w:ins w:id="8686" w:author="Leon Sandler" w:date="2026-09-06T00:00:00Z">
        <w:r>
          <w:t xml:space="preserve"> </w:t>
        </w:r>
      </w:ins>
      <w:ins w:id="8687" w:author="Leon Sandler" w:date="2026-09-06T00:00:00Z">
        <w:r>
          <w:t>contributions</w:t>
        </w:r>
      </w:ins>
      <w:ins w:id="8688" w:author="Leon Sandler" w:date="2026-09-06T00:00:00Z">
        <w:r>
          <w:t xml:space="preserve"> </w:t>
        </w:r>
      </w:ins>
      <w:ins w:id="8689" w:author="Leon Sandler" w:date="2026-09-06T00:00:00Z">
        <w:r>
          <w:t>that</w:t>
        </w:r>
      </w:ins>
      <w:ins w:id="8690" w:author="Leon Sandler" w:date="2026-09-06T00:00:00Z">
        <w:r>
          <w:t xml:space="preserve"> </w:t>
        </w:r>
      </w:ins>
      <w:ins w:id="8691" w:author="Leon Sandler" w:date="2026-09-06T00:00:00Z">
        <w:r>
          <w:t>a</w:t>
        </w:r>
      </w:ins>
      <w:ins w:id="8692" w:author="Leon Sandler" w:date="2026-09-06T00:00:00Z">
        <w:r>
          <w:t xml:space="preserve"> </w:t>
        </w:r>
      </w:ins>
      <w:ins w:id="8693" w:author="Leon Sandler" w:date="2026-09-06T00:00:00Z">
        <w:r>
          <w:t>simple</w:t>
        </w:r>
      </w:ins>
      <w:ins w:id="8694" w:author="Leon Sandler" w:date="2026-09-06T00:00:00Z">
        <w:r>
          <w:t xml:space="preserve"> </w:t>
        </w:r>
      </w:ins>
      <w:ins w:id="8695" w:author="Leon Sandler" w:date="2026-09-06T00:00:00Z">
        <w:r>
          <w:t>fluence</w:t>
        </w:r>
      </w:ins>
      <w:ins w:id="8696" w:author="Leon Sandler" w:date="2026-09-06T00:00:00Z">
        <w:r>
          <w:t xml:space="preserve"> </w:t>
        </w:r>
      </w:ins>
      <w:ins w:id="8697" w:author="Leon Sandler" w:date="2026-09-06T00:00:00Z">
        <w:r>
          <w:t>calculation</w:t>
        </w:r>
      </w:ins>
      <w:ins w:id="8698" w:author="Leon Sandler" w:date="2026-09-06T00:00:00Z">
        <w:r>
          <w:t xml:space="preserve"> </w:t>
        </w:r>
      </w:ins>
      <w:ins w:id="8699" w:author="Leon Sandler" w:date="2026-09-06T00:00:00Z">
        <w:r>
          <w:t>omits.</w:t>
        </w:r>
      </w:ins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first-order</w:t>
      </w:r>
      <w:r>
        <w:t xml:space="preserve"> </w:t>
      </w:r>
      <w:r>
        <w:t>estimate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additional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regolith,</w:t>
      </w:r>
      <w:r>
        <w:t xml:space="preserve"> </w:t>
      </w:r>
      <w:r>
        <w:t>we</w:t>
      </w:r>
      <w:r>
        <w:t xml:space="preserve"> </w:t>
      </w:r>
      <w:r>
        <w:t>apply</w:t>
      </w:r>
      <w:r>
        <w:t xml:space="preserve"> </w:t>
      </w:r>
      <w:r>
        <w:t>a</w:t>
      </w:r>
      <w:r>
        <w:t xml:space="preserve"> </w:t>
      </w:r>
      <w:r>
        <w:t>continuous-slowing-down-approximation</w:t>
      </w:r>
      <w:r>
        <w:t xml:space="preserve"> </w:t>
      </w:r>
      <w:r>
        <w:t>(CSDA)</w:t>
      </w:r>
      <w:r>
        <w:t xml:space="preserve"> </w:t>
      </w:r>
      <w:r>
        <w:t>slab</w:t>
      </w:r>
      <w:r>
        <w:t xml:space="preserve"> </w:t>
      </w:r>
      <w:r>
        <w:t>model:</w:t>
      </w:r>
      <w:r>
        <w:t xml:space="preserve"> </w:t>
      </w:r>
      <w:r>
        <w:t>each</w:t>
      </w:r>
      <w:r>
        <w:t xml:space="preserve"> </w:t>
      </w:r>
      <w:r>
        <w:t>transmitted</w:t>
      </w:r>
      <w:r>
        <w:t xml:space="preserve"> </w:t>
      </w:r>
      <w:r>
        <w:t>proton's</w:t>
      </w:r>
      <w:r>
        <w:t xml:space="preserve"> </w:t>
      </w:r>
      <w:r>
        <w:t>residual</w:t>
      </w:r>
      <w:r>
        <w:t xml:space="preserve"> </w:t>
      </w:r>
      <w:r>
        <w:t>energy</w:t>
      </w:r>
      <w:r>
        <w:t xml:space="preserve"> </w:t>
      </w:r>
      <w:r>
        <w:t>after</w:t>
      </w:r>
      <w:r>
        <w:t xml:space="preserve"> </w:t>
      </w:r>
      <w:r>
        <w:t>a</w:t>
      </w:r>
      <w:r>
        <w:t xml:space="preserve"> </w:t>
      </w:r>
      <w:r>
        <w:t>regolith</w:t>
      </w:r>
      <w:r>
        <w:t xml:space="preserve"> </w:t>
      </w:r>
      <w:r>
        <w:t>slab</w:t>
      </w:r>
      <w:r>
        <w:t xml:space="preserve"> </w:t>
      </w:r>
      <w:r>
        <w:t>of</w:t>
      </w:r>
      <w:r>
        <w:t xml:space="preserve"> </w:t>
      </w:r>
      <w:r>
        <w:t>given</w:t>
      </w:r>
      <w:r>
        <w:t xml:space="preserve"> </w:t>
      </w:r>
      <w:r>
        <w:t>thickness</w:t>
      </w:r>
      <w:r>
        <w:t xml:space="preserve"> </w:t>
      </w:r>
      <w:r>
        <w:t>is</w:t>
      </w:r>
      <w:r>
        <w:t xml:space="preserve"> </w:t>
      </w:r>
      <w:r>
        <w:t>computed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power-law</w:t>
      </w:r>
      <w:r>
        <w:t xml:space="preserve"> </w:t>
      </w:r>
      <w:r>
        <w:t>range-energy</w:t>
      </w:r>
      <w:r>
        <w:t xml:space="preserve"> </w:t>
      </w:r>
      <w:r>
        <w:t>relation</w:t>
      </w:r>
      <w:r>
        <w:t xml:space="preserve"> </w:t>
      </w:r>
      <w:r>
        <w:t>R[g/cm²]</w:t>
      </w:r>
      <w:r>
        <w:t xml:space="preserve"> </w:t>
      </w:r>
      <w:r>
        <w:t>=</w:t>
      </w:r>
      <w:r>
        <w:t xml:space="preserve"> </w:t>
      </w:r>
      <w:r>
        <w:t>0.00251·E[MeV]^1.75,</w:t>
      </w:r>
      <w:r>
        <w:t xml:space="preserve"> </w:t>
      </w:r>
      <w:r>
        <w:t>applied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SEP</w:t>
      </w:r>
      <w:r>
        <w:t xml:space="preserve"> </w:t>
      </w:r>
      <w:r>
        <w:t>spectrum</w:t>
      </w:r>
      <w:r>
        <w:t xml:space="preserve"> </w:t>
      </w:r>
      <w:r>
        <w:t>J(E)</w:t>
      </w:r>
      <w:r>
        <w:t xml:space="preserve"> </w:t>
      </w:r>
      <w:r>
        <w:t>∝</w:t>
      </w:r>
      <w:r>
        <w:t xml:space="preserve"> </w:t>
      </w:r>
      <w:r>
        <w:t>exp(−E/30</w:t>
      </w:r>
      <w:r>
        <w:t xml:space="preserve"> </w:t>
      </w:r>
      <w:r>
        <w:t>MeV)/E,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fence's</w:t>
      </w:r>
      <w:r>
        <w:t xml:space="preserve"> </w:t>
      </w:r>
      <w:r>
        <w:t>own</w:t>
      </w:r>
      <w:r>
        <w:t xml:space="preserve"> </w:t>
      </w:r>
      <w:r>
        <w:t>transmission</w:t>
      </w:r>
      <w:r>
        <w:t xml:space="preserve"> </w:t>
      </w:r>
      <w:r>
        <w:t>curve</w:t>
      </w:r>
      <w:r>
        <w:t xml:space="preserve"> </w:t>
      </w:r>
      <w:del w:id="8700" w:author="Leon Sandler" w:date="2026-09-06T00:00:00Z">
        <w:r>
          <w:delText>(§5)</w:delText>
        </w:r>
      </w:del>
      <w:ins w:id="8701" w:author="Leon Sandler" w:date="2026-09-06T00:00:00Z">
        <w:r>
          <w:t>from</w:t>
        </w:r>
      </w:ins>
      <w:ins w:id="8702" w:author="Leon Sandler" w:date="2026-09-06T00:00:00Z">
        <w:r>
          <w:t xml:space="preserve"> </w:t>
        </w:r>
      </w:ins>
      <w:ins w:id="8703" w:author="Leon Sandler" w:date="2026-09-06T00:00:00Z">
        <w:r>
          <w:t>Section</w:t>
        </w:r>
      </w:ins>
      <w:ins w:id="8704" w:author="Leon Sandler" w:date="2026-09-06T00:00:00Z">
        <w:r>
          <w:t xml:space="preserve"> </w:t>
        </w:r>
      </w:ins>
      <w:ins w:id="8705" w:author="Leon Sandler" w:date="2026-09-06T00:00:00Z">
        <w:r>
          <w:t>6.1</w:t>
        </w:r>
      </w:ins>
      <w:r>
        <w:t xml:space="preserve"> </w:t>
      </w:r>
      <w:r>
        <w:t>applied</w:t>
      </w:r>
      <w:r>
        <w:t xml:space="preserve"> </w:t>
      </w:r>
      <w:r>
        <w:t>first</w:t>
      </w:r>
      <w:r>
        <w:t xml:space="preserve"> </w:t>
      </w:r>
      <w:r>
        <w:t>where</w:t>
      </w:r>
      <w:r>
        <w:t xml:space="preserve"> </w:t>
      </w:r>
      <w:r>
        <w:t>relevant.</w:t>
      </w:r>
      <w:r>
        <w:t xml:space="preserve"> </w:t>
      </w:r>
      <w:r>
        <w:t>This</w:t>
      </w:r>
      <w:r>
        <w:t xml:space="preserve"> </w:t>
      </w:r>
      <w:r>
        <w:t>is</w:t>
      </w:r>
      <w:ins w:id="8706" w:author="Leon Sandler" w:date="2026-09-06T00:00:00Z">
        <w:r>
          <w:t xml:space="preserve"> </w:t>
        </w:r>
      </w:ins>
      <w:ins w:id="8707" w:author="Leon Sandler" w:date="2026-09-06T00:00:00Z">
        <w:r>
          <w:t>explicitly</w:t>
        </w:r>
      </w:ins>
      <w:r>
        <w:t xml:space="preserve"> </w:t>
      </w:r>
      <w:r>
        <w:t>a</w:t>
      </w:r>
      <w:r>
        <w:t xml:space="preserve"> </w:t>
      </w:r>
      <w:r>
        <w:t>first-order</w:t>
      </w:r>
      <w:r>
        <w:t xml:space="preserve"> </w:t>
      </w:r>
      <w:r>
        <w:t>SEP</w:t>
      </w:r>
      <w:r>
        <w:t xml:space="preserve"> </w:t>
      </w:r>
      <w:r>
        <w:t>energy-fluence</w:t>
      </w:r>
      <w:r>
        <w:t xml:space="preserve"> </w:t>
      </w:r>
      <w:r>
        <w:t>calculation,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dose</w:t>
      </w:r>
      <w:r>
        <w:t xml:space="preserve"> </w:t>
      </w:r>
      <w:r>
        <w:t>calculation:</w:t>
      </w:r>
      <w:r>
        <w:t xml:space="preserve"> </w:t>
      </w:r>
      <w:r>
        <w:t>it</w:t>
      </w:r>
      <w:r>
        <w:t xml:space="preserve"> </w:t>
      </w:r>
      <w:r>
        <w:t>omits</w:t>
      </w:r>
      <w:r>
        <w:t xml:space="preserve"> </w:t>
      </w:r>
      <w:r>
        <w:t>nuclear</w:t>
      </w:r>
      <w:r>
        <w:t xml:space="preserve"> </w:t>
      </w:r>
      <w:r>
        <w:t>fragmentation,</w:t>
      </w:r>
      <w:r>
        <w:t xml:space="preserve"> </w:t>
      </w:r>
      <w:r>
        <w:t>secondary</w:t>
      </w:r>
      <w:r>
        <w:t xml:space="preserve"> </w:t>
      </w:r>
      <w:r>
        <w:t>neutron</w:t>
      </w:r>
      <w:r>
        <w:t xml:space="preserve"> </w:t>
      </w:r>
      <w:r>
        <w:t>production,</w:t>
      </w:r>
      <w:r>
        <w:t xml:space="preserve"> </w:t>
      </w:r>
      <w:r>
        <w:t>and</w:t>
      </w:r>
      <w:r>
        <w:t xml:space="preserve"> </w:t>
      </w:r>
      <w:r>
        <w:t>bremsstrahlung,</w:t>
      </w:r>
      <w:r>
        <w:t xml:space="preserve"> </w:t>
      </w:r>
      <w:r>
        <w:t>all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full</w:t>
      </w:r>
      <w:r>
        <w:t xml:space="preserve"> </w:t>
      </w:r>
      <w:r>
        <w:t>transport</w:t>
      </w:r>
      <w:r>
        <w:t xml:space="preserve"> </w:t>
      </w:r>
      <w:r>
        <w:t>code</w:t>
      </w:r>
      <w:r>
        <w:t xml:space="preserve"> </w:t>
      </w:r>
      <w:r>
        <w:t>would</w:t>
      </w:r>
      <w:r>
        <w:t xml:space="preserve"> </w:t>
      </w:r>
      <w:r>
        <w:t>include</w:t>
      </w:r>
      <w:r>
        <w:t xml:space="preserve"> </w:t>
      </w:r>
      <w:r>
        <w:t>and</w:t>
      </w:r>
      <w:r>
        <w:t xml:space="preserve"> </w:t>
      </w:r>
      <w:r>
        <w:t>which</w:t>
      </w:r>
      <w:r>
        <w:t xml:space="preserve"> </w:t>
      </w:r>
      <w:r>
        <w:t>generally</w:t>
      </w:r>
      <w:r>
        <w:t xml:space="preserve"> </w:t>
      </w:r>
      <w:r>
        <w:t>increase</w:t>
      </w:r>
      <w:r>
        <w:t xml:space="preserve"> </w:t>
      </w:r>
      <w:r>
        <w:t>local</w:t>
      </w:r>
      <w:r>
        <w:t xml:space="preserve"> </w:t>
      </w:r>
      <w:r>
        <w:t>dose</w:t>
      </w:r>
      <w:r>
        <w:t xml:space="preserve"> </w:t>
      </w:r>
      <w:r>
        <w:t>relative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pure</w:t>
      </w:r>
      <w:r>
        <w:t xml:space="preserve"> </w:t>
      </w:r>
      <w:r>
        <w:t>CSDA</w:t>
      </w:r>
      <w:r>
        <w:t xml:space="preserve"> </w:t>
      </w:r>
      <w:r>
        <w:t>estimate</w:t>
      </w:r>
      <w:r>
        <w:t xml:space="preserve"> </w:t>
      </w:r>
      <w:r>
        <w:t>behind</w:t>
      </w:r>
      <w:r>
        <w:t xml:space="preserve"> </w:t>
      </w:r>
      <w:r>
        <w:t>thicker</w:t>
      </w:r>
      <w:r>
        <w:t xml:space="preserve"> </w:t>
      </w:r>
      <w:del w:id="8708" w:author="Leon Sandler" w:date="2026-09-06T00:00:00Z">
        <w:r>
          <w:delText>absorbers.</w:delText>
        </w:r>
      </w:del>
      <w:ins w:id="8709" w:author="Leon Sandler" w:date="2026-09-06T00:00:00Z">
        <w:r>
          <w:t>absorbers,</w:t>
        </w:r>
      </w:ins>
      <w:ins w:id="8710" w:author="Leon Sandler" w:date="2026-09-06T00:00:00Z">
        <w:r>
          <w:t xml:space="preserve"> </w:t>
        </w:r>
      </w:ins>
      <w:ins w:id="8711" w:author="Leon Sandler" w:date="2026-09-06T00:00:00Z">
        <w:r>
          <w:t>since</w:t>
        </w:r>
      </w:ins>
      <w:ins w:id="8712" w:author="Leon Sandler" w:date="2026-09-06T00:00:00Z">
        <w:r>
          <w:t xml:space="preserve"> </w:t>
        </w:r>
      </w:ins>
      <w:ins w:id="8713" w:author="Leon Sandler" w:date="2026-09-06T00:00:00Z">
        <w:r>
          <w:t>secondary</w:t>
        </w:r>
      </w:ins>
      <w:ins w:id="8714" w:author="Leon Sandler" w:date="2026-09-06T00:00:00Z">
        <w:r>
          <w:t xml:space="preserve"> </w:t>
        </w:r>
      </w:ins>
      <w:ins w:id="8715" w:author="Leon Sandler" w:date="2026-09-06T00:00:00Z">
        <w:r>
          <w:t>particles</w:t>
        </w:r>
      </w:ins>
      <w:ins w:id="8716" w:author="Leon Sandler" w:date="2026-09-06T00:00:00Z">
        <w:r>
          <w:t xml:space="preserve"> </w:t>
        </w:r>
      </w:ins>
      <w:ins w:id="8717" w:author="Leon Sandler" w:date="2026-09-06T00:00:00Z">
        <w:r>
          <w:t>produced</w:t>
        </w:r>
      </w:ins>
      <w:ins w:id="8718" w:author="Leon Sandler" w:date="2026-09-06T00:00:00Z">
        <w:r>
          <w:t xml:space="preserve"> </w:t>
        </w:r>
      </w:ins>
      <w:ins w:id="8719" w:author="Leon Sandler" w:date="2026-09-06T00:00:00Z">
        <w:r>
          <w:t>within</w:t>
        </w:r>
      </w:ins>
      <w:ins w:id="8720" w:author="Leon Sandler" w:date="2026-09-06T00:00:00Z">
        <w:r>
          <w:t xml:space="preserve"> </w:t>
        </w:r>
      </w:ins>
      <w:ins w:id="8721" w:author="Leon Sandler" w:date="2026-09-06T00:00:00Z">
        <w:r>
          <w:t>the</w:t>
        </w:r>
      </w:ins>
      <w:ins w:id="8722" w:author="Leon Sandler" w:date="2026-09-06T00:00:00Z">
        <w:r>
          <w:t xml:space="preserve"> </w:t>
        </w:r>
      </w:ins>
      <w:ins w:id="8723" w:author="Leon Sandler" w:date="2026-09-06T00:00:00Z">
        <w:r>
          <w:t>shielding</w:t>
        </w:r>
      </w:ins>
      <w:ins w:id="8724" w:author="Leon Sandler" w:date="2026-09-06T00:00:00Z">
        <w:r>
          <w:t xml:space="preserve"> </w:t>
        </w:r>
      </w:ins>
      <w:ins w:id="8725" w:author="Leon Sandler" w:date="2026-09-06T00:00:00Z">
        <w:r>
          <w:t>material</w:t>
        </w:r>
      </w:ins>
      <w:ins w:id="8726" w:author="Leon Sandler" w:date="2026-09-06T00:00:00Z">
        <w:r>
          <w:t xml:space="preserve"> </w:t>
        </w:r>
      </w:ins>
      <w:ins w:id="8727" w:author="Leon Sandler" w:date="2026-09-06T00:00:00Z">
        <w:r>
          <w:t>itself</w:t>
        </w:r>
      </w:ins>
      <w:ins w:id="8728" w:author="Leon Sandler" w:date="2026-09-06T00:00:00Z">
        <w:r>
          <w:t xml:space="preserve"> </w:t>
        </w:r>
      </w:ins>
      <w:ins w:id="8729" w:author="Leon Sandler" w:date="2026-09-06T00:00:00Z">
        <w:r>
          <w:t>contribute</w:t>
        </w:r>
      </w:ins>
      <w:ins w:id="8730" w:author="Leon Sandler" w:date="2026-09-06T00:00:00Z">
        <w:r>
          <w:t xml:space="preserve"> </w:t>
        </w:r>
      </w:ins>
      <w:ins w:id="8731" w:author="Leon Sandler" w:date="2026-09-06T00:00:00Z">
        <w:r>
          <w:t>additional</w:t>
        </w:r>
      </w:ins>
      <w:ins w:id="8732" w:author="Leon Sandler" w:date="2026-09-06T00:00:00Z">
        <w:r>
          <w:t xml:space="preserve"> </w:t>
        </w:r>
      </w:ins>
      <w:ins w:id="8733" w:author="Leon Sandler" w:date="2026-09-06T00:00:00Z">
        <w:r>
          <w:t>dose</w:t>
        </w:r>
      </w:ins>
      <w:ins w:id="8734" w:author="Leon Sandler" w:date="2026-09-06T00:00:00Z">
        <w:r>
          <w:t xml:space="preserve"> </w:t>
        </w:r>
      </w:ins>
      <w:ins w:id="8735" w:author="Leon Sandler" w:date="2026-09-06T00:00:00Z">
        <w:r>
          <w:t>that</w:t>
        </w:r>
      </w:ins>
      <w:ins w:id="8736" w:author="Leon Sandler" w:date="2026-09-06T00:00:00Z">
        <w:r>
          <w:t xml:space="preserve"> </w:t>
        </w:r>
      </w:ins>
      <w:ins w:id="8737" w:author="Leon Sandler" w:date="2026-09-06T00:00:00Z">
        <w:r>
          <w:t>a</w:t>
        </w:r>
      </w:ins>
      <w:ins w:id="8738" w:author="Leon Sandler" w:date="2026-09-06T00:00:00Z">
        <w:r>
          <w:t xml:space="preserve"> </w:t>
        </w:r>
      </w:ins>
      <w:ins w:id="8739" w:author="Leon Sandler" w:date="2026-09-06T00:00:00Z">
        <w:r>
          <w:t>CSDA</w:t>
        </w:r>
      </w:ins>
      <w:ins w:id="8740" w:author="Leon Sandler" w:date="2026-09-06T00:00:00Z">
        <w:r>
          <w:t xml:space="preserve"> </w:t>
        </w:r>
      </w:ins>
      <w:ins w:id="8741" w:author="Leon Sandler" w:date="2026-09-06T00:00:00Z">
        <w:r>
          <w:t>range-energy</w:t>
        </w:r>
      </w:ins>
      <w:ins w:id="8742" w:author="Leon Sandler" w:date="2026-09-06T00:00:00Z">
        <w:r>
          <w:t xml:space="preserve"> </w:t>
        </w:r>
      </w:ins>
      <w:ins w:id="8743" w:author="Leon Sandler" w:date="2026-09-06T00:00:00Z">
        <w:r>
          <w:t>calculation</w:t>
        </w:r>
      </w:ins>
      <w:ins w:id="8744" w:author="Leon Sandler" w:date="2026-09-06T00:00:00Z">
        <w:r>
          <w:t xml:space="preserve"> </w:t>
        </w:r>
      </w:ins>
      <w:ins w:id="8745" w:author="Leon Sandler" w:date="2026-09-06T00:00:00Z">
        <w:r>
          <w:t>does</w:t>
        </w:r>
      </w:ins>
      <w:ins w:id="8746" w:author="Leon Sandler" w:date="2026-09-06T00:00:00Z">
        <w:r>
          <w:t xml:space="preserve"> </w:t>
        </w:r>
      </w:ins>
      <w:ins w:id="8747" w:author="Leon Sandler" w:date="2026-09-06T00:00:00Z">
        <w:r>
          <w:t>not</w:t>
        </w:r>
      </w:ins>
      <w:ins w:id="8748" w:author="Leon Sandler" w:date="2026-09-06T00:00:00Z">
        <w:r>
          <w:t xml:space="preserve"> </w:t>
        </w:r>
      </w:ins>
      <w:ins w:id="8749" w:author="Leon Sandler" w:date="2026-09-06T00:00:00Z">
        <w:r>
          <w:t>capture.</w:t>
        </w:r>
      </w:ins>
      <w:r>
        <w:t xml:space="preserve"> </w:t>
      </w:r>
      <w:r>
        <w:t>We</w:t>
      </w:r>
      <w:r>
        <w:t xml:space="preserve"> </w:t>
      </w:r>
      <w:r>
        <w:t>therefore</w:t>
      </w:r>
      <w:r>
        <w:t xml:space="preserve"> </w:t>
      </w:r>
      <w:r>
        <w:t>report</w:t>
      </w:r>
      <w:r>
        <w:t xml:space="preserve"> </w:t>
      </w:r>
      <w:r>
        <w:t>its</w:t>
      </w:r>
      <w:r>
        <w:t xml:space="preserve"> </w:t>
      </w:r>
      <w:r>
        <w:t>output</w:t>
      </w:r>
      <w:r>
        <w:t xml:space="preserve"> </w:t>
      </w:r>
      <w:r>
        <w:t>as</w:t>
      </w:r>
      <w:r>
        <w:t xml:space="preserve"> </w:t>
      </w:r>
      <w:r>
        <w:t>ΔF_E</w:t>
      </w:r>
      <w:r>
        <w:t xml:space="preserve"> </w:t>
      </w:r>
      <w:r>
        <w:t>(energy-fluence</w:t>
      </w:r>
      <w:r>
        <w:t xml:space="preserve"> </w:t>
      </w:r>
      <w:del w:id="8750" w:author="Leon Sandler" w:date="2026-09-06T00:00:00Z">
        <w:r>
          <w:delText>reduction),</w:delText>
        </w:r>
      </w:del>
      <w:ins w:id="8751" w:author="Leon Sandler" w:date="2026-09-06T00:00:00Z">
        <w:r>
          <w:t>reduction)</w:t>
        </w:r>
      </w:ins>
      <w:ins w:id="8752" w:author="Leon Sandler" w:date="2026-09-06T00:00:00Z">
        <w:r>
          <w:t xml:space="preserve"> </w:t>
        </w:r>
      </w:ins>
      <w:ins w:id="8753" w:author="Leon Sandler" w:date="2026-09-06T00:00:00Z">
        <w:r>
          <w:t>rather</w:t>
        </w:r>
      </w:ins>
      <w:ins w:id="8754" w:author="Leon Sandler" w:date="2026-09-06T00:00:00Z">
        <w:r>
          <w:t xml:space="preserve"> </w:t>
        </w:r>
      </w:ins>
      <w:ins w:id="8755" w:author="Leon Sandler" w:date="2026-09-06T00:00:00Z">
        <w:r>
          <w:t>than</w:t>
        </w:r>
      </w:ins>
      <w:ins w:id="8756" w:author="Leon Sandler" w:date="2026-09-06T00:00:00Z">
        <w:r>
          <w:t xml:space="preserve"> </w:t>
        </w:r>
      </w:ins>
      <w:ins w:id="8757" w:author="Leon Sandler" w:date="2026-09-06T00:00:00Z">
        <w:r>
          <w:t>as</w:t>
        </w:r>
      </w:ins>
      <w:ins w:id="8758" w:author="Leon Sandler" w:date="2026-09-06T00:00:00Z">
        <w:r>
          <w:t xml:space="preserve"> </w:t>
        </w:r>
      </w:ins>
      <w:ins w:id="8759" w:author="Leon Sandler" w:date="2026-09-06T00:00:00Z">
        <w:r>
          <w:t>a</w:t>
        </w:r>
      </w:ins>
      <w:ins w:id="8760" w:author="Leon Sandler" w:date="2026-09-06T00:00:00Z">
        <w:r>
          <w:t xml:space="preserve"> </w:t>
        </w:r>
      </w:ins>
      <w:ins w:id="8761" w:author="Leon Sandler" w:date="2026-09-06T00:00:00Z">
        <w:r>
          <w:t>dose</w:t>
        </w:r>
      </w:ins>
      <w:ins w:id="8762" w:author="Leon Sandler" w:date="2026-09-06T00:00:00Z">
        <w:r>
          <w:t xml:space="preserve"> </w:t>
        </w:r>
      </w:ins>
      <w:ins w:id="8763" w:author="Leon Sandler" w:date="2026-09-06T00:00:00Z">
        <w:r>
          <w:t>quantity,</w:t>
        </w:r>
      </w:ins>
      <w:r>
        <w:t xml:space="preserve"> </w:t>
      </w:r>
      <w:r>
        <w:t>and</w:t>
      </w:r>
      <w:ins w:id="8764" w:author="Leon Sandler" w:date="2026-09-06T00:00:00Z">
        <w:r>
          <w:t xml:space="preserve"> </w:t>
        </w:r>
      </w:ins>
      <w:ins w:id="8765" w:author="Leon Sandler" w:date="2026-09-06T00:00:00Z">
        <w:r>
          <w:t>define</w:t>
        </w:r>
      </w:ins>
      <w:r>
        <w:t xml:space="preserve"> </w:t>
      </w:r>
      <w:r>
        <w:t>the</w:t>
      </w:r>
      <w:r>
        <w:t xml:space="preserve"> </w:t>
      </w:r>
      <w:r>
        <w:t>corresponding</w:t>
      </w:r>
      <w:r>
        <w:t xml:space="preserve"> </w:t>
      </w:r>
      <w:r>
        <w:t>efficiency</w:t>
      </w:r>
      <w:r>
        <w:t xml:space="preserve"> </w:t>
      </w:r>
      <w:r>
        <w:t>metric</w:t>
      </w:r>
      <w:r>
        <w:t xml:space="preserve"> </w:t>
      </w:r>
      <w:r>
        <w:t>as</w:t>
      </w:r>
      <w:r>
        <w:t xml:space="preserve"> </w:t>
      </w:r>
      <w:r>
        <w:t>η_F</w:t>
      </w:r>
      <w:r>
        <w:t xml:space="preserve"> </w:t>
      </w:r>
      <w:r>
        <w:t>=</w:t>
      </w:r>
      <w:r>
        <w:t xml:space="preserve"> </w:t>
      </w:r>
      <w:r>
        <w:t>ΔF_E</w:t>
      </w:r>
      <w:r>
        <w:t xml:space="preserve"> </w:t>
      </w:r>
      <w:r>
        <w:t>/</w:t>
      </w:r>
      <w:r>
        <w:t xml:space="preserve"> </w:t>
      </w:r>
      <w:r>
        <w:t>M_E,</w:t>
      </w:r>
      <w:r>
        <w:t xml:space="preserve"> </w:t>
      </w:r>
      <w:ins w:id="8766" w:author="Leon Sandler" w:date="2026-09-06T00:00:00Z">
        <w:r>
          <w:t>explicitly</w:t>
        </w:r>
      </w:ins>
      <w:ins w:id="8767" w:author="Leon Sandler" w:date="2026-09-06T00:00:00Z">
        <w:r>
          <w:t xml:space="preserve"> </w:t>
        </w:r>
      </w:ins>
      <w:r>
        <w:t>reserving</w:t>
      </w:r>
      <w:r>
        <w:t xml:space="preserve"> </w:t>
      </w:r>
      <w:r>
        <w:t>η_D</w:t>
      </w:r>
      <w:r>
        <w:t xml:space="preserve"> </w:t>
      </w:r>
      <w:r>
        <w:t>=</w:t>
      </w:r>
      <w:r>
        <w:t xml:space="preserve"> </w:t>
      </w:r>
      <w:r>
        <w:t>ΔD</w:t>
      </w:r>
      <w:r>
        <w:t xml:space="preserve"> </w:t>
      </w:r>
      <w:r>
        <w:t>/</w:t>
      </w:r>
      <w:r>
        <w:t xml:space="preserve"> </w:t>
      </w:r>
      <w:r>
        <w:t>M_E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dose-based</w:t>
      </w:r>
      <w:r>
        <w:t xml:space="preserve"> </w:t>
      </w:r>
      <w:r>
        <w:t>metric</w:t>
      </w:r>
      <w:r>
        <w:t xml:space="preserve"> </w:t>
      </w:r>
      <w:ins w:id="8768" w:author="Leon Sandler" w:date="2026-09-06T00:00:00Z">
        <w:r>
          <w:t>that</w:t>
        </w:r>
      </w:ins>
      <w:ins w:id="8769" w:author="Leon Sandler" w:date="2026-09-06T00:00:00Z">
        <w:r>
          <w:t xml:space="preserve"> </w:t>
        </w:r>
      </w:ins>
      <w:r>
        <w:t>a</w:t>
      </w:r>
      <w:r>
        <w:t xml:space="preserve"> </w:t>
      </w:r>
      <w:r>
        <w:t>full</w:t>
      </w:r>
      <w:r>
        <w:t xml:space="preserve"> </w:t>
      </w:r>
      <w:r>
        <w:t>transport</w:t>
      </w:r>
      <w:r>
        <w:t xml:space="preserve"> </w:t>
      </w:r>
      <w:del w:id="8770" w:author="Leon Sandler" w:date="2026-09-06T00:00:00Z">
        <w:r>
          <w:delText>calculation</w:delText>
        </w:r>
      </w:del>
      <w:ins w:id="8771" w:author="Leon Sandler" w:date="2026-09-06T00:00:00Z">
        <w:r>
          <w:t>calculation,</w:t>
        </w:r>
      </w:ins>
      <w:ins w:id="8772" w:author="Leon Sandler" w:date="2026-09-06T00:00:00Z">
        <w:r>
          <w:t xml:space="preserve"> </w:t>
        </w:r>
      </w:ins>
      <w:ins w:id="8773" w:author="Leon Sandler" w:date="2026-09-06T00:00:00Z">
        <w:r>
          <w:t>specified</w:t>
        </w:r>
      </w:ins>
      <w:ins w:id="8774" w:author="Leon Sandler" w:date="2026-09-06T00:00:00Z">
        <w:r>
          <w:t xml:space="preserve"> </w:t>
        </w:r>
      </w:ins>
      <w:ins w:id="8775" w:author="Leon Sandler" w:date="2026-09-06T00:00:00Z">
        <w:r>
          <w:t>in</w:t>
        </w:r>
      </w:ins>
      <w:ins w:id="8776" w:author="Leon Sandler" w:date="2026-09-06T00:00:00Z">
        <w:r>
          <w:t xml:space="preserve"> </w:t>
        </w:r>
      </w:ins>
      <w:ins w:id="8777" w:author="Leon Sandler" w:date="2026-09-06T00:00:00Z">
        <w:r>
          <w:t>Section</w:t>
        </w:r>
      </w:ins>
      <w:ins w:id="8778" w:author="Leon Sandler" w:date="2026-09-06T00:00:00Z">
        <w:r>
          <w:t xml:space="preserve"> </w:t>
        </w:r>
      </w:ins>
      <w:ins w:id="8779" w:author="Leon Sandler" w:date="2026-09-06T00:00:00Z">
        <w:r>
          <w:t>10.4,</w:t>
        </w:r>
      </w:ins>
      <w:r>
        <w:t xml:space="preserve"> </w:t>
      </w:r>
      <w:r>
        <w:t>would</w:t>
      </w:r>
      <w:r>
        <w:t xml:space="preserve"> </w:t>
      </w:r>
      <w:r>
        <w:t>provide.</w:t>
      </w:r>
    </w:p>
    <w:p>
      <w:del w:id="8780" w:author="Leon Sandler" w:date="2026-09-06T00:00:00Z">
        <w:r>
          <w:delText>11.2</w:delText>
        </w:r>
      </w:del>
      <w:del w:id="8781" w:author="Leon Sandler" w:date="2026-09-06T00:00:00Z">
        <w:r>
          <w:delText> </w:delText>
        </w:r>
      </w:del>
      <w:del w:id="8782" w:author="Leon Sandler" w:date="2026-09-06T00:00:00Z">
        <w:r>
          <w:delText>Full</w:delText>
        </w:r>
      </w:del>
      <w:del w:id="8783" w:author="Leon Sandler" w:date="2026-09-06T00:00:00Z">
        <w:r>
          <w:delText> </w:delText>
        </w:r>
      </w:del>
      <w:del w:id="8784" w:author="Leon Sandler" w:date="2026-09-06T00:00:00Z">
        <w:r>
          <w:delText>thickness</w:delText>
        </w:r>
      </w:del>
      <w:del w:id="8785" w:author="Leon Sandler" w:date="2026-09-06T00:00:00Z">
        <w:r>
          <w:delText> </w:delText>
        </w:r>
      </w:del>
      <w:del w:id="8786" w:author="Leon Sandler" w:date="2026-09-06T00:00:00Z">
        <w:r>
          <w:delText>sweep</w:delText>
        </w:r>
      </w:del>
      <w:del w:id="8787" w:author="Leon Sandler" w:date="2026-09-06T00:00:00Z">
        <w:r>
          <w:delText> </w:delText>
        </w:r>
      </w:del>
      <w:del w:id="8788" w:author="Leon Sandler" w:date="2026-09-06T00:00:00Z">
        <w:r>
          <w:delText>and</w:delText>
        </w:r>
      </w:del>
      <w:del w:id="8789" w:author="Leon Sandler" w:date="2026-09-06T00:00:00Z">
        <w:r>
          <w:delText> </w:delText>
        </w:r>
      </w:del>
      <w:del w:id="8790" w:author="Leon Sandler" w:date="2026-09-06T00:00:00Z">
        <w:r>
          <w:delText>mass-vs-fluence</w:delText>
        </w:r>
      </w:del>
      <w:del w:id="8791" w:author="Leon Sandler" w:date="2026-09-06T00:00:00Z">
        <w:r>
          <w:delText> </w:delText>
        </w:r>
      </w:del>
      <w:del w:id="8792" w:author="Leon Sandler" w:date="2026-09-06T00:00:00Z">
        <w:r>
          <w:delText>tradeoff</w:delText>
        </w:r>
      </w:del>
    </w:p>
    <w:p>
      <w:r>
        <w:t>Table</w:t>
      </w:r>
      <w:r>
        <w:t xml:space="preserve"> </w:t>
      </w:r>
      <w:r>
        <w:t>4.</w:t>
      </w:r>
      <w:r>
        <w:t xml:space="preserve"> </w:t>
      </w:r>
      <w:r>
        <w:t>Fixed-equipment</w:t>
      </w:r>
      <w:r>
        <w:t xml:space="preserve"> </w:t>
      </w:r>
      <w:r>
        <w:t>case,</w:t>
      </w:r>
      <w:r>
        <w:t xml:space="preserve"> </w:t>
      </w:r>
      <w:r>
        <w:t>full</w:t>
      </w:r>
      <w:r>
        <w:t xml:space="preserve"> </w:t>
      </w:r>
      <w:r>
        <w:t>regolith-thickness</w:t>
      </w:r>
      <w:r>
        <w:t xml:space="preserve"> </w:t>
      </w:r>
      <w:r>
        <w:t>sweep.</w:t>
      </w:r>
      <w:r>
        <w:t xml:space="preserve"> </w:t>
      </w:r>
      <w:r>
        <w:t>Regolith-only</w:t>
      </w:r>
      <w:r>
        <w:t xml:space="preserve"> </w:t>
      </w:r>
      <w:r>
        <w:t>(B)</w:t>
      </w:r>
      <w:r>
        <w:t xml:space="preserve"> </w:t>
      </w:r>
      <w:r>
        <w:t>dominates</w:t>
      </w:r>
      <w:r>
        <w:t xml:space="preserve"> </w:t>
      </w:r>
      <w:r>
        <w:t>every</w:t>
      </w:r>
      <w:r>
        <w:t xml:space="preserve"> </w:t>
      </w:r>
      <w:r>
        <w:t>fence-assisted</w:t>
      </w:r>
      <w:r>
        <w:t xml:space="preserve"> </w:t>
      </w:r>
      <w:r>
        <w:t>configuration</w:t>
      </w:r>
      <w:r>
        <w:t xml:space="preserve"> </w:t>
      </w:r>
      <w:r>
        <w:t>(C)</w:t>
      </w:r>
      <w:r>
        <w:t xml:space="preserve"> </w:t>
      </w:r>
      <w:r>
        <w:t>in</w:t>
      </w:r>
      <w:r>
        <w:t xml:space="preserve"> </w:t>
      </w:r>
      <w:r>
        <w:t>η_F</w:t>
      </w:r>
      <w:r>
        <w:t xml:space="preserve"> </w:t>
      </w:r>
      <w:r>
        <w:t>at</w:t>
      </w:r>
      <w:r>
        <w:t xml:space="preserve"> </w:t>
      </w:r>
      <w:r>
        <w:t>every</w:t>
      </w:r>
      <w:r>
        <w:t xml:space="preserve"> </w:t>
      </w:r>
      <w:r>
        <w:t>thickness</w:t>
      </w:r>
      <w:r>
        <w:t xml:space="preserve"> </w:t>
      </w:r>
      <w:r>
        <w:t>tested.</w:t>
      </w:r>
    </w:p>
    <w:p>
      <w:del w:id="8793" w:author="Leon Sandler" w:date="2026-09-06T00:00:00Z">
        <w:r>
          <w:delText>Figure</w:delText>
        </w:r>
      </w:del>
      <w:del w:id="8794" w:author="Leon Sandler" w:date="2026-09-06T00:00:00Z">
        <w:r>
          <w:delText> </w:delText>
        </w:r>
      </w:del>
      <w:del w:id="8795" w:author="Leon Sandler" w:date="2026-09-06T00:00:00Z">
        <w:r>
          <w:delText>3.</w:delText>
        </w:r>
      </w:del>
      <w:del w:id="8796" w:author="Leon Sandler" w:date="2026-09-06T00:00:00Z">
        <w:r>
          <w:delText> </w:delText>
        </w:r>
      </w:del>
      <w:del w:id="8797" w:author="Leon Sandler" w:date="2026-09-06T00:00:00Z">
        <w:r>
          <w:delText>Earth-launched</w:delText>
        </w:r>
      </w:del>
      <w:del w:id="8798" w:author="Leon Sandler" w:date="2026-09-06T00:00:00Z">
        <w:r>
          <w:delText> </w:delText>
        </w:r>
      </w:del>
      <w:del w:id="8799" w:author="Leon Sandler" w:date="2026-09-06T00:00:00Z">
        <w:r>
          <w:delText>mass</w:delText>
        </w:r>
      </w:del>
      <w:del w:id="8800" w:author="Leon Sandler" w:date="2026-09-06T00:00:00Z">
        <w:r>
          <w:delText> </w:delText>
        </w:r>
      </w:del>
      <w:del w:id="8801" w:author="Leon Sandler" w:date="2026-09-06T00:00:00Z">
        <w:r>
          <w:delText>vs.</w:delText>
        </w:r>
      </w:del>
      <w:del w:id="8802" w:author="Leon Sandler" w:date="2026-09-06T00:00:00Z">
        <w:r>
          <w:delText> </w:delText>
        </w:r>
      </w:del>
      <w:del w:id="8803" w:author="Leon Sandler" w:date="2026-09-06T00:00:00Z">
        <w:r>
          <w:delText>SEP</w:delText>
        </w:r>
      </w:del>
      <w:del w:id="8804" w:author="Leon Sandler" w:date="2026-09-06T00:00:00Z">
        <w:r>
          <w:delText> </w:delText>
        </w:r>
      </w:del>
      <w:del w:id="8805" w:author="Leon Sandler" w:date="2026-09-06T00:00:00Z">
        <w:r>
          <w:delText>energy-fluence</w:delText>
        </w:r>
      </w:del>
      <w:del w:id="8806" w:author="Leon Sandler" w:date="2026-09-06T00:00:00Z">
        <w:r>
          <w:delText> </w:delText>
        </w:r>
      </w:del>
      <w:del w:id="8807" w:author="Leon Sandler" w:date="2026-09-06T00:00:00Z">
        <w:r>
          <w:delText>reduction</w:delText>
        </w:r>
      </w:del>
      <w:del w:id="8808" w:author="Leon Sandler" w:date="2026-09-06T00:00:00Z">
        <w:r>
          <w:delText> </w:delText>
        </w:r>
      </w:del>
      <w:del w:id="8809" w:author="Leon Sandler" w:date="2026-09-06T00:00:00Z">
        <w:r>
          <w:delText>(ΔF_E)</w:delText>
        </w:r>
      </w:del>
      <w:del w:id="8810" w:author="Leon Sandler" w:date="2026-09-06T00:00:00Z">
        <w:r>
          <w:delText> </w:delText>
        </w:r>
      </w:del>
      <w:del w:id="8811" w:author="Leon Sandler" w:date="2026-09-06T00:00:00Z">
        <w:r>
          <w:delText>across</w:delText>
        </w:r>
      </w:del>
      <w:del w:id="8812" w:author="Leon Sandler" w:date="2026-09-06T00:00:00Z">
        <w:r>
          <w:delText> </w:delText>
        </w:r>
      </w:del>
      <w:del w:id="8813" w:author="Leon Sandler" w:date="2026-09-06T00:00:00Z">
        <w:r>
          <w:delText>all</w:delText>
        </w:r>
      </w:del>
      <w:del w:id="8814" w:author="Leon Sandler" w:date="2026-09-06T00:00:00Z">
        <w:r>
          <w:delText> </w:delText>
        </w:r>
      </w:del>
      <w:del w:id="8815" w:author="Leon Sandler" w:date="2026-09-06T00:00:00Z">
        <w:r>
          <w:delText>four</w:delText>
        </w:r>
      </w:del>
      <w:del w:id="8816" w:author="Leon Sandler" w:date="2026-09-06T00:00:00Z">
        <w:r>
          <w:delText> </w:delText>
        </w:r>
      </w:del>
      <w:del w:id="8817" w:author="Leon Sandler" w:date="2026-09-06T00:00:00Z">
        <w:r>
          <w:delText>architectures.</w:delText>
        </w:r>
      </w:del>
      <w:del w:id="8818" w:author="Leon Sandler" w:date="2026-09-06T00:00:00Z">
        <w:r>
          <w:delText> </w:delText>
        </w:r>
      </w:del>
      <w:del w:id="8819" w:author="Leon Sandler" w:date="2026-09-06T00:00:00Z">
        <w:r>
          <w:delText>Regolith</w:delText>
        </w:r>
      </w:del>
      <w:del w:id="8820" w:author="Leon Sandler" w:date="2026-09-06T00:00:00Z">
        <w:r>
          <w:delText> </w:delText>
        </w:r>
      </w:del>
      <w:del w:id="8821" w:author="Leon Sandler" w:date="2026-09-06T00:00:00Z">
        <w:r>
          <w:delText>cladding</w:delText>
        </w:r>
      </w:del>
      <w:del w:id="8822" w:author="Leon Sandler" w:date="2026-09-06T00:00:00Z">
        <w:r>
          <w:delText> </w:delText>
        </w:r>
      </w:del>
      <w:del w:id="8823" w:author="Leon Sandler" w:date="2026-09-06T00:00:00Z">
        <w:r>
          <w:delText>for</w:delText>
        </w:r>
      </w:del>
      <w:del w:id="8824" w:author="Leon Sandler" w:date="2026-09-06T00:00:00Z">
        <w:r>
          <w:delText> </w:delText>
        </w:r>
      </w:del>
      <w:del w:id="8825" w:author="Leon Sandler" w:date="2026-09-06T00:00:00Z">
        <w:r>
          <w:delText>fixed</w:delText>
        </w:r>
      </w:del>
      <w:del w:id="8826" w:author="Leon Sandler" w:date="2026-09-06T00:00:00Z">
        <w:r>
          <w:delText> </w:delText>
        </w:r>
      </w:del>
      <w:del w:id="8827" w:author="Leon Sandler" w:date="2026-09-06T00:00:00Z">
        <w:r>
          <w:delText>equipment</w:delText>
        </w:r>
      </w:del>
      <w:del w:id="8828" w:author="Leon Sandler" w:date="2026-09-06T00:00:00Z">
        <w:r>
          <w:delText> </w:delText>
        </w:r>
      </w:del>
      <w:del w:id="8829" w:author="Leon Sandler" w:date="2026-09-06T00:00:00Z">
        <w:r>
          <w:delText>(green)</w:delText>
        </w:r>
      </w:del>
      <w:del w:id="8830" w:author="Leon Sandler" w:date="2026-09-06T00:00:00Z">
        <w:r>
          <w:delText> </w:delText>
        </w:r>
      </w:del>
      <w:del w:id="8831" w:author="Leon Sandler" w:date="2026-09-06T00:00:00Z">
        <w:r>
          <w:delText>Pareto-dominates</w:delText>
        </w:r>
      </w:del>
      <w:del w:id="8832" w:author="Leon Sandler" w:date="2026-09-06T00:00:00Z">
        <w:r>
          <w:delText> </w:delText>
        </w:r>
      </w:del>
      <w:del w:id="8833" w:author="Leon Sandler" w:date="2026-09-06T00:00:00Z">
        <w:r>
          <w:delText>every</w:delText>
        </w:r>
      </w:del>
      <w:del w:id="8834" w:author="Leon Sandler" w:date="2026-09-06T00:00:00Z">
        <w:r>
          <w:delText> </w:delText>
        </w:r>
      </w:del>
      <w:del w:id="8835" w:author="Leon Sandler" w:date="2026-09-06T00:00:00Z">
        <w:r>
          <w:delText>magnet-assisted</w:delText>
        </w:r>
      </w:del>
      <w:del w:id="8836" w:author="Leon Sandler" w:date="2026-09-06T00:00:00Z">
        <w:r>
          <w:delText> </w:delText>
        </w:r>
      </w:del>
      <w:del w:id="8837" w:author="Leon Sandler" w:date="2026-09-06T00:00:00Z">
        <w:r>
          <w:delText>configuration;</w:delText>
        </w:r>
      </w:del>
      <w:del w:id="8838" w:author="Leon Sandler" w:date="2026-09-06T00:00:00Z">
        <w:r>
          <w:delText> </w:delText>
        </w:r>
      </w:del>
      <w:del w:id="8839" w:author="Leon Sandler" w:date="2026-09-06T00:00:00Z">
        <w:r>
          <w:delText>the</w:delText>
        </w:r>
      </w:del>
      <w:del w:id="8840" w:author="Leon Sandler" w:date="2026-09-06T00:00:00Z">
        <w:r>
          <w:delText> </w:delText>
        </w:r>
      </w:del>
      <w:del w:id="8841" w:author="Leon Sandler" w:date="2026-09-06T00:00:00Z">
        <w:r>
          <w:delText>fence</w:delText>
        </w:r>
      </w:del>
      <w:del w:id="8842" w:author="Leon Sandler" w:date="2026-09-06T00:00:00Z">
        <w:r>
          <w:delText> </w:delText>
        </w:r>
      </w:del>
      <w:del w:id="8843" w:author="Leon Sandler" w:date="2026-09-06T00:00:00Z">
        <w:r>
          <w:delText>remains</w:delText>
        </w:r>
      </w:del>
      <w:del w:id="8844" w:author="Leon Sandler" w:date="2026-09-06T00:00:00Z">
        <w:r>
          <w:delText> </w:delText>
        </w:r>
      </w:del>
      <w:del w:id="8845" w:author="Leon Sandler" w:date="2026-09-06T00:00:00Z">
        <w:r>
          <w:delText>the</w:delText>
        </w:r>
      </w:del>
      <w:del w:id="8846" w:author="Leon Sandler" w:date="2026-09-06T00:00:00Z">
        <w:r>
          <w:delText> </w:delText>
        </w:r>
      </w:del>
      <w:del w:id="8847" w:author="Leon Sandler" w:date="2026-09-06T00:00:00Z">
        <w:r>
          <w:delText>only</w:delText>
        </w:r>
      </w:del>
      <w:del w:id="8848" w:author="Leon Sandler" w:date="2026-09-06T00:00:00Z">
        <w:r>
          <w:delText> </w:delText>
        </w:r>
      </w:del>
      <w:del w:id="8849" w:author="Leon Sandler" w:date="2026-09-06T00:00:00Z">
        <w:r>
          <w:delText>option</w:delText>
        </w:r>
      </w:del>
      <w:del w:id="8850" w:author="Leon Sandler" w:date="2026-09-06T00:00:00Z">
        <w:r>
          <w:delText> </w:delText>
        </w:r>
      </w:del>
      <w:del w:id="8851" w:author="Leon Sandler" w:date="2026-09-06T00:00:00Z">
        <w:r>
          <w:delText>for</w:delText>
        </w:r>
      </w:del>
      <w:del w:id="8852" w:author="Leon Sandler" w:date="2026-09-06T00:00:00Z">
        <w:r>
          <w:delText> </w:delText>
        </w:r>
      </w:del>
      <w:del w:id="8853" w:author="Leon Sandler" w:date="2026-09-06T00:00:00Z">
        <w:r>
          <w:delText>mobile/EVA</w:delText>
        </w:r>
      </w:del>
      <w:del w:id="8854" w:author="Leon Sandler" w:date="2026-09-06T00:00:00Z">
        <w:r>
          <w:delText> </w:delText>
        </w:r>
      </w:del>
      <w:del w:id="8855" w:author="Leon Sandler" w:date="2026-09-06T00:00:00Z">
        <w:r>
          <w:delText>assets,</w:delText>
        </w:r>
      </w:del>
      <w:del w:id="8856" w:author="Leon Sandler" w:date="2026-09-06T00:00:00Z">
        <w:r>
          <w:delText> </w:delText>
        </w:r>
      </w:del>
      <w:del w:id="8857" w:author="Leon Sandler" w:date="2026-09-06T00:00:00Z">
        <w:r>
          <w:delText>where</w:delText>
        </w:r>
      </w:del>
      <w:del w:id="8858" w:author="Leon Sandler" w:date="2026-09-06T00:00:00Z">
        <w:r>
          <w:delText> </w:delText>
        </w:r>
      </w:del>
      <w:del w:id="8859" w:author="Leon Sandler" w:date="2026-09-06T00:00:00Z">
        <w:r>
          <w:delText>ISRU</w:delText>
        </w:r>
      </w:del>
      <w:del w:id="8860" w:author="Leon Sandler" w:date="2026-09-06T00:00:00Z">
        <w:r>
          <w:delText> </w:delText>
        </w:r>
      </w:del>
      <w:del w:id="8861" w:author="Leon Sandler" w:date="2026-09-06T00:00:00Z">
        <w:r>
          <w:delText>structural</w:delText>
        </w:r>
      </w:del>
      <w:del w:id="8862" w:author="Leon Sandler" w:date="2026-09-06T00:00:00Z">
        <w:r>
          <w:delText> </w:delText>
        </w:r>
      </w:del>
      <w:del w:id="8863" w:author="Leon Sandler" w:date="2026-09-06T00:00:00Z">
        <w:r>
          <w:delText>substitution</w:delText>
        </w:r>
      </w:del>
      <w:del w:id="8864" w:author="Leon Sandler" w:date="2026-09-06T00:00:00Z">
        <w:r>
          <w:delText> </w:delText>
        </w:r>
      </w:del>
      <w:del w:id="8865" w:author="Leon Sandler" w:date="2026-09-06T00:00:00Z">
        <w:r>
          <w:delText>(blue)</w:delText>
        </w:r>
      </w:del>
      <w:del w:id="8866" w:author="Leon Sandler" w:date="2026-09-06T00:00:00Z">
        <w:r>
          <w:delText> </w:delText>
        </w:r>
      </w:del>
      <w:del w:id="8867" w:author="Leon Sandler" w:date="2026-09-06T00:00:00Z">
        <w:r>
          <w:delText>shifts</w:delText>
        </w:r>
      </w:del>
      <w:del w:id="8868" w:author="Leon Sandler" w:date="2026-09-06T00:00:00Z">
        <w:r>
          <w:delText> </w:delText>
        </w:r>
      </w:del>
      <w:del w:id="8869" w:author="Leon Sandler" w:date="2026-09-06T00:00:00Z">
        <w:r>
          <w:delText>the</w:delText>
        </w:r>
      </w:del>
      <w:del w:id="8870" w:author="Leon Sandler" w:date="2026-09-06T00:00:00Z">
        <w:r>
          <w:delText> </w:delText>
        </w:r>
      </w:del>
      <w:del w:id="8871" w:author="Leon Sandler" w:date="2026-09-06T00:00:00Z">
        <w:r>
          <w:delText>point</w:delText>
        </w:r>
      </w:del>
      <w:del w:id="8872" w:author="Leon Sandler" w:date="2026-09-06T00:00:00Z">
        <w:r>
          <w:delText> </w:delText>
        </w:r>
      </w:del>
      <w:del w:id="8873" w:author="Leon Sandler" w:date="2026-09-06T00:00:00Z">
        <w:r>
          <w:delText>leftward</w:delText>
        </w:r>
      </w:del>
      <w:del w:id="8874" w:author="Leon Sandler" w:date="2026-09-06T00:00:00Z">
        <w:r>
          <w:delText> </w:delText>
        </w:r>
      </w:del>
      <w:del w:id="8875" w:author="Leon Sandler" w:date="2026-09-06T00:00:00Z">
        <w:r>
          <w:delText>at</w:delText>
        </w:r>
      </w:del>
      <w:del w:id="8876" w:author="Leon Sandler" w:date="2026-09-06T00:00:00Z">
        <w:r>
          <w:delText> </w:delText>
        </w:r>
      </w:del>
      <w:del w:id="8877" w:author="Leon Sandler" w:date="2026-09-06T00:00:00Z">
        <w:r>
          <w:delText>unchanged</w:delText>
        </w:r>
      </w:del>
      <w:del w:id="8878" w:author="Leon Sandler" w:date="2026-09-06T00:00:00Z">
        <w:r>
          <w:delText> </w:delText>
        </w:r>
      </w:del>
      <w:del w:id="8879" w:author="Leon Sandler" w:date="2026-09-06T00:00:00Z">
        <w:r>
          <w:delText>ΔF_E.</w:delText>
        </w:r>
      </w:del>
    </w:p>
    <w:p>
      <w:r>
        <w:t>This</w:t>
      </w:r>
      <w:r>
        <w:t xml:space="preserve"> </w:t>
      </w:r>
      <w:r>
        <w:t>first-order</w:t>
      </w:r>
      <w:r>
        <w:t xml:space="preserve"> </w:t>
      </w:r>
      <w:r>
        <w:t>model</w:t>
      </w:r>
      <w:r>
        <w:t xml:space="preserve"> </w:t>
      </w:r>
      <w:r>
        <w:t>should</w:t>
      </w:r>
      <w:r>
        <w:t xml:space="preserve"> </w:t>
      </w:r>
      <w:r>
        <w:t>be</w:t>
      </w:r>
      <w:r>
        <w:t xml:space="preserve"> </w:t>
      </w:r>
      <w:r>
        <w:t>treated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lower</w:t>
      </w:r>
      <w:r>
        <w:t xml:space="preserve"> </w:t>
      </w:r>
      <w:r>
        <w:t>bound</w:t>
      </w:r>
      <w:r>
        <w:t xml:space="preserve"> </w:t>
      </w:r>
      <w:r>
        <w:t>on</w:t>
      </w:r>
      <w:r>
        <w:t xml:space="preserve"> </w:t>
      </w:r>
      <w:r>
        <w:t>required</w:t>
      </w:r>
      <w:r>
        <w:t xml:space="preserve"> </w:t>
      </w:r>
      <w:r>
        <w:t>shielding</w:t>
      </w:r>
      <w:r>
        <w:t xml:space="preserve"> </w:t>
      </w:r>
      <w:r>
        <w:t>thickness</w:t>
      </w:r>
      <w:r>
        <w:t xml:space="preserve"> </w:t>
      </w:r>
      <w:r>
        <w:t>and</w:t>
      </w:r>
      <w:r>
        <w:t xml:space="preserve"> </w:t>
      </w:r>
      <w:r>
        <w:t>an</w:t>
      </w:r>
      <w:r>
        <w:t xml:space="preserve"> </w:t>
      </w:r>
      <w:r>
        <w:t>upper</w:t>
      </w:r>
      <w:r>
        <w:t xml:space="preserve"> </w:t>
      </w:r>
      <w:r>
        <w:t>bound</w:t>
      </w:r>
      <w:r>
        <w:t xml:space="preserve"> </w:t>
      </w:r>
      <w:r>
        <w:t>on</w:t>
      </w:r>
      <w:r>
        <w:t xml:space="preserve"> </w:t>
      </w:r>
      <w:r>
        <w:t>η_F,</w:t>
      </w:r>
      <w:r>
        <w:t xml:space="preserve"> </w:t>
      </w:r>
      <w:r>
        <w:t>since</w:t>
      </w:r>
      <w:r>
        <w:t xml:space="preserve"> </w:t>
      </w:r>
      <w:r>
        <w:t>secondary-particle</w:t>
      </w:r>
      <w:r>
        <w:t xml:space="preserve"> </w:t>
      </w:r>
      <w:r>
        <w:t>contributions</w:t>
      </w:r>
      <w:r>
        <w:t xml:space="preserve"> </w:t>
      </w:r>
      <w:r>
        <w:t>are</w:t>
      </w:r>
      <w:r>
        <w:t xml:space="preserve"> </w:t>
      </w:r>
      <w:del w:id="8880" w:author="Leon Sandler" w:date="2026-09-06T00:00:00Z">
        <w:r>
          <w:delText>omitted.</w:delText>
        </w:r>
      </w:del>
      <w:ins w:id="8881" w:author="Leon Sandler" w:date="2026-09-06T00:00:00Z">
        <w:r>
          <w:t>omitted</w:t>
        </w:r>
      </w:ins>
      <w:ins w:id="8882" w:author="Leon Sandler" w:date="2026-09-06T00:00:00Z">
        <w:r>
          <w:t xml:space="preserve"> </w:t>
        </w:r>
      </w:ins>
      <w:ins w:id="8883" w:author="Leon Sandler" w:date="2026-09-06T00:00:00Z">
        <w:r>
          <w:t>and</w:t>
        </w:r>
      </w:ins>
      <w:ins w:id="8884" w:author="Leon Sandler" w:date="2026-09-06T00:00:00Z">
        <w:r>
          <w:t xml:space="preserve"> </w:t>
        </w:r>
      </w:ins>
      <w:ins w:id="8885" w:author="Leon Sandler" w:date="2026-09-06T00:00:00Z">
        <w:r>
          <w:t>would</w:t>
        </w:r>
      </w:ins>
      <w:ins w:id="8886" w:author="Leon Sandler" w:date="2026-09-06T00:00:00Z">
        <w:r>
          <w:t xml:space="preserve"> </w:t>
        </w:r>
      </w:ins>
      <w:ins w:id="8887" w:author="Leon Sandler" w:date="2026-09-06T00:00:00Z">
        <w:r>
          <w:t>generally</w:t>
        </w:r>
      </w:ins>
      <w:ins w:id="8888" w:author="Leon Sandler" w:date="2026-09-06T00:00:00Z">
        <w:r>
          <w:t xml:space="preserve"> </w:t>
        </w:r>
      </w:ins>
      <w:ins w:id="8889" w:author="Leon Sandler" w:date="2026-09-06T00:00:00Z">
        <w:r>
          <w:t>require</w:t>
        </w:r>
      </w:ins>
      <w:ins w:id="8890" w:author="Leon Sandler" w:date="2026-09-06T00:00:00Z">
        <w:r>
          <w:t xml:space="preserve"> </w:t>
        </w:r>
      </w:ins>
      <w:ins w:id="8891" w:author="Leon Sandler" w:date="2026-09-06T00:00:00Z">
        <w:r>
          <w:t>somewhat</w:t>
        </w:r>
      </w:ins>
      <w:ins w:id="8892" w:author="Leon Sandler" w:date="2026-09-06T00:00:00Z">
        <w:r>
          <w:t xml:space="preserve"> </w:t>
        </w:r>
      </w:ins>
      <w:ins w:id="8893" w:author="Leon Sandler" w:date="2026-09-06T00:00:00Z">
        <w:r>
          <w:t>greater</w:t>
        </w:r>
      </w:ins>
      <w:ins w:id="8894" w:author="Leon Sandler" w:date="2026-09-06T00:00:00Z">
        <w:r>
          <w:t xml:space="preserve"> </w:t>
        </w:r>
      </w:ins>
      <w:ins w:id="8895" w:author="Leon Sandler" w:date="2026-09-06T00:00:00Z">
        <w:r>
          <w:t>thickness</w:t>
        </w:r>
      </w:ins>
      <w:ins w:id="8896" w:author="Leon Sandler" w:date="2026-09-06T00:00:00Z">
        <w:r>
          <w:t xml:space="preserve"> </w:t>
        </w:r>
      </w:ins>
      <w:ins w:id="8897" w:author="Leon Sandler" w:date="2026-09-06T00:00:00Z">
        <w:r>
          <w:t>to</w:t>
        </w:r>
      </w:ins>
      <w:ins w:id="8898" w:author="Leon Sandler" w:date="2026-09-06T00:00:00Z">
        <w:r>
          <w:t xml:space="preserve"> </w:t>
        </w:r>
      </w:ins>
      <w:ins w:id="8899" w:author="Leon Sandler" w:date="2026-09-06T00:00:00Z">
        <w:r>
          <w:t>achieve</w:t>
        </w:r>
      </w:ins>
      <w:ins w:id="8900" w:author="Leon Sandler" w:date="2026-09-06T00:00:00Z">
        <w:r>
          <w:t xml:space="preserve"> </w:t>
        </w:r>
      </w:ins>
      <w:ins w:id="8901" w:author="Leon Sandler" w:date="2026-09-06T00:00:00Z">
        <w:r>
          <w:t>the</w:t>
        </w:r>
      </w:ins>
      <w:ins w:id="8902" w:author="Leon Sandler" w:date="2026-09-06T00:00:00Z">
        <w:r>
          <w:t xml:space="preserve"> </w:t>
        </w:r>
      </w:ins>
      <w:ins w:id="8903" w:author="Leon Sandler" w:date="2026-09-06T00:00:00Z">
        <w:r>
          <w:t>same</w:t>
        </w:r>
      </w:ins>
      <w:ins w:id="8904" w:author="Leon Sandler" w:date="2026-09-06T00:00:00Z">
        <w:r>
          <w:t xml:space="preserve"> </w:t>
        </w:r>
      </w:ins>
      <w:ins w:id="8905" w:author="Leon Sandler" w:date="2026-09-06T00:00:00Z">
        <w:r>
          <w:t>dose</w:t>
        </w:r>
      </w:ins>
      <w:ins w:id="8906" w:author="Leon Sandler" w:date="2026-09-06T00:00:00Z">
        <w:r>
          <w:t xml:space="preserve"> </w:t>
        </w:r>
      </w:ins>
      <w:ins w:id="8907" w:author="Leon Sandler" w:date="2026-09-06T00:00:00Z">
        <w:r>
          <w:t>reduction</w:t>
        </w:r>
      </w:ins>
      <w:ins w:id="8908" w:author="Leon Sandler" w:date="2026-09-06T00:00:00Z">
        <w:r>
          <w:t xml:space="preserve"> </w:t>
        </w:r>
      </w:ins>
      <w:ins w:id="8909" w:author="Leon Sandler" w:date="2026-09-06T00:00:00Z">
        <w:r>
          <w:t>than</w:t>
        </w:r>
      </w:ins>
      <w:ins w:id="8910" w:author="Leon Sandler" w:date="2026-09-06T00:00:00Z">
        <w:r>
          <w:t xml:space="preserve"> </w:t>
        </w:r>
      </w:ins>
      <w:ins w:id="8911" w:author="Leon Sandler" w:date="2026-09-06T00:00:00Z">
        <w:r>
          <w:t>the</w:t>
        </w:r>
      </w:ins>
      <w:ins w:id="8912" w:author="Leon Sandler" w:date="2026-09-06T00:00:00Z">
        <w:r>
          <w:t xml:space="preserve"> </w:t>
        </w:r>
      </w:ins>
      <w:ins w:id="8913" w:author="Leon Sandler" w:date="2026-09-06T00:00:00Z">
        <w:r>
          <w:t>fluence</w:t>
        </w:r>
      </w:ins>
      <w:ins w:id="8914" w:author="Leon Sandler" w:date="2026-09-06T00:00:00Z">
        <w:r>
          <w:t xml:space="preserve"> </w:t>
        </w:r>
      </w:ins>
      <w:ins w:id="8915" w:author="Leon Sandler" w:date="2026-09-06T00:00:00Z">
        <w:r>
          <w:t>reduction</w:t>
        </w:r>
      </w:ins>
      <w:ins w:id="8916" w:author="Leon Sandler" w:date="2026-09-06T00:00:00Z">
        <w:r>
          <w:t xml:space="preserve"> </w:t>
        </w:r>
      </w:ins>
      <w:ins w:id="8917" w:author="Leon Sandler" w:date="2026-09-06T00:00:00Z">
        <w:r>
          <w:t>reported</w:t>
        </w:r>
      </w:ins>
      <w:ins w:id="8918" w:author="Leon Sandler" w:date="2026-09-06T00:00:00Z">
        <w:r>
          <w:t xml:space="preserve"> </w:t>
        </w:r>
      </w:ins>
      <w:ins w:id="8919" w:author="Leon Sandler" w:date="2026-09-06T00:00:00Z">
        <w:r>
          <w:t>here</w:t>
        </w:r>
      </w:ins>
      <w:ins w:id="8920" w:author="Leon Sandler" w:date="2026-09-06T00:00:00Z">
        <w:r>
          <w:t xml:space="preserve"> </w:t>
        </w:r>
      </w:ins>
      <w:ins w:id="8921" w:author="Leon Sandler" w:date="2026-09-06T00:00:00Z">
        <w:r>
          <w:t>suggests.</w:t>
        </w:r>
      </w:ins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sufficient</w:t>
      </w:r>
      <w:r>
        <w:t xml:space="preserve"> </w:t>
      </w:r>
      <w:r>
        <w:t>to</w:t>
      </w:r>
      <w:r>
        <w:t xml:space="preserve"> </w:t>
      </w:r>
      <w:r>
        <w:t>establish</w:t>
      </w:r>
      <w:r>
        <w:t xml:space="preserve"> </w:t>
      </w:r>
      <w:r>
        <w:t>the</w:t>
      </w:r>
      <w:r>
        <w:t xml:space="preserve"> </w:t>
      </w:r>
      <w:r>
        <w:t>qualitative</w:t>
      </w:r>
      <w:r>
        <w:t xml:space="preserve"> </w:t>
      </w:r>
      <w:r>
        <w:t>architectural</w:t>
      </w:r>
      <w:r>
        <w:t xml:space="preserve"> </w:t>
      </w:r>
      <w:r>
        <w:t>conclusion</w:t>
      </w:r>
      <w:r>
        <w:t xml:space="preserve"> </w:t>
      </w:r>
      <w:r>
        <w:t>of</w:t>
      </w:r>
      <w:r>
        <w:t xml:space="preserve"> </w:t>
      </w:r>
      <w:del w:id="8922" w:author="Leon Sandler" w:date="2026-09-06T00:00:00Z">
        <w:r>
          <w:delText>§9.4</w:delText>
        </w:r>
      </w:del>
      <w:ins w:id="8923" w:author="Leon Sandler" w:date="2026-09-06T00:00:00Z">
        <w:r>
          <w:t>Section</w:t>
        </w:r>
      </w:ins>
      <w:ins w:id="8924" w:author="Leon Sandler" w:date="2026-09-06T00:00:00Z">
        <w:r>
          <w:t xml:space="preserve"> </w:t>
        </w:r>
      </w:ins>
      <w:ins w:id="8925" w:author="Leon Sandler" w:date="2026-09-06T00:00:00Z">
        <w:r>
          <w:t>8.4</w:t>
        </w:r>
      </w:ins>
      <w:r>
        <w:t xml:space="preserve"> </w:t>
      </w:r>
      <w:r>
        <w:t>—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regolith</w:t>
      </w:r>
      <w:r>
        <w:t xml:space="preserve"> </w:t>
      </w:r>
      <w:r>
        <w:t>cladding</w:t>
      </w:r>
      <w:r>
        <w:t xml:space="preserve"> </w:t>
      </w:r>
      <w:r>
        <w:t>saturates</w:t>
      </w:r>
      <w:r>
        <w:t xml:space="preserve"> </w:t>
      </w:r>
      <w:r>
        <w:t>SEP</w:t>
      </w:r>
      <w:ins w:id="8926" w:author="Leon Sandler" w:date="2026-09-06T00:00:00Z">
        <w:r>
          <w:t xml:space="preserve"> </w:t>
        </w:r>
      </w:ins>
      <w:ins w:id="8927" w:author="Leon Sandler" w:date="2026-09-06T00:00:00Z">
        <w:r>
          <w:t>energy-fluence</w:t>
        </w:r>
      </w:ins>
      <w:r>
        <w:t xml:space="preserve"> </w:t>
      </w:r>
      <w:r>
        <w:t>attenuation</w:t>
      </w:r>
      <w:r>
        <w:t xml:space="preserve"> </w:t>
      </w:r>
      <w:r>
        <w:t>well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fence's</w:t>
      </w:r>
      <w:r>
        <w:t xml:space="preserve"> </w:t>
      </w:r>
      <w:r>
        <w:t>own</w:t>
      </w:r>
      <w:r>
        <w:t xml:space="preserve"> </w:t>
      </w:r>
      <w:r>
        <w:t>contribution</w:t>
      </w:r>
      <w:r>
        <w:t xml:space="preserve"> </w:t>
      </w:r>
      <w:r>
        <w:t>becomes</w:t>
      </w:r>
      <w:r>
        <w:t xml:space="preserve"> </w:t>
      </w:r>
      <w:r>
        <w:t>relevant</w:t>
      </w:r>
      <w:r>
        <w:t xml:space="preserve"> </w:t>
      </w:r>
      <w:r>
        <w:t>—</w:t>
      </w:r>
      <w:r>
        <w:t xml:space="preserve"> </w:t>
      </w:r>
      <w:r>
        <w:t>but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sufficient</w:t>
      </w:r>
      <w:r>
        <w:t xml:space="preserve"> </w:t>
      </w:r>
      <w:ins w:id="8928" w:author="Leon Sandler" w:date="2026-09-06T00:00:00Z">
        <w:r>
          <w:t>on</w:t>
        </w:r>
      </w:ins>
      <w:ins w:id="8929" w:author="Leon Sandler" w:date="2026-09-06T00:00:00Z">
        <w:r>
          <w:t xml:space="preserve"> </w:t>
        </w:r>
      </w:ins>
      <w:ins w:id="8930" w:author="Leon Sandler" w:date="2026-09-06T00:00:00Z">
        <w:r>
          <w:t>its</w:t>
        </w:r>
      </w:ins>
      <w:ins w:id="8931" w:author="Leon Sandler" w:date="2026-09-06T00:00:00Z">
        <w:r>
          <w:t xml:space="preserve"> </w:t>
        </w:r>
      </w:ins>
      <w:ins w:id="8932" w:author="Leon Sandler" w:date="2026-09-06T00:00:00Z">
        <w:r>
          <w:t>own</w:t>
        </w:r>
      </w:ins>
      <w:ins w:id="8933" w:author="Leon Sandler" w:date="2026-09-06T00:00:00Z">
        <w:r>
          <w:t xml:space="preserve"> </w:t>
        </w:r>
      </w:ins>
      <w:r>
        <w:t>to</w:t>
      </w:r>
      <w:r>
        <w:t xml:space="preserve"> </w:t>
      </w:r>
      <w:r>
        <w:t>support</w:t>
      </w:r>
      <w:r>
        <w:t xml:space="preserve"> </w:t>
      </w:r>
      <w:r>
        <w:t>mission-level</w:t>
      </w:r>
      <w:r>
        <w:t xml:space="preserve"> </w:t>
      </w:r>
      <w:r>
        <w:t>design</w:t>
      </w:r>
      <w:r>
        <w:t xml:space="preserve"> </w:t>
      </w:r>
      <w:del w:id="8934" w:author="Leon Sandler" w:date="2026-09-06T00:00:00Z">
        <w:r>
          <w:delText>decisions</w:delText>
        </w:r>
      </w:del>
      <w:ins w:id="8935" w:author="Leon Sandler" w:date="2026-09-06T00:00:00Z">
        <w:r>
          <w:t>decisions,</w:t>
        </w:r>
      </w:ins>
      <w:ins w:id="8936" w:author="Leon Sandler" w:date="2026-09-06T00:00:00Z">
        <w:r>
          <w:t xml:space="preserve"> </w:t>
        </w:r>
      </w:ins>
      <w:ins w:id="8937" w:author="Leon Sandler" w:date="2026-09-06T00:00:00Z">
        <w:r>
          <w:t>which</w:t>
        </w:r>
      </w:ins>
      <w:ins w:id="8938" w:author="Leon Sandler" w:date="2026-09-06T00:00:00Z">
        <w:r>
          <w:t xml:space="preserve"> </w:t>
        </w:r>
      </w:ins>
      <w:ins w:id="8939" w:author="Leon Sandler" w:date="2026-09-06T00:00:00Z">
        <w:r>
          <w:t>require</w:t>
        </w:r>
      </w:ins>
      <w:ins w:id="8940" w:author="Leon Sandler" w:date="2026-09-06T00:00:00Z">
        <w:r>
          <w:t xml:space="preserve"> </w:t>
        </w:r>
      </w:ins>
      <w:ins w:id="8941" w:author="Leon Sandler" w:date="2026-09-06T00:00:00Z">
        <w:r>
          <w:t>the</w:t>
        </w:r>
      </w:ins>
      <w:ins w:id="8942" w:author="Leon Sandler" w:date="2026-09-06T00:00:00Z">
        <w:r>
          <w:t xml:space="preserve"> </w:t>
        </w:r>
      </w:ins>
      <w:ins w:id="8943" w:author="Leon Sandler" w:date="2026-09-06T00:00:00Z">
        <w:r>
          <w:t>dose-based</w:t>
        </w:r>
      </w:ins>
      <w:ins w:id="8944" w:author="Leon Sandler" w:date="2026-09-06T00:00:00Z">
        <w:r>
          <w:t xml:space="preserve"> </w:t>
        </w:r>
      </w:ins>
      <w:ins w:id="8945" w:author="Leon Sandler" w:date="2026-09-06T00:00:00Z">
        <w:r>
          <w:t>calculation</w:t>
        </w:r>
      </w:ins>
      <w:ins w:id="8946" w:author="Leon Sandler" w:date="2026-09-06T00:00:00Z">
        <w:r>
          <w:t xml:space="preserve"> </w:t>
        </w:r>
      </w:ins>
      <w:ins w:id="8947" w:author="Leon Sandler" w:date="2026-09-06T00:00:00Z">
        <w:r>
          <w:t>specified</w:t>
        </w:r>
      </w:ins>
      <w:ins w:id="8948" w:author="Leon Sandler" w:date="2026-09-06T00:00:00Z">
        <w:r>
          <w:t xml:space="preserve"> </w:t>
        </w:r>
      </w:ins>
      <w:ins w:id="8949" w:author="Leon Sandler" w:date="2026-09-06T00:00:00Z">
        <w:r>
          <w:t>in</w:t>
        </w:r>
      </w:ins>
      <w:ins w:id="8950" w:author="Leon Sandler" w:date="2026-09-06T00:00:00Z">
        <w:r>
          <w:t xml:space="preserve"> </w:t>
        </w:r>
      </w:ins>
      <w:ins w:id="8951" w:author="Leon Sandler" w:date="2026-09-06T00:00:00Z">
        <w:r>
          <w:t>Section</w:t>
        </w:r>
      </w:ins>
      <w:ins w:id="8952" w:author="Leon Sandler" w:date="2026-09-06T00:00:00Z">
        <w:r>
          <w:t xml:space="preserve"> </w:t>
        </w:r>
      </w:ins>
      <w:ins w:id="8953" w:author="Leon Sandler" w:date="2026-09-06T00:00:00Z">
        <w:r>
          <w:t>10.4.</w:t>
        </w:r>
      </w:ins>
    </w:p>
    <w:p>
      <w:ins w:id="8954" w:author="Leon Sandler" w:date="2026-09-06T00:00:00Z">
        <w:r>
          <w:t>10.2</w:t>
        </w:r>
      </w:ins>
      <w:ins w:id="8955" w:author="Leon Sandler" w:date="2026-09-06T00:00:00Z">
        <w:r>
          <w:t xml:space="preserve"> </w:t>
        </w:r>
      </w:ins>
      <w:ins w:id="8956" w:author="Leon Sandler" w:date="2026-09-06T00:00:00Z">
        <w:r>
          <w:t>What</w:t>
        </w:r>
      </w:ins>
      <w:ins w:id="8957" w:author="Leon Sandler" w:date="2026-09-06T00:00:00Z">
        <w:r>
          <w:t xml:space="preserve"> </w:t>
        </w:r>
      </w:ins>
      <w:ins w:id="8958" w:author="Leon Sandler" w:date="2026-09-06T00:00:00Z">
        <w:r>
          <w:t>the</w:t>
        </w:r>
      </w:ins>
      <w:ins w:id="8959" w:author="Leon Sandler" w:date="2026-09-06T00:00:00Z">
        <w:r>
          <w:t xml:space="preserve"> </w:t>
        </w:r>
      </w:ins>
      <w:ins w:id="8960" w:author="Leon Sandler" w:date="2026-09-06T00:00:00Z">
        <w:r>
          <w:t>shielding</w:t>
        </w:r>
      </w:ins>
      <w:ins w:id="8961" w:author="Leon Sandler" w:date="2026-09-06T00:00:00Z">
        <w:r>
          <w:t xml:space="preserve"> </w:t>
        </w:r>
      </w:ins>
      <w:ins w:id="8962" w:author="Leon Sandler" w:date="2026-09-06T00:00:00Z">
        <w:r>
          <w:t>metric</w:t>
        </w:r>
      </w:ins>
      <w:ins w:id="8963" w:author="Leon Sandler" w:date="2026-09-06T00:00:00Z">
        <w:r>
          <w:t xml:space="preserve"> </w:t>
        </w:r>
      </w:ins>
      <w:ins w:id="8964" w:author="Leon Sandler" w:date="2026-09-06T00:00:00Z">
        <w:r>
          <w:t>means</w:t>
        </w:r>
      </w:ins>
      <w:ins w:id="8965" w:author="Leon Sandler" w:date="2026-09-06T00:00:00Z">
        <w:r>
          <w:t xml:space="preserve"> </w:t>
        </w:r>
      </w:ins>
      <w:ins w:id="8966" w:author="Leon Sandler" w:date="2026-09-06T00:00:00Z">
        <w:r>
          <w:t>for</w:t>
        </w:r>
      </w:ins>
      <w:ins w:id="8967" w:author="Leon Sandler" w:date="2026-09-06T00:00:00Z">
        <w:r>
          <w:t xml:space="preserve"> </w:t>
        </w:r>
      </w:ins>
      <w:ins w:id="8968" w:author="Leon Sandler" w:date="2026-09-06T00:00:00Z">
        <w:r>
          <w:t>human</w:t>
        </w:r>
      </w:ins>
      <w:ins w:id="8969" w:author="Leon Sandler" w:date="2026-09-06T00:00:00Z">
        <w:r>
          <w:t xml:space="preserve"> </w:t>
        </w:r>
      </w:ins>
      <w:ins w:id="8970" w:author="Leon Sandler" w:date="2026-09-06T00:00:00Z">
        <w:r>
          <w:t>and</w:t>
        </w:r>
      </w:ins>
      <w:ins w:id="8971" w:author="Leon Sandler" w:date="2026-09-06T00:00:00Z">
        <w:r>
          <w:t xml:space="preserve"> </w:t>
        </w:r>
      </w:ins>
      <w:ins w:id="8972" w:author="Leon Sandler" w:date="2026-09-06T00:00:00Z">
        <w:r>
          <w:t>technological</w:t>
        </w:r>
      </w:ins>
      <w:ins w:id="8973" w:author="Leon Sandler" w:date="2026-09-06T00:00:00Z">
        <w:r>
          <w:t xml:space="preserve"> </w:t>
        </w:r>
      </w:ins>
      <w:ins w:id="8974" w:author="Leon Sandler" w:date="2026-09-06T00:00:00Z">
        <w:r>
          <w:t>risk</w:t>
        </w:r>
      </w:ins>
    </w:p>
    <w:p>
      <w:ins w:id="8975" w:author="Leon Sandler" w:date="2026-09-06T00:00:00Z">
        <w:r>
          <w:t>NASA's</w:t>
        </w:r>
      </w:ins>
      <w:ins w:id="8976" w:author="Leon Sandler" w:date="2026-09-06T00:00:00Z">
        <w:r>
          <w:t xml:space="preserve"> </w:t>
        </w:r>
      </w:ins>
      <w:ins w:id="8977" w:author="Leon Sandler" w:date="2026-09-06T00:00:00Z">
        <w:r>
          <w:t>current</w:t>
        </w:r>
      </w:ins>
      <w:ins w:id="8978" w:author="Leon Sandler" w:date="2026-09-06T00:00:00Z">
        <w:r>
          <w:t xml:space="preserve"> </w:t>
        </w:r>
      </w:ins>
      <w:ins w:id="8979" w:author="Leon Sandler" w:date="2026-09-06T00:00:00Z">
        <w:r>
          <w:t>permissible</w:t>
        </w:r>
      </w:ins>
      <w:ins w:id="8980" w:author="Leon Sandler" w:date="2026-09-06T00:00:00Z">
        <w:r>
          <w:t xml:space="preserve"> </w:t>
        </w:r>
      </w:ins>
      <w:ins w:id="8981" w:author="Leon Sandler" w:date="2026-09-06T00:00:00Z">
        <w:r>
          <w:t>exposure</w:t>
        </w:r>
      </w:ins>
      <w:ins w:id="8982" w:author="Leon Sandler" w:date="2026-09-06T00:00:00Z">
        <w:r>
          <w:t xml:space="preserve"> </w:t>
        </w:r>
      </w:ins>
      <w:ins w:id="8983" w:author="Leon Sandler" w:date="2026-09-06T00:00:00Z">
        <w:r>
          <w:t>limits</w:t>
        </w:r>
      </w:ins>
      <w:ins w:id="8984" w:author="Leon Sandler" w:date="2026-09-06T00:00:00Z">
        <w:r>
          <w:t xml:space="preserve"> </w:t>
        </w:r>
      </w:ins>
      <w:ins w:id="8985" w:author="Leon Sandler" w:date="2026-09-06T00:00:00Z">
        <w:r>
          <w:t>for</w:t>
        </w:r>
      </w:ins>
      <w:ins w:id="8986" w:author="Leon Sandler" w:date="2026-09-06T00:00:00Z">
        <w:r>
          <w:t xml:space="preserve"> </w:t>
        </w:r>
      </w:ins>
      <w:ins w:id="8987" w:author="Leon Sandler" w:date="2026-09-06T00:00:00Z">
        <w:r>
          <w:t>astronauts</w:t>
        </w:r>
      </w:ins>
      <w:ins w:id="8988" w:author="Leon Sandler" w:date="2026-09-06T00:00:00Z">
        <w:r>
          <w:t xml:space="preserve"> </w:t>
        </w:r>
      </w:ins>
      <w:ins w:id="8989" w:author="Leon Sandler" w:date="2026-09-06T00:00:00Z">
        <w:r>
          <w:t>distinguish</w:t>
        </w:r>
      </w:ins>
      <w:ins w:id="8990" w:author="Leon Sandler" w:date="2026-09-06T00:00:00Z">
        <w:r>
          <w:t xml:space="preserve"> </w:t>
        </w:r>
      </w:ins>
      <w:ins w:id="8991" w:author="Leon Sandler" w:date="2026-09-06T00:00:00Z">
        <w:r>
          <w:t>short-term</w:t>
        </w:r>
      </w:ins>
      <w:ins w:id="8992" w:author="Leon Sandler" w:date="2026-09-06T00:00:00Z">
        <w:r>
          <w:t xml:space="preserve"> </w:t>
        </w:r>
      </w:ins>
      <w:ins w:id="8993" w:author="Leon Sandler" w:date="2026-09-06T00:00:00Z">
        <w:r>
          <w:t>(30-day)</w:t>
        </w:r>
      </w:ins>
      <w:ins w:id="8994" w:author="Leon Sandler" w:date="2026-09-06T00:00:00Z">
        <w:r>
          <w:t xml:space="preserve"> </w:t>
        </w:r>
      </w:ins>
      <w:ins w:id="8995" w:author="Leon Sandler" w:date="2026-09-06T00:00:00Z">
        <w:r>
          <w:t>organ-specific</w:t>
        </w:r>
      </w:ins>
      <w:ins w:id="8996" w:author="Leon Sandler" w:date="2026-09-06T00:00:00Z">
        <w:r>
          <w:t xml:space="preserve"> </w:t>
        </w:r>
      </w:ins>
      <w:ins w:id="8997" w:author="Leon Sandler" w:date="2026-09-06T00:00:00Z">
        <w:r>
          <w:t>limits,</w:t>
        </w:r>
      </w:ins>
      <w:ins w:id="8998" w:author="Leon Sandler" w:date="2026-09-06T00:00:00Z">
        <w:r>
          <w:t xml:space="preserve"> </w:t>
        </w:r>
      </w:ins>
      <w:ins w:id="8999" w:author="Leon Sandler" w:date="2026-09-06T00:00:00Z">
        <w:r>
          <w:t>intended</w:t>
        </w:r>
      </w:ins>
      <w:ins w:id="9000" w:author="Leon Sandler" w:date="2026-09-06T00:00:00Z">
        <w:r>
          <w:t xml:space="preserve"> </w:t>
        </w:r>
      </w:ins>
      <w:ins w:id="9001" w:author="Leon Sandler" w:date="2026-09-06T00:00:00Z">
        <w:r>
          <w:t>to</w:t>
        </w:r>
      </w:ins>
      <w:ins w:id="9002" w:author="Leon Sandler" w:date="2026-09-06T00:00:00Z">
        <w:r>
          <w:t xml:space="preserve"> </w:t>
        </w:r>
      </w:ins>
      <w:ins w:id="9003" w:author="Leon Sandler" w:date="2026-09-06T00:00:00Z">
        <w:r>
          <w:t>prevent</w:t>
        </w:r>
      </w:ins>
      <w:ins w:id="9004" w:author="Leon Sandler" w:date="2026-09-06T00:00:00Z">
        <w:r>
          <w:t xml:space="preserve"> </w:t>
        </w:r>
      </w:ins>
      <w:ins w:id="9005" w:author="Leon Sandler" w:date="2026-09-06T00:00:00Z">
        <w:r>
          <w:t>clinically</w:t>
        </w:r>
      </w:ins>
      <w:ins w:id="9006" w:author="Leon Sandler" w:date="2026-09-06T00:00:00Z">
        <w:r>
          <w:t xml:space="preserve"> </w:t>
        </w:r>
      </w:ins>
      <w:ins w:id="9007" w:author="Leon Sandler" w:date="2026-09-06T00:00:00Z">
        <w:r>
          <w:t>significant</w:t>
        </w:r>
      </w:ins>
      <w:ins w:id="9008" w:author="Leon Sandler" w:date="2026-09-06T00:00:00Z">
        <w:r>
          <w:t xml:space="preserve"> </w:t>
        </w:r>
      </w:ins>
      <w:ins w:id="9009" w:author="Leon Sandler" w:date="2026-09-06T00:00:00Z">
        <w:r>
          <w:t>acute</w:t>
        </w:r>
      </w:ins>
      <w:ins w:id="9010" w:author="Leon Sandler" w:date="2026-09-06T00:00:00Z">
        <w:r>
          <w:t xml:space="preserve"> </w:t>
        </w:r>
      </w:ins>
      <w:ins w:id="9011" w:author="Leon Sandler" w:date="2026-09-06T00:00:00Z">
        <w:r>
          <w:t>effects</w:t>
        </w:r>
      </w:ins>
      <w:ins w:id="9012" w:author="Leon Sandler" w:date="2026-09-06T00:00:00Z">
        <w:r>
          <w:t xml:space="preserve"> </w:t>
        </w:r>
      </w:ins>
      <w:ins w:id="9013" w:author="Leon Sandler" w:date="2026-09-06T00:00:00Z">
        <w:r>
          <w:t>such</w:t>
        </w:r>
      </w:ins>
      <w:ins w:id="9014" w:author="Leon Sandler" w:date="2026-09-06T00:00:00Z">
        <w:r>
          <w:t xml:space="preserve"> </w:t>
        </w:r>
      </w:ins>
      <w:ins w:id="9015" w:author="Leon Sandler" w:date="2026-09-06T00:00:00Z">
        <w:r>
          <w:t>as</w:t>
        </w:r>
      </w:ins>
      <w:ins w:id="9016" w:author="Leon Sandler" w:date="2026-09-06T00:00:00Z">
        <w:r>
          <w:t xml:space="preserve"> </w:t>
        </w:r>
      </w:ins>
      <w:ins w:id="9017" w:author="Leon Sandler" w:date="2026-09-06T00:00:00Z">
        <w:r>
          <w:t>radiation</w:t>
        </w:r>
      </w:ins>
      <w:ins w:id="9018" w:author="Leon Sandler" w:date="2026-09-06T00:00:00Z">
        <w:r>
          <w:t xml:space="preserve"> </w:t>
        </w:r>
      </w:ins>
      <w:ins w:id="9019" w:author="Leon Sandler" w:date="2026-09-06T00:00:00Z">
        <w:r>
          <w:t>sickness,</w:t>
        </w:r>
      </w:ins>
      <w:ins w:id="9020" w:author="Leon Sandler" w:date="2026-09-06T00:00:00Z">
        <w:r>
          <w:t xml:space="preserve"> </w:t>
        </w:r>
      </w:ins>
      <w:ins w:id="9021" w:author="Leon Sandler" w:date="2026-09-06T00:00:00Z">
        <w:r>
          <w:t>from</w:t>
        </w:r>
      </w:ins>
      <w:ins w:id="9022" w:author="Leon Sandler" w:date="2026-09-06T00:00:00Z">
        <w:r>
          <w:t xml:space="preserve"> </w:t>
        </w:r>
      </w:ins>
      <w:ins w:id="9023" w:author="Leon Sandler" w:date="2026-09-06T00:00:00Z">
        <w:r>
          <w:t>career</w:t>
        </w:r>
      </w:ins>
      <w:ins w:id="9024" w:author="Leon Sandler" w:date="2026-09-06T00:00:00Z">
        <w:r>
          <w:t xml:space="preserve"> </w:t>
        </w:r>
      </w:ins>
      <w:ins w:id="9025" w:author="Leon Sandler" w:date="2026-09-06T00:00:00Z">
        <w:r>
          <w:t>effective-dose</w:t>
        </w:r>
      </w:ins>
      <w:ins w:id="9026" w:author="Leon Sandler" w:date="2026-09-06T00:00:00Z">
        <w:r>
          <w:t xml:space="preserve"> </w:t>
        </w:r>
      </w:ins>
      <w:ins w:id="9027" w:author="Leon Sandler" w:date="2026-09-06T00:00:00Z">
        <w:r>
          <w:t>limits,</w:t>
        </w:r>
      </w:ins>
      <w:ins w:id="9028" w:author="Leon Sandler" w:date="2026-09-06T00:00:00Z">
        <w:r>
          <w:t xml:space="preserve"> </w:t>
        </w:r>
      </w:ins>
      <w:ins w:id="9029" w:author="Leon Sandler" w:date="2026-09-06T00:00:00Z">
        <w:r>
          <w:t>intended</w:t>
        </w:r>
      </w:ins>
      <w:ins w:id="9030" w:author="Leon Sandler" w:date="2026-09-06T00:00:00Z">
        <w:r>
          <w:t xml:space="preserve"> </w:t>
        </w:r>
      </w:ins>
      <w:ins w:id="9031" w:author="Leon Sandler" w:date="2026-09-06T00:00:00Z">
        <w:r>
          <w:t>to</w:t>
        </w:r>
      </w:ins>
      <w:ins w:id="9032" w:author="Leon Sandler" w:date="2026-09-06T00:00:00Z">
        <w:r>
          <w:t xml:space="preserve"> </w:t>
        </w:r>
      </w:ins>
      <w:ins w:id="9033" w:author="Leon Sandler" w:date="2026-09-06T00:00:00Z">
        <w:r>
          <w:t>bound</w:t>
        </w:r>
      </w:ins>
      <w:ins w:id="9034" w:author="Leon Sandler" w:date="2026-09-06T00:00:00Z">
        <w:r>
          <w:t xml:space="preserve"> </w:t>
        </w:r>
      </w:ins>
      <w:ins w:id="9035" w:author="Leon Sandler" w:date="2026-09-06T00:00:00Z">
        <w:r>
          <w:t>lifetime</w:t>
        </w:r>
      </w:ins>
      <w:ins w:id="9036" w:author="Leon Sandler" w:date="2026-09-06T00:00:00Z">
        <w:r>
          <w:t xml:space="preserve"> </w:t>
        </w:r>
      </w:ins>
      <w:ins w:id="9037" w:author="Leon Sandler" w:date="2026-09-06T00:00:00Z">
        <w:r>
          <w:t>cancer</w:t>
        </w:r>
      </w:ins>
      <w:ins w:id="9038" w:author="Leon Sandler" w:date="2026-09-06T00:00:00Z">
        <w:r>
          <w:t xml:space="preserve"> </w:t>
        </w:r>
      </w:ins>
      <w:ins w:id="9039" w:author="Leon Sandler" w:date="2026-09-06T00:00:00Z">
        <w:r>
          <w:t>risk.</w:t>
        </w:r>
      </w:ins>
      <w:ins w:id="9040" w:author="Leon Sandler" w:date="2026-09-06T00:00:00Z">
        <w:r>
          <w:t xml:space="preserve"> </w:t>
        </w:r>
      </w:ins>
      <w:ins w:id="9041" w:author="Leon Sandler" w:date="2026-09-06T00:00:00Z">
        <w:r>
          <w:t>The</w:t>
        </w:r>
      </w:ins>
      <w:ins w:id="9042" w:author="Leon Sandler" w:date="2026-09-06T00:00:00Z">
        <w:r>
          <w:t xml:space="preserve"> </w:t>
        </w:r>
      </w:ins>
      <w:ins w:id="9043" w:author="Leon Sandler" w:date="2026-09-06T00:00:00Z">
        <w:r>
          <w:t>relevant</w:t>
        </w:r>
      </w:ins>
      <w:ins w:id="9044" w:author="Leon Sandler" w:date="2026-09-06T00:00:00Z">
        <w:r>
          <w:t xml:space="preserve"> </w:t>
        </w:r>
      </w:ins>
      <w:ins w:id="9045" w:author="Leon Sandler" w:date="2026-09-06T00:00:00Z">
        <w:r>
          <w:t>short-term</w:t>
        </w:r>
      </w:ins>
      <w:ins w:id="9046" w:author="Leon Sandler" w:date="2026-09-06T00:00:00Z">
        <w:r>
          <w:t xml:space="preserve"> </w:t>
        </w:r>
      </w:ins>
      <w:ins w:id="9047" w:author="Leon Sandler" w:date="2026-09-06T00:00:00Z">
        <w:r>
          <w:t>limit</w:t>
        </w:r>
      </w:ins>
      <w:ins w:id="9048" w:author="Leon Sandler" w:date="2026-09-06T00:00:00Z">
        <w:r>
          <w:t xml:space="preserve"> </w:t>
        </w:r>
      </w:ins>
      <w:ins w:id="9049" w:author="Leon Sandler" w:date="2026-09-06T00:00:00Z">
        <w:r>
          <w:t>for</w:t>
        </w:r>
      </w:ins>
      <w:ins w:id="9050" w:author="Leon Sandler" w:date="2026-09-06T00:00:00Z">
        <w:r>
          <w:t xml:space="preserve"> </w:t>
        </w:r>
      </w:ins>
      <w:ins w:id="9051" w:author="Leon Sandler" w:date="2026-09-06T00:00:00Z">
        <w:r>
          <w:t>a</w:t>
        </w:r>
      </w:ins>
      <w:ins w:id="9052" w:author="Leon Sandler" w:date="2026-09-06T00:00:00Z">
        <w:r>
          <w:t xml:space="preserve"> </w:t>
        </w:r>
      </w:ins>
      <w:ins w:id="9053" w:author="Leon Sandler" w:date="2026-09-06T00:00:00Z">
        <w:r>
          <w:t>large</w:t>
        </w:r>
      </w:ins>
      <w:ins w:id="9054" w:author="Leon Sandler" w:date="2026-09-06T00:00:00Z">
        <w:r>
          <w:t xml:space="preserve"> </w:t>
        </w:r>
      </w:ins>
      <w:ins w:id="9055" w:author="Leon Sandler" w:date="2026-09-06T00:00:00Z">
        <w:r>
          <w:t>SEP</w:t>
        </w:r>
      </w:ins>
      <w:ins w:id="9056" w:author="Leon Sandler" w:date="2026-09-06T00:00:00Z">
        <w:r>
          <w:t xml:space="preserve"> </w:t>
        </w:r>
      </w:ins>
      <w:ins w:id="9057" w:author="Leon Sandler" w:date="2026-09-06T00:00:00Z">
        <w:r>
          <w:t>event</w:t>
        </w:r>
      </w:ins>
      <w:ins w:id="9058" w:author="Leon Sandler" w:date="2026-09-06T00:00:00Z">
        <w:r>
          <w:t xml:space="preserve"> </w:t>
        </w:r>
      </w:ins>
      <w:ins w:id="9059" w:author="Leon Sandler" w:date="2026-09-06T00:00:00Z">
        <w:r>
          <w:t>is</w:t>
        </w:r>
      </w:ins>
      <w:ins w:id="9060" w:author="Leon Sandler" w:date="2026-09-06T00:00:00Z">
        <w:r>
          <w:t xml:space="preserve"> </w:t>
        </w:r>
      </w:ins>
      <w:ins w:id="9061" w:author="Leon Sandler" w:date="2026-09-06T00:00:00Z">
        <w:r>
          <w:t>a</w:t>
        </w:r>
      </w:ins>
      <w:ins w:id="9062" w:author="Leon Sandler" w:date="2026-09-06T00:00:00Z">
        <w:r>
          <w:t xml:space="preserve"> </w:t>
        </w:r>
      </w:ins>
      <w:ins w:id="9063" w:author="Leon Sandler" w:date="2026-09-06T00:00:00Z">
        <w:r>
          <w:t>blood-forming-organ</w:t>
        </w:r>
      </w:ins>
      <w:ins w:id="9064" w:author="Leon Sandler" w:date="2026-09-06T00:00:00Z">
        <w:r>
          <w:t xml:space="preserve"> </w:t>
        </w:r>
      </w:ins>
      <w:ins w:id="9065" w:author="Leon Sandler" w:date="2026-09-06T00:00:00Z">
        <w:r>
          <w:t>(BFO)</w:t>
        </w:r>
      </w:ins>
      <w:ins w:id="9066" w:author="Leon Sandler" w:date="2026-09-06T00:00:00Z">
        <w:r>
          <w:t xml:space="preserve"> </w:t>
        </w:r>
      </w:ins>
      <w:ins w:id="9067" w:author="Leon Sandler" w:date="2026-09-06T00:00:00Z">
        <w:r>
          <w:t>dose</w:t>
        </w:r>
      </w:ins>
      <w:ins w:id="9068" w:author="Leon Sandler" w:date="2026-09-06T00:00:00Z">
        <w:r>
          <w:t xml:space="preserve"> </w:t>
        </w:r>
      </w:ins>
      <w:ins w:id="9069" w:author="Leon Sandler" w:date="2026-09-06T00:00:00Z">
        <w:r>
          <w:t>of</w:t>
        </w:r>
      </w:ins>
      <w:ins w:id="9070" w:author="Leon Sandler" w:date="2026-09-06T00:00:00Z">
        <w:r>
          <w:t xml:space="preserve"> </w:t>
        </w:r>
      </w:ins>
      <w:ins w:id="9071" w:author="Leon Sandler" w:date="2026-09-06T00:00:00Z">
        <w:r>
          <w:t>250</w:t>
        </w:r>
      </w:ins>
      <w:ins w:id="9072" w:author="Leon Sandler" w:date="2026-09-06T00:00:00Z">
        <w:r>
          <w:t xml:space="preserve"> </w:t>
        </w:r>
      </w:ins>
      <w:ins w:id="9073" w:author="Leon Sandler" w:date="2026-09-06T00:00:00Z">
        <w:r>
          <w:t>mGy-Eq</w:t>
        </w:r>
      </w:ins>
      <w:ins w:id="9074" w:author="Leon Sandler" w:date="2026-09-06T00:00:00Z">
        <w:r>
          <w:t xml:space="preserve"> </w:t>
        </w:r>
      </w:ins>
      <w:ins w:id="9075" w:author="Leon Sandler" w:date="2026-09-06T00:00:00Z">
        <w:r>
          <w:t>over</w:t>
        </w:r>
      </w:ins>
      <w:ins w:id="9076" w:author="Leon Sandler" w:date="2026-09-06T00:00:00Z">
        <w:r>
          <w:t xml:space="preserve"> </w:t>
        </w:r>
      </w:ins>
      <w:ins w:id="9077" w:author="Leon Sandler" w:date="2026-09-06T00:00:00Z">
        <w:r>
          <w:t>30</w:t>
        </w:r>
      </w:ins>
      <w:ins w:id="9078" w:author="Leon Sandler" w:date="2026-09-06T00:00:00Z">
        <w:r>
          <w:t xml:space="preserve"> </w:t>
        </w:r>
      </w:ins>
      <w:ins w:id="9079" w:author="Leon Sandler" w:date="2026-09-06T00:00:00Z">
        <w:r>
          <w:t>days,</w:t>
        </w:r>
      </w:ins>
      <w:ins w:id="9080" w:author="Leon Sandler" w:date="2026-09-06T00:00:00Z">
        <w:r>
          <w:t xml:space="preserve"> </w:t>
        </w:r>
      </w:ins>
      <w:ins w:id="9081" w:author="Leon Sandler" w:date="2026-09-06T00:00:00Z">
        <w:r>
          <w:t>and</w:t>
        </w:r>
      </w:ins>
      <w:ins w:id="9082" w:author="Leon Sandler" w:date="2026-09-06T00:00:00Z">
        <w:r>
          <w:t xml:space="preserve"> </w:t>
        </w:r>
      </w:ins>
      <w:ins w:id="9083" w:author="Leon Sandler" w:date="2026-09-06T00:00:00Z">
        <w:r>
          <w:t>the</w:t>
        </w:r>
      </w:ins>
      <w:ins w:id="9084" w:author="Leon Sandler" w:date="2026-09-06T00:00:00Z">
        <w:r>
          <w:t xml:space="preserve"> </w:t>
        </w:r>
      </w:ins>
      <w:ins w:id="9085" w:author="Leon Sandler" w:date="2026-09-06T00:00:00Z">
        <w:r>
          <w:t>current</w:t>
        </w:r>
      </w:ins>
      <w:ins w:id="9086" w:author="Leon Sandler" w:date="2026-09-06T00:00:00Z">
        <w:r>
          <w:t xml:space="preserve"> </w:t>
        </w:r>
      </w:ins>
      <w:ins w:id="9087" w:author="Leon Sandler" w:date="2026-09-06T00:00:00Z">
        <w:r>
          <w:t>career</w:t>
        </w:r>
      </w:ins>
      <w:ins w:id="9088" w:author="Leon Sandler" w:date="2026-09-06T00:00:00Z">
        <w:r>
          <w:t xml:space="preserve"> </w:t>
        </w:r>
      </w:ins>
      <w:ins w:id="9089" w:author="Leon Sandler" w:date="2026-09-06T00:00:00Z">
        <w:r>
          <w:t>limit</w:t>
        </w:r>
      </w:ins>
      <w:ins w:id="9090" w:author="Leon Sandler" w:date="2026-09-06T00:00:00Z">
        <w:r>
          <w:t xml:space="preserve"> </w:t>
        </w:r>
      </w:ins>
      <w:ins w:id="9091" w:author="Leon Sandler" w:date="2026-09-06T00:00:00Z">
        <w:r>
          <w:t>is</w:t>
        </w:r>
      </w:ins>
      <w:ins w:id="9092" w:author="Leon Sandler" w:date="2026-09-06T00:00:00Z">
        <w:r>
          <w:t xml:space="preserve"> </w:t>
        </w:r>
      </w:ins>
      <w:ins w:id="9093" w:author="Leon Sandler" w:date="2026-09-06T00:00:00Z">
        <w:r>
          <w:t>an</w:t>
        </w:r>
      </w:ins>
      <w:ins w:id="9094" w:author="Leon Sandler" w:date="2026-09-06T00:00:00Z">
        <w:r>
          <w:t xml:space="preserve"> </w:t>
        </w:r>
      </w:ins>
      <w:ins w:id="9095" w:author="Leon Sandler" w:date="2026-09-06T00:00:00Z">
        <w:r>
          <w:t>effective</w:t>
        </w:r>
      </w:ins>
      <w:ins w:id="9096" w:author="Leon Sandler" w:date="2026-09-06T00:00:00Z">
        <w:r>
          <w:t xml:space="preserve"> </w:t>
        </w:r>
      </w:ins>
      <w:ins w:id="9097" w:author="Leon Sandler" w:date="2026-09-06T00:00:00Z">
        <w:r>
          <w:t>dose</w:t>
        </w:r>
      </w:ins>
      <w:ins w:id="9098" w:author="Leon Sandler" w:date="2026-09-06T00:00:00Z">
        <w:r>
          <w:t xml:space="preserve"> </w:t>
        </w:r>
      </w:ins>
      <w:ins w:id="9099" w:author="Leon Sandler" w:date="2026-09-06T00:00:00Z">
        <w:r>
          <w:t>of</w:t>
        </w:r>
      </w:ins>
      <w:ins w:id="9100" w:author="Leon Sandler" w:date="2026-09-06T00:00:00Z">
        <w:r>
          <w:t xml:space="preserve"> </w:t>
        </w:r>
      </w:ins>
      <w:ins w:id="9101" w:author="Leon Sandler" w:date="2026-09-06T00:00:00Z">
        <w:r>
          <w:t>600</w:t>
        </w:r>
      </w:ins>
      <w:ins w:id="9102" w:author="Leon Sandler" w:date="2026-09-06T00:00:00Z">
        <w:r>
          <w:t xml:space="preserve"> </w:t>
        </w:r>
      </w:ins>
      <w:ins w:id="9103" w:author="Leon Sandler" w:date="2026-09-06T00:00:00Z">
        <w:r>
          <w:t>mSv,</w:t>
        </w:r>
      </w:ins>
      <w:ins w:id="9104" w:author="Leon Sandler" w:date="2026-09-06T00:00:00Z">
        <w:r>
          <w:t xml:space="preserve"> </w:t>
        </w:r>
      </w:ins>
      <w:ins w:id="9105" w:author="Leon Sandler" w:date="2026-09-06T00:00:00Z">
        <w:r>
          <w:t>applied</w:t>
        </w:r>
      </w:ins>
      <w:ins w:id="9106" w:author="Leon Sandler" w:date="2026-09-06T00:00:00Z">
        <w:r>
          <w:t xml:space="preserve"> </w:t>
        </w:r>
      </w:ins>
      <w:ins w:id="9107" w:author="Leon Sandler" w:date="2026-09-06T00:00:00Z">
        <w:r>
          <w:t>uniformly</w:t>
        </w:r>
      </w:ins>
      <w:ins w:id="9108" w:author="Leon Sandler" w:date="2026-09-06T00:00:00Z">
        <w:r>
          <w:t xml:space="preserve"> </w:t>
        </w:r>
      </w:ins>
      <w:ins w:id="9109" w:author="Leon Sandler" w:date="2026-09-06T00:00:00Z">
        <w:r>
          <w:t>across</w:t>
        </w:r>
      </w:ins>
      <w:ins w:id="9110" w:author="Leon Sandler" w:date="2026-09-06T00:00:00Z">
        <w:r>
          <w:t xml:space="preserve"> </w:t>
        </w:r>
      </w:ins>
      <w:ins w:id="9111" w:author="Leon Sandler" w:date="2026-09-06T00:00:00Z">
        <w:r>
          <w:t>age</w:t>
        </w:r>
      </w:ins>
      <w:ins w:id="9112" w:author="Leon Sandler" w:date="2026-09-06T00:00:00Z">
        <w:r>
          <w:t xml:space="preserve"> </w:t>
        </w:r>
      </w:ins>
      <w:ins w:id="9113" w:author="Leon Sandler" w:date="2026-09-06T00:00:00Z">
        <w:r>
          <w:t>and</w:t>
        </w:r>
      </w:ins>
      <w:ins w:id="9114" w:author="Leon Sandler" w:date="2026-09-06T00:00:00Z">
        <w:r>
          <w:t xml:space="preserve"> </w:t>
        </w:r>
      </w:ins>
      <w:ins w:id="9115" w:author="Leon Sandler" w:date="2026-09-06T00:00:00Z">
        <w:r>
          <w:t>sex</w:t>
        </w:r>
      </w:ins>
      <w:ins w:id="9116" w:author="Leon Sandler" w:date="2026-09-06T00:00:00Z">
        <w:r>
          <w:t xml:space="preserve"> </w:t>
        </w:r>
      </w:ins>
      <w:ins w:id="9117" w:author="Leon Sandler" w:date="2026-09-06T00:00:00Z">
        <w:r>
          <w:t>under</w:t>
        </w:r>
      </w:ins>
      <w:ins w:id="9118" w:author="Leon Sandler" w:date="2026-09-06T00:00:00Z">
        <w:r>
          <w:t xml:space="preserve"> </w:t>
        </w:r>
      </w:ins>
      <w:ins w:id="9119" w:author="Leon Sandler" w:date="2026-09-06T00:00:00Z">
        <w:r>
          <w:t>NASA-STD-3001</w:t>
        </w:r>
      </w:ins>
      <w:ins w:id="9120" w:author="Leon Sandler" w:date="2026-09-06T00:00:00Z">
        <w:r>
          <w:t xml:space="preserve"> </w:t>
        </w:r>
      </w:ins>
      <w:ins w:id="9121" w:author="Leon Sandler" w:date="2026-09-06T00:00:00Z">
        <w:r>
          <w:t>(NASA,</w:t>
        </w:r>
      </w:ins>
      <w:ins w:id="9122" w:author="Leon Sandler" w:date="2026-09-06T00:00:00Z">
        <w:r>
          <w:t xml:space="preserve"> </w:t>
        </w:r>
      </w:ins>
      <w:ins w:id="9123" w:author="Leon Sandler" w:date="2026-09-06T00:00:00Z">
        <w:r>
          <w:t>2022;</w:t>
        </w:r>
      </w:ins>
      <w:ins w:id="9124" w:author="Leon Sandler" w:date="2026-09-06T00:00:00Z">
        <w:r>
          <w:t xml:space="preserve"> </w:t>
        </w:r>
      </w:ins>
      <w:ins w:id="9125" w:author="Leon Sandler" w:date="2026-09-06T00:00:00Z">
        <w:r>
          <w:t>National</w:t>
        </w:r>
      </w:ins>
      <w:ins w:id="9126" w:author="Leon Sandler" w:date="2026-09-06T00:00:00Z">
        <w:r>
          <w:t xml:space="preserve"> </w:t>
        </w:r>
      </w:ins>
      <w:ins w:id="9127" w:author="Leon Sandler" w:date="2026-09-06T00:00:00Z">
        <w:r>
          <w:t>Academies</w:t>
        </w:r>
      </w:ins>
      <w:ins w:id="9128" w:author="Leon Sandler" w:date="2026-09-06T00:00:00Z">
        <w:r>
          <w:t xml:space="preserve"> </w:t>
        </w:r>
      </w:ins>
      <w:ins w:id="9129" w:author="Leon Sandler" w:date="2026-09-06T00:00:00Z">
        <w:r>
          <w:t>of</w:t>
        </w:r>
      </w:ins>
      <w:ins w:id="9130" w:author="Leon Sandler" w:date="2026-09-06T00:00:00Z">
        <w:r>
          <w:t xml:space="preserve"> </w:t>
        </w:r>
      </w:ins>
      <w:ins w:id="9131" w:author="Leon Sandler" w:date="2026-09-06T00:00:00Z">
        <w:r>
          <w:t>Sciences,</w:t>
        </w:r>
      </w:ins>
      <w:ins w:id="9132" w:author="Leon Sandler" w:date="2026-09-06T00:00:00Z">
        <w:r>
          <w:t xml:space="preserve"> </w:t>
        </w:r>
      </w:ins>
      <w:ins w:id="9133" w:author="Leon Sandler" w:date="2026-09-06T00:00:00Z">
        <w:r>
          <w:t>Engineering,</w:t>
        </w:r>
      </w:ins>
      <w:ins w:id="9134" w:author="Leon Sandler" w:date="2026-09-06T00:00:00Z">
        <w:r>
          <w:t xml:space="preserve"> </w:t>
        </w:r>
      </w:ins>
      <w:ins w:id="9135" w:author="Leon Sandler" w:date="2026-09-06T00:00:00Z">
        <w:r>
          <w:t>and</w:t>
        </w:r>
      </w:ins>
      <w:ins w:id="9136" w:author="Leon Sandler" w:date="2026-09-06T00:00:00Z">
        <w:r>
          <w:t xml:space="preserve"> </w:t>
        </w:r>
      </w:ins>
      <w:ins w:id="9137" w:author="Leon Sandler" w:date="2026-09-06T00:00:00Z">
        <w:r>
          <w:t>Medicine,</w:t>
        </w:r>
      </w:ins>
      <w:ins w:id="9138" w:author="Leon Sandler" w:date="2026-09-06T00:00:00Z">
        <w:r>
          <w:t xml:space="preserve"> </w:t>
        </w:r>
      </w:ins>
      <w:ins w:id="9139" w:author="Leon Sandler" w:date="2026-09-06T00:00:00Z">
        <w:r>
          <w:t>2021).</w:t>
        </w:r>
      </w:ins>
      <w:ins w:id="9140" w:author="Leon Sandler" w:date="2026-09-06T00:00:00Z">
        <w:r>
          <w:t xml:space="preserve"> </w:t>
        </w:r>
      </w:ins>
      <w:ins w:id="9141" w:author="Leon Sandler" w:date="2026-09-06T00:00:00Z">
        <w:r>
          <w:t>These</w:t>
        </w:r>
      </w:ins>
      <w:ins w:id="9142" w:author="Leon Sandler" w:date="2026-09-06T00:00:00Z">
        <w:r>
          <w:t xml:space="preserve"> </w:t>
        </w:r>
      </w:ins>
      <w:ins w:id="9143" w:author="Leon Sandler" w:date="2026-09-06T00:00:00Z">
        <w:r>
          <w:t>limits</w:t>
        </w:r>
      </w:ins>
      <w:ins w:id="9144" w:author="Leon Sandler" w:date="2026-09-06T00:00:00Z">
        <w:r>
          <w:t xml:space="preserve"> </w:t>
        </w:r>
      </w:ins>
      <w:ins w:id="9145" w:author="Leon Sandler" w:date="2026-09-06T00:00:00Z">
        <w:r>
          <w:t>are</w:t>
        </w:r>
      </w:ins>
      <w:ins w:id="9146" w:author="Leon Sandler" w:date="2026-09-06T00:00:00Z">
        <w:r>
          <w:t xml:space="preserve"> </w:t>
        </w:r>
      </w:ins>
      <w:ins w:id="9147" w:author="Leon Sandler" w:date="2026-09-06T00:00:00Z">
        <w:r>
          <w:t>the</w:t>
        </w:r>
      </w:ins>
      <w:ins w:id="9148" w:author="Leon Sandler" w:date="2026-09-06T00:00:00Z">
        <w:r>
          <w:t xml:space="preserve"> </w:t>
        </w:r>
      </w:ins>
      <w:ins w:id="9149" w:author="Leon Sandler" w:date="2026-09-06T00:00:00Z">
        <w:r>
          <w:t>correct</w:t>
        </w:r>
      </w:ins>
      <w:ins w:id="9150" w:author="Leon Sandler" w:date="2026-09-06T00:00:00Z">
        <w:r>
          <w:t xml:space="preserve"> </w:t>
        </w:r>
      </w:ins>
      <w:ins w:id="9151" w:author="Leon Sandler" w:date="2026-09-06T00:00:00Z">
        <w:r>
          <w:t>frame</w:t>
        </w:r>
      </w:ins>
      <w:ins w:id="9152" w:author="Leon Sandler" w:date="2026-09-06T00:00:00Z">
        <w:r>
          <w:t xml:space="preserve"> </w:t>
        </w:r>
      </w:ins>
      <w:ins w:id="9153" w:author="Leon Sandler" w:date="2026-09-06T00:00:00Z">
        <w:r>
          <w:t>of</w:t>
        </w:r>
      </w:ins>
      <w:ins w:id="9154" w:author="Leon Sandler" w:date="2026-09-06T00:00:00Z">
        <w:r>
          <w:t xml:space="preserve"> </w:t>
        </w:r>
      </w:ins>
      <w:ins w:id="9155" w:author="Leon Sandler" w:date="2026-09-06T00:00:00Z">
        <w:r>
          <w:t>reference</w:t>
        </w:r>
      </w:ins>
      <w:ins w:id="9156" w:author="Leon Sandler" w:date="2026-09-06T00:00:00Z">
        <w:r>
          <w:t xml:space="preserve"> </w:t>
        </w:r>
      </w:ins>
      <w:ins w:id="9157" w:author="Leon Sandler" w:date="2026-09-06T00:00:00Z">
        <w:r>
          <w:t>for</w:t>
        </w:r>
      </w:ins>
      <w:ins w:id="9158" w:author="Leon Sandler" w:date="2026-09-06T00:00:00Z">
        <w:r>
          <w:t xml:space="preserve"> </w:t>
        </w:r>
      </w:ins>
      <w:ins w:id="9159" w:author="Leon Sandler" w:date="2026-09-06T00:00:00Z">
        <w:r>
          <w:t>interpreting</w:t>
        </w:r>
      </w:ins>
      <w:ins w:id="9160" w:author="Leon Sandler" w:date="2026-09-06T00:00:00Z">
        <w:r>
          <w:t xml:space="preserve"> </w:t>
        </w:r>
      </w:ins>
      <w:ins w:id="9161" w:author="Leon Sandler" w:date="2026-09-06T00:00:00Z">
        <w:r>
          <w:t>SEP</w:t>
        </w:r>
      </w:ins>
      <w:ins w:id="9162" w:author="Leon Sandler" w:date="2026-09-06T00:00:00Z">
        <w:r>
          <w:t xml:space="preserve"> </w:t>
        </w:r>
      </w:ins>
      <w:ins w:id="9163" w:author="Leon Sandler" w:date="2026-09-06T00:00:00Z">
        <w:r>
          <w:t>shielding:</w:t>
        </w:r>
      </w:ins>
      <w:ins w:id="9164" w:author="Leon Sandler" w:date="2026-09-06T00:00:00Z">
        <w:r>
          <w:t xml:space="preserve"> </w:t>
        </w:r>
      </w:ins>
      <w:ins w:id="9165" w:author="Leon Sandler" w:date="2026-09-06T00:00:00Z">
        <w:r>
          <w:t>a</w:t>
        </w:r>
      </w:ins>
      <w:ins w:id="9166" w:author="Leon Sandler" w:date="2026-09-06T00:00:00Z">
        <w:r>
          <w:t xml:space="preserve"> </w:t>
        </w:r>
      </w:ins>
      <w:ins w:id="9167" w:author="Leon Sandler" w:date="2026-09-06T00:00:00Z">
        <w:r>
          <w:t>shield's</w:t>
        </w:r>
      </w:ins>
      <w:ins w:id="9168" w:author="Leon Sandler" w:date="2026-09-06T00:00:00Z">
        <w:r>
          <w:t xml:space="preserve"> </w:t>
        </w:r>
      </w:ins>
      <w:ins w:id="9169" w:author="Leon Sandler" w:date="2026-09-06T00:00:00Z">
        <w:r>
          <w:t>value</w:t>
        </w:r>
      </w:ins>
      <w:ins w:id="9170" w:author="Leon Sandler" w:date="2026-09-06T00:00:00Z">
        <w:r>
          <w:t xml:space="preserve"> </w:t>
        </w:r>
      </w:ins>
      <w:ins w:id="9171" w:author="Leon Sandler" w:date="2026-09-06T00:00:00Z">
        <w:r>
          <w:t>is</w:t>
        </w:r>
      </w:ins>
      <w:ins w:id="9172" w:author="Leon Sandler" w:date="2026-09-06T00:00:00Z">
        <w:r>
          <w:t xml:space="preserve"> </w:t>
        </w:r>
      </w:ins>
      <w:ins w:id="9173" w:author="Leon Sandler" w:date="2026-09-06T00:00:00Z">
        <w:r>
          <w:t>not</w:t>
        </w:r>
      </w:ins>
      <w:ins w:id="9174" w:author="Leon Sandler" w:date="2026-09-06T00:00:00Z">
        <w:r>
          <w:t xml:space="preserve"> </w:t>
        </w:r>
      </w:ins>
      <w:ins w:id="9175" w:author="Leon Sandler" w:date="2026-09-06T00:00:00Z">
        <w:r>
          <w:t>that</w:t>
        </w:r>
      </w:ins>
      <w:ins w:id="9176" w:author="Leon Sandler" w:date="2026-09-06T00:00:00Z">
        <w:r>
          <w:t xml:space="preserve"> </w:t>
        </w:r>
      </w:ins>
      <w:ins w:id="9177" w:author="Leon Sandler" w:date="2026-09-06T00:00:00Z">
        <w:r>
          <w:t>it</w:t>
        </w:r>
      </w:ins>
      <w:ins w:id="9178" w:author="Leon Sandler" w:date="2026-09-06T00:00:00Z">
        <w:r>
          <w:t xml:space="preserve"> </w:t>
        </w:r>
      </w:ins>
      <w:ins w:id="9179" w:author="Leon Sandler" w:date="2026-09-06T00:00:00Z">
        <w:r>
          <w:t>reduces</w:t>
        </w:r>
      </w:ins>
      <w:ins w:id="9180" w:author="Leon Sandler" w:date="2026-09-06T00:00:00Z">
        <w:r>
          <w:t xml:space="preserve"> </w:t>
        </w:r>
      </w:ins>
      <w:ins w:id="9181" w:author="Leon Sandler" w:date="2026-09-06T00:00:00Z">
        <w:r>
          <w:t>energy</w:t>
        </w:r>
      </w:ins>
      <w:ins w:id="9182" w:author="Leon Sandler" w:date="2026-09-06T00:00:00Z">
        <w:r>
          <w:t xml:space="preserve"> </w:t>
        </w:r>
      </w:ins>
      <w:ins w:id="9183" w:author="Leon Sandler" w:date="2026-09-06T00:00:00Z">
        <w:r>
          <w:t>fluence</w:t>
        </w:r>
      </w:ins>
      <w:ins w:id="9184" w:author="Leon Sandler" w:date="2026-09-06T00:00:00Z">
        <w:r>
          <w:t xml:space="preserve"> </w:t>
        </w:r>
      </w:ins>
      <w:ins w:id="9185" w:author="Leon Sandler" w:date="2026-09-06T00:00:00Z">
        <w:r>
          <w:t>by</w:t>
        </w:r>
      </w:ins>
      <w:ins w:id="9186" w:author="Leon Sandler" w:date="2026-09-06T00:00:00Z">
        <w:r>
          <w:t xml:space="preserve"> </w:t>
        </w:r>
      </w:ins>
      <w:ins w:id="9187" w:author="Leon Sandler" w:date="2026-09-06T00:00:00Z">
        <w:r>
          <w:t>some</w:t>
        </w:r>
      </w:ins>
      <w:ins w:id="9188" w:author="Leon Sandler" w:date="2026-09-06T00:00:00Z">
        <w:r>
          <w:t xml:space="preserve"> </w:t>
        </w:r>
      </w:ins>
      <w:ins w:id="9189" w:author="Leon Sandler" w:date="2026-09-06T00:00:00Z">
        <w:r>
          <w:t>percentage</w:t>
        </w:r>
      </w:ins>
      <w:ins w:id="9190" w:author="Leon Sandler" w:date="2026-09-06T00:00:00Z">
        <w:r>
          <w:t xml:space="preserve"> </w:t>
        </w:r>
      </w:ins>
      <w:ins w:id="9191" w:author="Leon Sandler" w:date="2026-09-06T00:00:00Z">
        <w:r>
          <w:t>in</w:t>
        </w:r>
      </w:ins>
      <w:ins w:id="9192" w:author="Leon Sandler" w:date="2026-09-06T00:00:00Z">
        <w:r>
          <w:t xml:space="preserve"> </w:t>
        </w:r>
      </w:ins>
      <w:ins w:id="9193" w:author="Leon Sandler" w:date="2026-09-06T00:00:00Z">
        <w:r>
          <w:t>the</w:t>
        </w:r>
      </w:ins>
      <w:ins w:id="9194" w:author="Leon Sandler" w:date="2026-09-06T00:00:00Z">
        <w:r>
          <w:t xml:space="preserve"> </w:t>
        </w:r>
      </w:ins>
      <w:ins w:id="9195" w:author="Leon Sandler" w:date="2026-09-06T00:00:00Z">
        <w:r>
          <w:t>abstract,</w:t>
        </w:r>
      </w:ins>
      <w:ins w:id="9196" w:author="Leon Sandler" w:date="2026-09-06T00:00:00Z">
        <w:r>
          <w:t xml:space="preserve"> </w:t>
        </w:r>
      </w:ins>
      <w:ins w:id="9197" w:author="Leon Sandler" w:date="2026-09-06T00:00:00Z">
        <w:r>
          <w:t>but</w:t>
        </w:r>
      </w:ins>
      <w:ins w:id="9198" w:author="Leon Sandler" w:date="2026-09-06T00:00:00Z">
        <w:r>
          <w:t xml:space="preserve"> </w:t>
        </w:r>
      </w:ins>
      <w:ins w:id="9199" w:author="Leon Sandler" w:date="2026-09-06T00:00:00Z">
        <w:r>
          <w:t>that</w:t>
        </w:r>
      </w:ins>
      <w:ins w:id="9200" w:author="Leon Sandler" w:date="2026-09-06T00:00:00Z">
        <w:r>
          <w:t xml:space="preserve"> </w:t>
        </w:r>
      </w:ins>
      <w:ins w:id="9201" w:author="Leon Sandler" w:date="2026-09-06T00:00:00Z">
        <w:r>
          <w:t>it</w:t>
        </w:r>
      </w:ins>
      <w:ins w:id="9202" w:author="Leon Sandler" w:date="2026-09-06T00:00:00Z">
        <w:r>
          <w:t xml:space="preserve"> </w:t>
        </w:r>
      </w:ins>
      <w:ins w:id="9203" w:author="Leon Sandler" w:date="2026-09-06T00:00:00Z">
        <w:r>
          <w:t>determines</w:t>
        </w:r>
      </w:ins>
      <w:ins w:id="9204" w:author="Leon Sandler" w:date="2026-09-06T00:00:00Z">
        <w:r>
          <w:t xml:space="preserve"> </w:t>
        </w:r>
      </w:ins>
      <w:ins w:id="9205" w:author="Leon Sandler" w:date="2026-09-06T00:00:00Z">
        <w:r>
          <w:t>whether</w:t>
        </w:r>
      </w:ins>
      <w:ins w:id="9206" w:author="Leon Sandler" w:date="2026-09-06T00:00:00Z">
        <w:r>
          <w:t xml:space="preserve"> </w:t>
        </w:r>
      </w:ins>
      <w:ins w:id="9207" w:author="Leon Sandler" w:date="2026-09-06T00:00:00Z">
        <w:r>
          <w:t>a</w:t>
        </w:r>
      </w:ins>
      <w:ins w:id="9208" w:author="Leon Sandler" w:date="2026-09-06T00:00:00Z">
        <w:r>
          <w:t xml:space="preserve"> </w:t>
        </w:r>
      </w:ins>
      <w:ins w:id="9209" w:author="Leon Sandler" w:date="2026-09-06T00:00:00Z">
        <w:r>
          <w:t>given</w:t>
        </w:r>
      </w:ins>
      <w:ins w:id="9210" w:author="Leon Sandler" w:date="2026-09-06T00:00:00Z">
        <w:r>
          <w:t xml:space="preserve"> </w:t>
        </w:r>
      </w:ins>
      <w:ins w:id="9211" w:author="Leon Sandler" w:date="2026-09-06T00:00:00Z">
        <w:r>
          <w:t>historical</w:t>
        </w:r>
      </w:ins>
      <w:ins w:id="9212" w:author="Leon Sandler" w:date="2026-09-06T00:00:00Z">
        <w:r>
          <w:t xml:space="preserve"> </w:t>
        </w:r>
      </w:ins>
      <w:ins w:id="9213" w:author="Leon Sandler" w:date="2026-09-06T00:00:00Z">
        <w:r>
          <w:t>or</w:t>
        </w:r>
      </w:ins>
      <w:ins w:id="9214" w:author="Leon Sandler" w:date="2026-09-06T00:00:00Z">
        <w:r>
          <w:t xml:space="preserve"> </w:t>
        </w:r>
      </w:ins>
      <w:ins w:id="9215" w:author="Leon Sandler" w:date="2026-09-06T00:00:00Z">
        <w:r>
          <w:t>design-reference</w:t>
        </w:r>
      </w:ins>
      <w:ins w:id="9216" w:author="Leon Sandler" w:date="2026-09-06T00:00:00Z">
        <w:r>
          <w:t xml:space="preserve"> </w:t>
        </w:r>
      </w:ins>
      <w:ins w:id="9217" w:author="Leon Sandler" w:date="2026-09-06T00:00:00Z">
        <w:r>
          <w:t>SEP</w:t>
        </w:r>
      </w:ins>
      <w:ins w:id="9218" w:author="Leon Sandler" w:date="2026-09-06T00:00:00Z">
        <w:r>
          <w:t xml:space="preserve"> </w:t>
        </w:r>
      </w:ins>
      <w:ins w:id="9219" w:author="Leon Sandler" w:date="2026-09-06T00:00:00Z">
        <w:r>
          <w:t>event</w:t>
        </w:r>
      </w:ins>
      <w:ins w:id="9220" w:author="Leon Sandler" w:date="2026-09-06T00:00:00Z">
        <w:r>
          <w:t xml:space="preserve"> </w:t>
        </w:r>
      </w:ins>
      <w:ins w:id="9221" w:author="Leon Sandler" w:date="2026-09-06T00:00:00Z">
        <w:r>
          <w:t>pushes</w:t>
        </w:r>
      </w:ins>
      <w:ins w:id="9222" w:author="Leon Sandler" w:date="2026-09-06T00:00:00Z">
        <w:r>
          <w:t xml:space="preserve"> </w:t>
        </w:r>
      </w:ins>
      <w:ins w:id="9223" w:author="Leon Sandler" w:date="2026-09-06T00:00:00Z">
        <w:r>
          <w:t>an</w:t>
        </w:r>
      </w:ins>
      <w:ins w:id="9224" w:author="Leon Sandler" w:date="2026-09-06T00:00:00Z">
        <w:r>
          <w:t xml:space="preserve"> </w:t>
        </w:r>
      </w:ins>
      <w:ins w:id="9225" w:author="Leon Sandler" w:date="2026-09-06T00:00:00Z">
        <w:r>
          <w:t>unshielded</w:t>
        </w:r>
      </w:ins>
      <w:ins w:id="9226" w:author="Leon Sandler" w:date="2026-09-06T00:00:00Z">
        <w:r>
          <w:t xml:space="preserve"> </w:t>
        </w:r>
      </w:ins>
      <w:ins w:id="9227" w:author="Leon Sandler" w:date="2026-09-06T00:00:00Z">
        <w:r>
          <w:t>or</w:t>
        </w:r>
      </w:ins>
      <w:ins w:id="9228" w:author="Leon Sandler" w:date="2026-09-06T00:00:00Z">
        <w:r>
          <w:t xml:space="preserve"> </w:t>
        </w:r>
      </w:ins>
      <w:ins w:id="9229" w:author="Leon Sandler" w:date="2026-09-06T00:00:00Z">
        <w:r>
          <w:t>lightly</w:t>
        </w:r>
      </w:ins>
      <w:ins w:id="9230" w:author="Leon Sandler" w:date="2026-09-06T00:00:00Z">
        <w:r>
          <w:t xml:space="preserve"> </w:t>
        </w:r>
      </w:ins>
      <w:ins w:id="9231" w:author="Leon Sandler" w:date="2026-09-06T00:00:00Z">
        <w:r>
          <w:t>shielded</w:t>
        </w:r>
      </w:ins>
      <w:ins w:id="9232" w:author="Leon Sandler" w:date="2026-09-06T00:00:00Z">
        <w:r>
          <w:t xml:space="preserve"> </w:t>
        </w:r>
      </w:ins>
      <w:ins w:id="9233" w:author="Leon Sandler" w:date="2026-09-06T00:00:00Z">
        <w:r>
          <w:t>crew</w:t>
        </w:r>
      </w:ins>
      <w:ins w:id="9234" w:author="Leon Sandler" w:date="2026-09-06T00:00:00Z">
        <w:r>
          <w:t xml:space="preserve"> </w:t>
        </w:r>
      </w:ins>
      <w:ins w:id="9235" w:author="Leon Sandler" w:date="2026-09-06T00:00:00Z">
        <w:r>
          <w:t>member's</w:t>
        </w:r>
      </w:ins>
      <w:ins w:id="9236" w:author="Leon Sandler" w:date="2026-09-06T00:00:00Z">
        <w:r>
          <w:t xml:space="preserve"> </w:t>
        </w:r>
      </w:ins>
      <w:ins w:id="9237" w:author="Leon Sandler" w:date="2026-09-06T00:00:00Z">
        <w:r>
          <w:t>30-day</w:t>
        </w:r>
      </w:ins>
      <w:ins w:id="9238" w:author="Leon Sandler" w:date="2026-09-06T00:00:00Z">
        <w:r>
          <w:t xml:space="preserve"> </w:t>
        </w:r>
      </w:ins>
      <w:ins w:id="9239" w:author="Leon Sandler" w:date="2026-09-06T00:00:00Z">
        <w:r>
          <w:t>BFO</w:t>
        </w:r>
      </w:ins>
      <w:ins w:id="9240" w:author="Leon Sandler" w:date="2026-09-06T00:00:00Z">
        <w:r>
          <w:t xml:space="preserve"> </w:t>
        </w:r>
      </w:ins>
      <w:ins w:id="9241" w:author="Leon Sandler" w:date="2026-09-06T00:00:00Z">
        <w:r>
          <w:t>dose</w:t>
        </w:r>
      </w:ins>
      <w:ins w:id="9242" w:author="Leon Sandler" w:date="2026-09-06T00:00:00Z">
        <w:r>
          <w:t xml:space="preserve"> </w:t>
        </w:r>
      </w:ins>
      <w:ins w:id="9243" w:author="Leon Sandler" w:date="2026-09-06T00:00:00Z">
        <w:r>
          <w:t>above</w:t>
        </w:r>
      </w:ins>
      <w:ins w:id="9244" w:author="Leon Sandler" w:date="2026-09-06T00:00:00Z">
        <w:r>
          <w:t xml:space="preserve"> </w:t>
        </w:r>
      </w:ins>
      <w:ins w:id="9245" w:author="Leon Sandler" w:date="2026-09-06T00:00:00Z">
        <w:r>
          <w:t>or</w:t>
        </w:r>
      </w:ins>
      <w:ins w:id="9246" w:author="Leon Sandler" w:date="2026-09-06T00:00:00Z">
        <w:r>
          <w:t xml:space="preserve"> </w:t>
        </w:r>
      </w:ins>
      <w:ins w:id="9247" w:author="Leon Sandler" w:date="2026-09-06T00:00:00Z">
        <w:r>
          <w:t>below</w:t>
        </w:r>
      </w:ins>
      <w:ins w:id="9248" w:author="Leon Sandler" w:date="2026-09-06T00:00:00Z">
        <w:r>
          <w:t xml:space="preserve"> </w:t>
        </w:r>
      </w:ins>
      <w:ins w:id="9249" w:author="Leon Sandler" w:date="2026-09-06T00:00:00Z">
        <w:r>
          <w:t>the</w:t>
        </w:r>
      </w:ins>
      <w:ins w:id="9250" w:author="Leon Sandler" w:date="2026-09-06T00:00:00Z">
        <w:r>
          <w:t xml:space="preserve"> </w:t>
        </w:r>
      </w:ins>
      <w:ins w:id="9251" w:author="Leon Sandler" w:date="2026-09-06T00:00:00Z">
        <w:r>
          <w:t>250</w:t>
        </w:r>
      </w:ins>
      <w:ins w:id="9252" w:author="Leon Sandler" w:date="2026-09-06T00:00:00Z">
        <w:r>
          <w:t xml:space="preserve"> </w:t>
        </w:r>
      </w:ins>
      <w:ins w:id="9253" w:author="Leon Sandler" w:date="2026-09-06T00:00:00Z">
        <w:r>
          <w:t>mGy-Eq</w:t>
        </w:r>
      </w:ins>
      <w:ins w:id="9254" w:author="Leon Sandler" w:date="2026-09-06T00:00:00Z">
        <w:r>
          <w:t xml:space="preserve"> </w:t>
        </w:r>
      </w:ins>
      <w:ins w:id="9255" w:author="Leon Sandler" w:date="2026-09-06T00:00:00Z">
        <w:r>
          <w:t>acute-effects</w:t>
        </w:r>
      </w:ins>
      <w:ins w:id="9256" w:author="Leon Sandler" w:date="2026-09-06T00:00:00Z">
        <w:r>
          <w:t xml:space="preserve"> </w:t>
        </w:r>
      </w:ins>
      <w:ins w:id="9257" w:author="Leon Sandler" w:date="2026-09-06T00:00:00Z">
        <w:r>
          <w:t>threshold.</w:t>
        </w:r>
      </w:ins>
    </w:p>
    <w:p>
      <w:ins w:id="9258" w:author="Leon Sandler" w:date="2026-09-06T00:00:00Z">
        <w:r>
          <w:t>Historical</w:t>
        </w:r>
      </w:ins>
      <w:ins w:id="9259" w:author="Leon Sandler" w:date="2026-09-06T00:00:00Z">
        <w:r>
          <w:t xml:space="preserve"> </w:t>
        </w:r>
      </w:ins>
      <w:ins w:id="9260" w:author="Leon Sandler" w:date="2026-09-06T00:00:00Z">
        <w:r>
          <w:t>events</w:t>
        </w:r>
      </w:ins>
      <w:ins w:id="9261" w:author="Leon Sandler" w:date="2026-09-06T00:00:00Z">
        <w:r>
          <w:t xml:space="preserve"> </w:t>
        </w:r>
      </w:ins>
      <w:ins w:id="9262" w:author="Leon Sandler" w:date="2026-09-06T00:00:00Z">
        <w:r>
          <w:t>illustrate</w:t>
        </w:r>
      </w:ins>
      <w:ins w:id="9263" w:author="Leon Sandler" w:date="2026-09-06T00:00:00Z">
        <w:r>
          <w:t xml:space="preserve"> </w:t>
        </w:r>
      </w:ins>
      <w:ins w:id="9264" w:author="Leon Sandler" w:date="2026-09-06T00:00:00Z">
        <w:r>
          <w:t>the</w:t>
        </w:r>
      </w:ins>
      <w:ins w:id="9265" w:author="Leon Sandler" w:date="2026-09-06T00:00:00Z">
        <w:r>
          <w:t xml:space="preserve"> </w:t>
        </w:r>
      </w:ins>
      <w:ins w:id="9266" w:author="Leon Sandler" w:date="2026-09-06T00:00:00Z">
        <w:r>
          <w:t>stakes</w:t>
        </w:r>
      </w:ins>
      <w:ins w:id="9267" w:author="Leon Sandler" w:date="2026-09-06T00:00:00Z">
        <w:r>
          <w:t xml:space="preserve"> </w:t>
        </w:r>
      </w:ins>
      <w:ins w:id="9268" w:author="Leon Sandler" w:date="2026-09-06T00:00:00Z">
        <w:r>
          <w:t>concretely.</w:t>
        </w:r>
      </w:ins>
      <w:ins w:id="9269" w:author="Leon Sandler" w:date="2026-09-06T00:00:00Z">
        <w:r>
          <w:t xml:space="preserve"> </w:t>
        </w:r>
      </w:ins>
      <w:ins w:id="9270" w:author="Leon Sandler" w:date="2026-09-06T00:00:00Z">
        <w:r>
          <w:t>Unshielded</w:t>
        </w:r>
      </w:ins>
      <w:ins w:id="9271" w:author="Leon Sandler" w:date="2026-09-06T00:00:00Z">
        <w:r>
          <w:t xml:space="preserve"> </w:t>
        </w:r>
      </w:ins>
      <w:ins w:id="9272" w:author="Leon Sandler" w:date="2026-09-06T00:00:00Z">
        <w:r>
          <w:t>BFO</w:t>
        </w:r>
      </w:ins>
      <w:ins w:id="9273" w:author="Leon Sandler" w:date="2026-09-06T00:00:00Z">
        <w:r>
          <w:t xml:space="preserve"> </w:t>
        </w:r>
      </w:ins>
      <w:ins w:id="9274" w:author="Leon Sandler" w:date="2026-09-06T00:00:00Z">
        <w:r>
          <w:t>dose</w:t>
        </w:r>
      </w:ins>
      <w:ins w:id="9275" w:author="Leon Sandler" w:date="2026-09-06T00:00:00Z">
        <w:r>
          <w:t xml:space="preserve"> </w:t>
        </w:r>
      </w:ins>
      <w:ins w:id="9276" w:author="Leon Sandler" w:date="2026-09-06T00:00:00Z">
        <w:r>
          <w:t>estimates</w:t>
        </w:r>
      </w:ins>
      <w:ins w:id="9277" w:author="Leon Sandler" w:date="2026-09-06T00:00:00Z">
        <w:r>
          <w:t xml:space="preserve"> </w:t>
        </w:r>
      </w:ins>
      <w:ins w:id="9278" w:author="Leon Sandler" w:date="2026-09-06T00:00:00Z">
        <w:r>
          <w:t>for</w:t>
        </w:r>
      </w:ins>
      <w:ins w:id="9279" w:author="Leon Sandler" w:date="2026-09-06T00:00:00Z">
        <w:r>
          <w:t xml:space="preserve"> </w:t>
        </w:r>
      </w:ins>
      <w:ins w:id="9280" w:author="Leon Sandler" w:date="2026-09-06T00:00:00Z">
        <w:r>
          <w:t>the</w:t>
        </w:r>
      </w:ins>
      <w:ins w:id="9281" w:author="Leon Sandler" w:date="2026-09-06T00:00:00Z">
        <w:r>
          <w:t xml:space="preserve"> </w:t>
        </w:r>
      </w:ins>
      <w:ins w:id="9282" w:author="Leon Sandler" w:date="2026-09-06T00:00:00Z">
        <w:r>
          <w:t>largest</w:t>
        </w:r>
      </w:ins>
      <w:ins w:id="9283" w:author="Leon Sandler" w:date="2026-09-06T00:00:00Z">
        <w:r>
          <w:t xml:space="preserve"> </w:t>
        </w:r>
      </w:ins>
      <w:ins w:id="9284" w:author="Leon Sandler" w:date="2026-09-06T00:00:00Z">
        <w:r>
          <w:t>20th-century</w:t>
        </w:r>
      </w:ins>
      <w:ins w:id="9285" w:author="Leon Sandler" w:date="2026-09-06T00:00:00Z">
        <w:r>
          <w:t xml:space="preserve"> </w:t>
        </w:r>
      </w:ins>
      <w:ins w:id="9286" w:author="Leon Sandler" w:date="2026-09-06T00:00:00Z">
        <w:r>
          <w:t>SEP</w:t>
        </w:r>
      </w:ins>
      <w:ins w:id="9287" w:author="Leon Sandler" w:date="2026-09-06T00:00:00Z">
        <w:r>
          <w:t xml:space="preserve"> </w:t>
        </w:r>
      </w:ins>
      <w:ins w:id="9288" w:author="Leon Sandler" w:date="2026-09-06T00:00:00Z">
        <w:r>
          <w:t>events</w:t>
        </w:r>
      </w:ins>
      <w:ins w:id="9289" w:author="Leon Sandler" w:date="2026-09-06T00:00:00Z">
        <w:r>
          <w:t xml:space="preserve"> </w:t>
        </w:r>
      </w:ins>
      <w:ins w:id="9290" w:author="Leon Sandler" w:date="2026-09-06T00:00:00Z">
        <w:r>
          <w:t>—</w:t>
        </w:r>
      </w:ins>
      <w:ins w:id="9291" w:author="Leon Sandler" w:date="2026-09-06T00:00:00Z">
        <w:r>
          <w:t xml:space="preserve"> </w:t>
        </w:r>
      </w:ins>
      <w:ins w:id="9292" w:author="Leon Sandler" w:date="2026-09-06T00:00:00Z">
        <w:r>
          <w:t>August</w:t>
        </w:r>
      </w:ins>
      <w:ins w:id="9293" w:author="Leon Sandler" w:date="2026-09-06T00:00:00Z">
        <w:r>
          <w:t xml:space="preserve"> </w:t>
        </w:r>
      </w:ins>
      <w:ins w:id="9294" w:author="Leon Sandler" w:date="2026-09-06T00:00:00Z">
        <w:r>
          <w:t>1972,</w:t>
        </w:r>
      </w:ins>
      <w:ins w:id="9295" w:author="Leon Sandler" w:date="2026-09-06T00:00:00Z">
        <w:r>
          <w:t xml:space="preserve"> </w:t>
        </w:r>
      </w:ins>
      <w:ins w:id="9296" w:author="Leon Sandler" w:date="2026-09-06T00:00:00Z">
        <w:r>
          <w:t>November</w:t>
        </w:r>
      </w:ins>
      <w:ins w:id="9297" w:author="Leon Sandler" w:date="2026-09-06T00:00:00Z">
        <w:r>
          <w:t xml:space="preserve"> </w:t>
        </w:r>
      </w:ins>
      <w:ins w:id="9298" w:author="Leon Sandler" w:date="2026-09-06T00:00:00Z">
        <w:r>
          <w:t>1960,</w:t>
        </w:r>
      </w:ins>
      <w:ins w:id="9299" w:author="Leon Sandler" w:date="2026-09-06T00:00:00Z">
        <w:r>
          <w:t xml:space="preserve"> </w:t>
        </w:r>
      </w:ins>
      <w:ins w:id="9300" w:author="Leon Sandler" w:date="2026-09-06T00:00:00Z">
        <w:r>
          <w:t>and</w:t>
        </w:r>
      </w:ins>
      <w:ins w:id="9301" w:author="Leon Sandler" w:date="2026-09-06T00:00:00Z">
        <w:r>
          <w:t xml:space="preserve"> </w:t>
        </w:r>
      </w:ins>
      <w:ins w:id="9302" w:author="Leon Sandler" w:date="2026-09-06T00:00:00Z">
        <w:r>
          <w:t>February</w:t>
        </w:r>
      </w:ins>
      <w:ins w:id="9303" w:author="Leon Sandler" w:date="2026-09-06T00:00:00Z">
        <w:r>
          <w:t xml:space="preserve"> </w:t>
        </w:r>
      </w:ins>
      <w:ins w:id="9304" w:author="Leon Sandler" w:date="2026-09-06T00:00:00Z">
        <w:r>
          <w:t>1956</w:t>
        </w:r>
      </w:ins>
      <w:ins w:id="9305" w:author="Leon Sandler" w:date="2026-09-06T00:00:00Z">
        <w:r>
          <w:t xml:space="preserve"> </w:t>
        </w:r>
      </w:ins>
      <w:ins w:id="9306" w:author="Leon Sandler" w:date="2026-09-06T00:00:00Z">
        <w:r>
          <w:t>—</w:t>
        </w:r>
      </w:ins>
      <w:ins w:id="9307" w:author="Leon Sandler" w:date="2026-09-06T00:00:00Z">
        <w:r>
          <w:t xml:space="preserve"> </w:t>
        </w:r>
      </w:ins>
      <w:ins w:id="9308" w:author="Leon Sandler" w:date="2026-09-06T00:00:00Z">
        <w:r>
          <w:t>range</w:t>
        </w:r>
      </w:ins>
      <w:ins w:id="9309" w:author="Leon Sandler" w:date="2026-09-06T00:00:00Z">
        <w:r>
          <w:t xml:space="preserve"> </w:t>
        </w:r>
      </w:ins>
      <w:ins w:id="9310" w:author="Leon Sandler" w:date="2026-09-06T00:00:00Z">
        <w:r>
          <w:t>from</w:t>
        </w:r>
      </w:ins>
      <w:ins w:id="9311" w:author="Leon Sandler" w:date="2026-09-06T00:00:00Z">
        <w:r>
          <w:t xml:space="preserve"> </w:t>
        </w:r>
      </w:ins>
      <w:ins w:id="9312" w:author="Leon Sandler" w:date="2026-09-06T00:00:00Z">
        <w:r>
          <w:t>roughly</w:t>
        </w:r>
      </w:ins>
      <w:ins w:id="9313" w:author="Leon Sandler" w:date="2026-09-06T00:00:00Z">
        <w:r>
          <w:t xml:space="preserve"> </w:t>
        </w:r>
      </w:ins>
      <w:ins w:id="9314" w:author="Leon Sandler" w:date="2026-09-06T00:00:00Z">
        <w:r>
          <w:t>62</w:t>
        </w:r>
      </w:ins>
      <w:ins w:id="9315" w:author="Leon Sandler" w:date="2026-09-06T00:00:00Z">
        <w:r>
          <w:t xml:space="preserve"> </w:t>
        </w:r>
      </w:ins>
      <w:ins w:id="9316" w:author="Leon Sandler" w:date="2026-09-06T00:00:00Z">
        <w:r>
          <w:t>to</w:t>
        </w:r>
      </w:ins>
      <w:ins w:id="9317" w:author="Leon Sandler" w:date="2026-09-06T00:00:00Z">
        <w:r>
          <w:t xml:space="preserve"> </w:t>
        </w:r>
      </w:ins>
      <w:ins w:id="9318" w:author="Leon Sandler" w:date="2026-09-06T00:00:00Z">
        <w:r>
          <w:t>411</w:t>
        </w:r>
      </w:ins>
      <w:ins w:id="9319" w:author="Leon Sandler" w:date="2026-09-06T00:00:00Z">
        <w:r>
          <w:t xml:space="preserve"> </w:t>
        </w:r>
      </w:ins>
      <w:ins w:id="9320" w:author="Leon Sandler" w:date="2026-09-06T00:00:00Z">
        <w:r>
          <w:t>cSv</w:t>
        </w:r>
      </w:ins>
      <w:ins w:id="9321" w:author="Leon Sandler" w:date="2026-09-06T00:00:00Z">
        <w:r>
          <w:t xml:space="preserve"> </w:t>
        </w:r>
      </w:ins>
      <w:ins w:id="9322" w:author="Leon Sandler" w:date="2026-09-06T00:00:00Z">
        <w:r>
          <w:t>(Simonsen</w:t>
        </w:r>
      </w:ins>
      <w:ins w:id="9323" w:author="Leon Sandler" w:date="2026-09-06T00:00:00Z">
        <w:r>
          <w:t xml:space="preserve"> </w:t>
        </w:r>
      </w:ins>
      <w:ins w:id="9324" w:author="Leon Sandler" w:date="2026-09-06T00:00:00Z">
        <w:r>
          <w:t>et</w:t>
        </w:r>
      </w:ins>
      <w:ins w:id="9325" w:author="Leon Sandler" w:date="2026-09-06T00:00:00Z">
        <w:r>
          <w:t xml:space="preserve"> </w:t>
        </w:r>
      </w:ins>
      <w:ins w:id="9326" w:author="Leon Sandler" w:date="2026-09-06T00:00:00Z">
        <w:r>
          <w:t>al.,</w:t>
        </w:r>
      </w:ins>
      <w:ins w:id="9327" w:author="Leon Sandler" w:date="2026-09-06T00:00:00Z">
        <w:r>
          <w:t xml:space="preserve"> </w:t>
        </w:r>
      </w:ins>
      <w:ins w:id="9328" w:author="Leon Sandler" w:date="2026-09-06T00:00:00Z">
        <w:r>
          <w:t>1990),</w:t>
        </w:r>
      </w:ins>
      <w:ins w:id="9329" w:author="Leon Sandler" w:date="2026-09-06T00:00:00Z">
        <w:r>
          <w:t xml:space="preserve"> </w:t>
        </w:r>
      </w:ins>
      <w:ins w:id="9330" w:author="Leon Sandler" w:date="2026-09-06T00:00:00Z">
        <w:r>
          <w:t>one</w:t>
        </w:r>
      </w:ins>
      <w:ins w:id="9331" w:author="Leon Sandler" w:date="2026-09-06T00:00:00Z">
        <w:r>
          <w:t xml:space="preserve"> </w:t>
        </w:r>
      </w:ins>
      <w:ins w:id="9332" w:author="Leon Sandler" w:date="2026-09-06T00:00:00Z">
        <w:r>
          <w:t>to</w:t>
        </w:r>
      </w:ins>
      <w:ins w:id="9333" w:author="Leon Sandler" w:date="2026-09-06T00:00:00Z">
        <w:r>
          <w:t xml:space="preserve"> </w:t>
        </w:r>
      </w:ins>
      <w:ins w:id="9334" w:author="Leon Sandler" w:date="2026-09-06T00:00:00Z">
        <w:r>
          <w:t>two</w:t>
        </w:r>
      </w:ins>
      <w:ins w:id="9335" w:author="Leon Sandler" w:date="2026-09-06T00:00:00Z">
        <w:r>
          <w:t xml:space="preserve"> </w:t>
        </w:r>
      </w:ins>
      <w:ins w:id="9336" w:author="Leon Sandler" w:date="2026-09-06T00:00:00Z">
        <w:r>
          <w:t>orders</w:t>
        </w:r>
      </w:ins>
      <w:ins w:id="9337" w:author="Leon Sandler" w:date="2026-09-06T00:00:00Z">
        <w:r>
          <w:t xml:space="preserve"> </w:t>
        </w:r>
      </w:ins>
      <w:ins w:id="9338" w:author="Leon Sandler" w:date="2026-09-06T00:00:00Z">
        <w:r>
          <w:t>of</w:t>
        </w:r>
      </w:ins>
      <w:ins w:id="9339" w:author="Leon Sandler" w:date="2026-09-06T00:00:00Z">
        <w:r>
          <w:t xml:space="preserve"> </w:t>
        </w:r>
      </w:ins>
      <w:ins w:id="9340" w:author="Leon Sandler" w:date="2026-09-06T00:00:00Z">
        <w:r>
          <w:t>magnitude</w:t>
        </w:r>
      </w:ins>
      <w:ins w:id="9341" w:author="Leon Sandler" w:date="2026-09-06T00:00:00Z">
        <w:r>
          <w:t xml:space="preserve"> </w:t>
        </w:r>
      </w:ins>
      <w:ins w:id="9342" w:author="Leon Sandler" w:date="2026-09-06T00:00:00Z">
        <w:r>
          <w:t>above</w:t>
        </w:r>
      </w:ins>
      <w:ins w:id="9343" w:author="Leon Sandler" w:date="2026-09-06T00:00:00Z">
        <w:r>
          <w:t xml:space="preserve"> </w:t>
        </w:r>
      </w:ins>
      <w:ins w:id="9344" w:author="Leon Sandler" w:date="2026-09-06T00:00:00Z">
        <w:r>
          <w:t>the</w:t>
        </w:r>
      </w:ins>
      <w:ins w:id="9345" w:author="Leon Sandler" w:date="2026-09-06T00:00:00Z">
        <w:r>
          <w:t xml:space="preserve"> </w:t>
        </w:r>
      </w:ins>
      <w:ins w:id="9346" w:author="Leon Sandler" w:date="2026-09-06T00:00:00Z">
        <w:r>
          <w:t>250</w:t>
        </w:r>
      </w:ins>
      <w:ins w:id="9347" w:author="Leon Sandler" w:date="2026-09-06T00:00:00Z">
        <w:r>
          <w:t xml:space="preserve"> </w:t>
        </w:r>
      </w:ins>
      <w:ins w:id="9348" w:author="Leon Sandler" w:date="2026-09-06T00:00:00Z">
        <w:r>
          <w:t>mGy-Eq</w:t>
        </w:r>
      </w:ins>
      <w:ins w:id="9349" w:author="Leon Sandler" w:date="2026-09-06T00:00:00Z">
        <w:r>
          <w:t xml:space="preserve"> </w:t>
        </w:r>
      </w:ins>
      <w:ins w:id="9350" w:author="Leon Sandler" w:date="2026-09-06T00:00:00Z">
        <w:r>
          <w:t>short-term</w:t>
        </w:r>
      </w:ins>
      <w:ins w:id="9351" w:author="Leon Sandler" w:date="2026-09-06T00:00:00Z">
        <w:r>
          <w:t xml:space="preserve"> </w:t>
        </w:r>
      </w:ins>
      <w:ins w:id="9352" w:author="Leon Sandler" w:date="2026-09-06T00:00:00Z">
        <w:r>
          <w:t>limit</w:t>
        </w:r>
      </w:ins>
      <w:ins w:id="9353" w:author="Leon Sandler" w:date="2026-09-06T00:00:00Z">
        <w:r>
          <w:t xml:space="preserve"> </w:t>
        </w:r>
      </w:ins>
      <w:ins w:id="9354" w:author="Leon Sandler" w:date="2026-09-06T00:00:00Z">
        <w:r>
          <w:t>and,</w:t>
        </w:r>
      </w:ins>
      <w:ins w:id="9355" w:author="Leon Sandler" w:date="2026-09-06T00:00:00Z">
        <w:r>
          <w:t xml:space="preserve"> </w:t>
        </w:r>
      </w:ins>
      <w:ins w:id="9356" w:author="Leon Sandler" w:date="2026-09-06T00:00:00Z">
        <w:r>
          <w:t>in</w:t>
        </w:r>
      </w:ins>
      <w:ins w:id="9357" w:author="Leon Sandler" w:date="2026-09-06T00:00:00Z">
        <w:r>
          <w:t xml:space="preserve"> </w:t>
        </w:r>
      </w:ins>
      <w:ins w:id="9358" w:author="Leon Sandler" w:date="2026-09-06T00:00:00Z">
        <w:r>
          <w:t>the</w:t>
        </w:r>
      </w:ins>
      <w:ins w:id="9359" w:author="Leon Sandler" w:date="2026-09-06T00:00:00Z">
        <w:r>
          <w:t xml:space="preserve"> </w:t>
        </w:r>
      </w:ins>
      <w:ins w:id="9360" w:author="Leon Sandler" w:date="2026-09-06T00:00:00Z">
        <w:r>
          <w:t>largest</w:t>
        </w:r>
      </w:ins>
      <w:ins w:id="9361" w:author="Leon Sandler" w:date="2026-09-06T00:00:00Z">
        <w:r>
          <w:t xml:space="preserve"> </w:t>
        </w:r>
      </w:ins>
      <w:ins w:id="9362" w:author="Leon Sandler" w:date="2026-09-06T00:00:00Z">
        <w:r>
          <w:t>case,</w:t>
        </w:r>
      </w:ins>
      <w:ins w:id="9363" w:author="Leon Sandler" w:date="2026-09-06T00:00:00Z">
        <w:r>
          <w:t xml:space="preserve"> </w:t>
        </w:r>
      </w:ins>
      <w:ins w:id="9364" w:author="Leon Sandler" w:date="2026-09-06T00:00:00Z">
        <w:r>
          <w:t>into</w:t>
        </w:r>
      </w:ins>
      <w:ins w:id="9365" w:author="Leon Sandler" w:date="2026-09-06T00:00:00Z">
        <w:r>
          <w:t xml:space="preserve"> </w:t>
        </w:r>
      </w:ins>
      <w:ins w:id="9366" w:author="Leon Sandler" w:date="2026-09-06T00:00:00Z">
        <w:r>
          <w:t>a</w:t>
        </w:r>
      </w:ins>
      <w:ins w:id="9367" w:author="Leon Sandler" w:date="2026-09-06T00:00:00Z">
        <w:r>
          <w:t xml:space="preserve"> </w:t>
        </w:r>
      </w:ins>
      <w:ins w:id="9368" w:author="Leon Sandler" w:date="2026-09-06T00:00:00Z">
        <w:r>
          <w:t>dose</w:t>
        </w:r>
      </w:ins>
      <w:ins w:id="9369" w:author="Leon Sandler" w:date="2026-09-06T00:00:00Z">
        <w:r>
          <w:t xml:space="preserve"> </w:t>
        </w:r>
      </w:ins>
      <w:ins w:id="9370" w:author="Leon Sandler" w:date="2026-09-06T00:00:00Z">
        <w:r>
          <w:t>range</w:t>
        </w:r>
      </w:ins>
      <w:ins w:id="9371" w:author="Leon Sandler" w:date="2026-09-06T00:00:00Z">
        <w:r>
          <w:t xml:space="preserve"> </w:t>
        </w:r>
      </w:ins>
      <w:ins w:id="9372" w:author="Leon Sandler" w:date="2026-09-06T00:00:00Z">
        <w:r>
          <w:t>associated</w:t>
        </w:r>
      </w:ins>
      <w:ins w:id="9373" w:author="Leon Sandler" w:date="2026-09-06T00:00:00Z">
        <w:r>
          <w:t xml:space="preserve"> </w:t>
        </w:r>
      </w:ins>
      <w:ins w:id="9374" w:author="Leon Sandler" w:date="2026-09-06T00:00:00Z">
        <w:r>
          <w:t>with</w:t>
        </w:r>
      </w:ins>
      <w:ins w:id="9375" w:author="Leon Sandler" w:date="2026-09-06T00:00:00Z">
        <w:r>
          <w:t xml:space="preserve"> </w:t>
        </w:r>
      </w:ins>
      <w:ins w:id="9376" w:author="Leon Sandler" w:date="2026-09-06T00:00:00Z">
        <w:r>
          <w:t>measurable</w:t>
        </w:r>
      </w:ins>
      <w:ins w:id="9377" w:author="Leon Sandler" w:date="2026-09-06T00:00:00Z">
        <w:r>
          <w:t xml:space="preserve"> </w:t>
        </w:r>
      </w:ins>
      <w:ins w:id="9378" w:author="Leon Sandler" w:date="2026-09-06T00:00:00Z">
        <w:r>
          <w:t>acute</w:t>
        </w:r>
      </w:ins>
      <w:ins w:id="9379" w:author="Leon Sandler" w:date="2026-09-06T00:00:00Z">
        <w:r>
          <w:t xml:space="preserve"> </w:t>
        </w:r>
      </w:ins>
      <w:ins w:id="9380" w:author="Leon Sandler" w:date="2026-09-06T00:00:00Z">
        <w:r>
          <w:t>radiation</w:t>
        </w:r>
      </w:ins>
      <w:ins w:id="9381" w:author="Leon Sandler" w:date="2026-09-06T00:00:00Z">
        <w:r>
          <w:t xml:space="preserve"> </w:t>
        </w:r>
      </w:ins>
      <w:ins w:id="9382" w:author="Leon Sandler" w:date="2026-09-06T00:00:00Z">
        <w:r>
          <w:t>syndrome</w:t>
        </w:r>
      </w:ins>
      <w:ins w:id="9383" w:author="Leon Sandler" w:date="2026-09-06T00:00:00Z">
        <w:r>
          <w:t xml:space="preserve"> </w:t>
        </w:r>
      </w:ins>
      <w:ins w:id="9384" w:author="Leon Sandler" w:date="2026-09-06T00:00:00Z">
        <w:r>
          <w:t>symptoms</w:t>
        </w:r>
      </w:ins>
      <w:ins w:id="9385" w:author="Leon Sandler" w:date="2026-09-06T00:00:00Z">
        <w:r>
          <w:t xml:space="preserve"> </w:t>
        </w:r>
      </w:ins>
      <w:ins w:id="9386" w:author="Leon Sandler" w:date="2026-09-06T00:00:00Z">
        <w:r>
          <w:t>rather</w:t>
        </w:r>
      </w:ins>
      <w:ins w:id="9387" w:author="Leon Sandler" w:date="2026-09-06T00:00:00Z">
        <w:r>
          <w:t xml:space="preserve"> </w:t>
        </w:r>
      </w:ins>
      <w:ins w:id="9388" w:author="Leon Sandler" w:date="2026-09-06T00:00:00Z">
        <w:r>
          <w:t>than</w:t>
        </w:r>
      </w:ins>
      <w:ins w:id="9389" w:author="Leon Sandler" w:date="2026-09-06T00:00:00Z">
        <w:r>
          <w:t xml:space="preserve"> </w:t>
        </w:r>
      </w:ins>
      <w:ins w:id="9390" w:author="Leon Sandler" w:date="2026-09-06T00:00:00Z">
        <w:r>
          <w:t>only</w:t>
        </w:r>
      </w:ins>
      <w:ins w:id="9391" w:author="Leon Sandler" w:date="2026-09-06T00:00:00Z">
        <w:r>
          <w:t xml:space="preserve"> </w:t>
        </w:r>
      </w:ins>
      <w:ins w:id="9392" w:author="Leon Sandler" w:date="2026-09-06T00:00:00Z">
        <w:r>
          <w:t>elevated</w:t>
        </w:r>
      </w:ins>
      <w:ins w:id="9393" w:author="Leon Sandler" w:date="2026-09-06T00:00:00Z">
        <w:r>
          <w:t xml:space="preserve"> </w:t>
        </w:r>
      </w:ins>
      <w:ins w:id="9394" w:author="Leon Sandler" w:date="2026-09-06T00:00:00Z">
        <w:r>
          <w:t>long-term</w:t>
        </w:r>
      </w:ins>
      <w:ins w:id="9395" w:author="Leon Sandler" w:date="2026-09-06T00:00:00Z">
        <w:r>
          <w:t xml:space="preserve"> </w:t>
        </w:r>
      </w:ins>
      <w:ins w:id="9396" w:author="Leon Sandler" w:date="2026-09-06T00:00:00Z">
        <w:r>
          <w:t>cancer</w:t>
        </w:r>
      </w:ins>
      <w:ins w:id="9397" w:author="Leon Sandler" w:date="2026-09-06T00:00:00Z">
        <w:r>
          <w:t xml:space="preserve"> </w:t>
        </w:r>
      </w:ins>
      <w:ins w:id="9398" w:author="Leon Sandler" w:date="2026-09-06T00:00:00Z">
        <w:r>
          <w:t>risk.</w:t>
        </w:r>
      </w:ins>
      <w:ins w:id="9399" w:author="Leon Sandler" w:date="2026-09-06T00:00:00Z">
        <w:r>
          <w:t xml:space="preserve"> </w:t>
        </w:r>
      </w:ins>
      <w:ins w:id="9400" w:author="Leon Sandler" w:date="2026-09-06T00:00:00Z">
        <w:r>
          <w:t>This</w:t>
        </w:r>
      </w:ins>
      <w:ins w:id="9401" w:author="Leon Sandler" w:date="2026-09-06T00:00:00Z">
        <w:r>
          <w:t xml:space="preserve"> </w:t>
        </w:r>
      </w:ins>
      <w:ins w:id="9402" w:author="Leon Sandler" w:date="2026-09-06T00:00:00Z">
        <w:r>
          <w:t>is</w:t>
        </w:r>
      </w:ins>
      <w:ins w:id="9403" w:author="Leon Sandler" w:date="2026-09-06T00:00:00Z">
        <w:r>
          <w:t xml:space="preserve"> </w:t>
        </w:r>
      </w:ins>
      <w:ins w:id="9404" w:author="Leon Sandler" w:date="2026-09-06T00:00:00Z">
        <w:r>
          <w:t>precisely</w:t>
        </w:r>
      </w:ins>
      <w:ins w:id="9405" w:author="Leon Sandler" w:date="2026-09-06T00:00:00Z">
        <w:r>
          <w:t xml:space="preserve"> </w:t>
        </w:r>
      </w:ins>
      <w:ins w:id="9406" w:author="Leon Sandler" w:date="2026-09-06T00:00:00Z">
        <w:r>
          <w:t>the</w:t>
        </w:r>
      </w:ins>
      <w:ins w:id="9407" w:author="Leon Sandler" w:date="2026-09-06T00:00:00Z">
        <w:r>
          <w:t xml:space="preserve"> </w:t>
        </w:r>
      </w:ins>
      <w:ins w:id="9408" w:author="Leon Sandler" w:date="2026-09-06T00:00:00Z">
        <w:r>
          <w:t>gap</w:t>
        </w:r>
      </w:ins>
      <w:ins w:id="9409" w:author="Leon Sandler" w:date="2026-09-06T00:00:00Z">
        <w:r>
          <w:t xml:space="preserve"> </w:t>
        </w:r>
      </w:ins>
      <w:ins w:id="9410" w:author="Leon Sandler" w:date="2026-09-06T00:00:00Z">
        <w:r>
          <w:t>that</w:t>
        </w:r>
      </w:ins>
      <w:ins w:id="9411" w:author="Leon Sandler" w:date="2026-09-06T00:00:00Z">
        <w:r>
          <w:t xml:space="preserve"> </w:t>
        </w:r>
      </w:ins>
      <w:ins w:id="9412" w:author="Leon Sandler" w:date="2026-09-06T00:00:00Z">
        <w:r>
          <w:t>any</w:t>
        </w:r>
      </w:ins>
      <w:ins w:id="9413" w:author="Leon Sandler" w:date="2026-09-06T00:00:00Z">
        <w:r>
          <w:t xml:space="preserve"> </w:t>
        </w:r>
      </w:ins>
      <w:ins w:id="9414" w:author="Leon Sandler" w:date="2026-09-06T00:00:00Z">
        <w:r>
          <w:t>lunar-surface</w:t>
        </w:r>
      </w:ins>
      <w:ins w:id="9415" w:author="Leon Sandler" w:date="2026-09-06T00:00:00Z">
        <w:r>
          <w:t xml:space="preserve"> </w:t>
        </w:r>
      </w:ins>
      <w:ins w:id="9416" w:author="Leon Sandler" w:date="2026-09-06T00:00:00Z">
        <w:r>
          <w:t>shielding</w:t>
        </w:r>
      </w:ins>
      <w:ins w:id="9417" w:author="Leon Sandler" w:date="2026-09-06T00:00:00Z">
        <w:r>
          <w:t xml:space="preserve"> </w:t>
        </w:r>
      </w:ins>
      <w:ins w:id="9418" w:author="Leon Sandler" w:date="2026-09-06T00:00:00Z">
        <w:r>
          <w:t>architecture,</w:t>
        </w:r>
      </w:ins>
      <w:ins w:id="9419" w:author="Leon Sandler" w:date="2026-09-06T00:00:00Z">
        <w:r>
          <w:t xml:space="preserve"> </w:t>
        </w:r>
      </w:ins>
      <w:ins w:id="9420" w:author="Leon Sandler" w:date="2026-09-06T00:00:00Z">
        <w:r>
          <w:t>whether</w:t>
        </w:r>
      </w:ins>
      <w:ins w:id="9421" w:author="Leon Sandler" w:date="2026-09-06T00:00:00Z">
        <w:r>
          <w:t xml:space="preserve"> </w:t>
        </w:r>
      </w:ins>
      <w:ins w:id="9422" w:author="Leon Sandler" w:date="2026-09-06T00:00:00Z">
        <w:r>
          <w:t>passive</w:t>
        </w:r>
      </w:ins>
      <w:ins w:id="9423" w:author="Leon Sandler" w:date="2026-09-06T00:00:00Z">
        <w:r>
          <w:t xml:space="preserve"> </w:t>
        </w:r>
      </w:ins>
      <w:ins w:id="9424" w:author="Leon Sandler" w:date="2026-09-06T00:00:00Z">
        <w:r>
          <w:t>or</w:t>
        </w:r>
      </w:ins>
      <w:ins w:id="9425" w:author="Leon Sandler" w:date="2026-09-06T00:00:00Z">
        <w:r>
          <w:t xml:space="preserve"> </w:t>
        </w:r>
      </w:ins>
      <w:ins w:id="9426" w:author="Leon Sandler" w:date="2026-09-06T00:00:00Z">
        <w:r>
          <w:t>active,</w:t>
        </w:r>
      </w:ins>
      <w:ins w:id="9427" w:author="Leon Sandler" w:date="2026-09-06T00:00:00Z">
        <w:r>
          <w:t xml:space="preserve"> </w:t>
        </w:r>
      </w:ins>
      <w:ins w:id="9428" w:author="Leon Sandler" w:date="2026-09-06T00:00:00Z">
        <w:r>
          <w:t>exists</w:t>
        </w:r>
      </w:ins>
      <w:ins w:id="9429" w:author="Leon Sandler" w:date="2026-09-06T00:00:00Z">
        <w:r>
          <w:t xml:space="preserve"> </w:t>
        </w:r>
      </w:ins>
      <w:ins w:id="9430" w:author="Leon Sandler" w:date="2026-09-06T00:00:00Z">
        <w:r>
          <w:t>to</w:t>
        </w:r>
      </w:ins>
      <w:ins w:id="9431" w:author="Leon Sandler" w:date="2026-09-06T00:00:00Z">
        <w:r>
          <w:t xml:space="preserve"> </w:t>
        </w:r>
      </w:ins>
      <w:ins w:id="9432" w:author="Leon Sandler" w:date="2026-09-06T00:00:00Z">
        <w:r>
          <w:t>close,</w:t>
        </w:r>
      </w:ins>
      <w:ins w:id="9433" w:author="Leon Sandler" w:date="2026-09-06T00:00:00Z">
        <w:r>
          <w:t xml:space="preserve"> </w:t>
        </w:r>
      </w:ins>
      <w:ins w:id="9434" w:author="Leon Sandler" w:date="2026-09-06T00:00:00Z">
        <w:r>
          <w:t>and</w:t>
        </w:r>
      </w:ins>
      <w:ins w:id="9435" w:author="Leon Sandler" w:date="2026-09-06T00:00:00Z">
        <w:r>
          <w:t xml:space="preserve"> </w:t>
        </w:r>
      </w:ins>
      <w:ins w:id="9436" w:author="Leon Sandler" w:date="2026-09-06T00:00:00Z">
        <w:r>
          <w:t>it</w:t>
        </w:r>
      </w:ins>
      <w:ins w:id="9437" w:author="Leon Sandler" w:date="2026-09-06T00:00:00Z">
        <w:r>
          <w:t xml:space="preserve"> </w:t>
        </w:r>
      </w:ins>
      <w:ins w:id="9438" w:author="Leon Sandler" w:date="2026-09-06T00:00:00Z">
        <w:r>
          <w:t>is</w:t>
        </w:r>
      </w:ins>
      <w:ins w:id="9439" w:author="Leon Sandler" w:date="2026-09-06T00:00:00Z">
        <w:r>
          <w:t xml:space="preserve"> </w:t>
        </w:r>
      </w:ins>
      <w:ins w:id="9440" w:author="Leon Sandler" w:date="2026-09-06T00:00:00Z">
        <w:r>
          <w:t>why</w:t>
        </w:r>
      </w:ins>
      <w:ins w:id="9441" w:author="Leon Sandler" w:date="2026-09-06T00:00:00Z">
        <w:r>
          <w:t xml:space="preserve"> </w:t>
        </w:r>
      </w:ins>
      <w:ins w:id="9442" w:author="Leon Sandler" w:date="2026-09-06T00:00:00Z">
        <w:r>
          <w:t>the</w:t>
        </w:r>
      </w:ins>
      <w:ins w:id="9443" w:author="Leon Sandler" w:date="2026-09-06T00:00:00Z">
        <w:r>
          <w:t xml:space="preserve"> </w:t>
        </w:r>
      </w:ins>
      <w:ins w:id="9444" w:author="Leon Sandler" w:date="2026-09-06T00:00:00Z">
        <w:r>
          <w:t>editor's</w:t>
        </w:r>
      </w:ins>
      <w:ins w:id="9445" w:author="Leon Sandler" w:date="2026-09-06T00:00:00Z">
        <w:r>
          <w:t xml:space="preserve"> </w:t>
        </w:r>
      </w:ins>
      <w:ins w:id="9446" w:author="Leon Sandler" w:date="2026-09-06T00:00:00Z">
        <w:r>
          <w:t>request</w:t>
        </w:r>
      </w:ins>
      <w:ins w:id="9447" w:author="Leon Sandler" w:date="2026-09-06T00:00:00Z">
        <w:r>
          <w:t xml:space="preserve"> </w:t>
        </w:r>
      </w:ins>
      <w:ins w:id="9448" w:author="Leon Sandler" w:date="2026-09-06T00:00:00Z">
        <w:r>
          <w:t>to</w:t>
        </w:r>
      </w:ins>
      <w:ins w:id="9449" w:author="Leon Sandler" w:date="2026-09-06T00:00:00Z">
        <w:r>
          <w:t xml:space="preserve"> </w:t>
        </w:r>
      </w:ins>
      <w:ins w:id="9450" w:author="Leon Sandler" w:date="2026-09-06T00:00:00Z">
        <w:r>
          <w:t>connect</w:t>
        </w:r>
      </w:ins>
      <w:ins w:id="9451" w:author="Leon Sandler" w:date="2026-09-06T00:00:00Z">
        <w:r>
          <w:t xml:space="preserve"> </w:t>
        </w:r>
      </w:ins>
      <w:ins w:id="9452" w:author="Leon Sandler" w:date="2026-09-06T00:00:00Z">
        <w:r>
          <w:t>ΔF_E</w:t>
        </w:r>
      </w:ins>
      <w:ins w:id="9453" w:author="Leon Sandler" w:date="2026-09-06T00:00:00Z">
        <w:r>
          <w:t xml:space="preserve"> </w:t>
        </w:r>
      </w:ins>
      <w:ins w:id="9454" w:author="Leon Sandler" w:date="2026-09-06T00:00:00Z">
        <w:r>
          <w:t>to</w:t>
        </w:r>
      </w:ins>
      <w:ins w:id="9455" w:author="Leon Sandler" w:date="2026-09-06T00:00:00Z">
        <w:r>
          <w:t xml:space="preserve"> </w:t>
        </w:r>
      </w:ins>
      <w:ins w:id="9456" w:author="Leon Sandler" w:date="2026-09-06T00:00:00Z">
        <w:r>
          <w:t>dose</w:t>
        </w:r>
      </w:ins>
      <w:ins w:id="9457" w:author="Leon Sandler" w:date="2026-09-06T00:00:00Z">
        <w:r>
          <w:t xml:space="preserve"> </w:t>
        </w:r>
      </w:ins>
      <w:ins w:id="9458" w:author="Leon Sandler" w:date="2026-09-06T00:00:00Z">
        <w:r>
          <w:t>is</w:t>
        </w:r>
      </w:ins>
      <w:ins w:id="9459" w:author="Leon Sandler" w:date="2026-09-06T00:00:00Z">
        <w:r>
          <w:t xml:space="preserve"> </w:t>
        </w:r>
      </w:ins>
      <w:ins w:id="9460" w:author="Leon Sandler" w:date="2026-09-06T00:00:00Z">
        <w:r>
          <w:t>scientifically</w:t>
        </w:r>
      </w:ins>
      <w:ins w:id="9461" w:author="Leon Sandler" w:date="2026-09-06T00:00:00Z">
        <w:r>
          <w:t xml:space="preserve"> </w:t>
        </w:r>
      </w:ins>
      <w:ins w:id="9462" w:author="Leon Sandler" w:date="2026-09-06T00:00:00Z">
        <w:r>
          <w:t>well</w:t>
        </w:r>
      </w:ins>
      <w:ins w:id="9463" w:author="Leon Sandler" w:date="2026-09-06T00:00:00Z">
        <w:r>
          <w:t xml:space="preserve"> </w:t>
        </w:r>
      </w:ins>
      <w:ins w:id="9464" w:author="Leon Sandler" w:date="2026-09-06T00:00:00Z">
        <w:r>
          <w:t>founded</w:t>
        </w:r>
      </w:ins>
      <w:ins w:id="9465" w:author="Leon Sandler" w:date="2026-09-06T00:00:00Z">
        <w:r>
          <w:t xml:space="preserve"> </w:t>
        </w:r>
      </w:ins>
      <w:ins w:id="9466" w:author="Leon Sandler" w:date="2026-09-06T00:00:00Z">
        <w:r>
          <w:t>rather</w:t>
        </w:r>
      </w:ins>
      <w:ins w:id="9467" w:author="Leon Sandler" w:date="2026-09-06T00:00:00Z">
        <w:r>
          <w:t xml:space="preserve"> </w:t>
        </w:r>
      </w:ins>
      <w:ins w:id="9468" w:author="Leon Sandler" w:date="2026-09-06T00:00:00Z">
        <w:r>
          <w:t>than</w:t>
        </w:r>
      </w:ins>
      <w:ins w:id="9469" w:author="Leon Sandler" w:date="2026-09-06T00:00:00Z">
        <w:r>
          <w:t xml:space="preserve"> </w:t>
        </w:r>
      </w:ins>
      <w:ins w:id="9470" w:author="Leon Sandler" w:date="2026-09-06T00:00:00Z">
        <w:r>
          <w:t>a</w:t>
        </w:r>
      </w:ins>
      <w:ins w:id="9471" w:author="Leon Sandler" w:date="2026-09-06T00:00:00Z">
        <w:r>
          <w:t xml:space="preserve"> </w:t>
        </w:r>
      </w:ins>
      <w:ins w:id="9472" w:author="Leon Sandler" w:date="2026-09-06T00:00:00Z">
        <w:r>
          <w:t>matter</w:t>
        </w:r>
      </w:ins>
      <w:ins w:id="9473" w:author="Leon Sandler" w:date="2026-09-06T00:00:00Z">
        <w:r>
          <w:t xml:space="preserve"> </w:t>
        </w:r>
      </w:ins>
      <w:ins w:id="9474" w:author="Leon Sandler" w:date="2026-09-06T00:00:00Z">
        <w:r>
          <w:t>of</w:t>
        </w:r>
      </w:ins>
      <w:ins w:id="9475" w:author="Leon Sandler" w:date="2026-09-06T00:00:00Z">
        <w:r>
          <w:t xml:space="preserve"> </w:t>
        </w:r>
      </w:ins>
      <w:ins w:id="9476" w:author="Leon Sandler" w:date="2026-09-06T00:00:00Z">
        <w:r>
          <w:t>presentation:</w:t>
        </w:r>
      </w:ins>
      <w:ins w:id="9477" w:author="Leon Sandler" w:date="2026-09-06T00:00:00Z">
        <w:r>
          <w:t xml:space="preserve"> </w:t>
        </w:r>
      </w:ins>
      <w:ins w:id="9478" w:author="Leon Sandler" w:date="2026-09-06T00:00:00Z">
        <w:r>
          <w:t>an</w:t>
        </w:r>
      </w:ins>
      <w:ins w:id="9479" w:author="Leon Sandler" w:date="2026-09-06T00:00:00Z">
        <w:r>
          <w:t xml:space="preserve"> </w:t>
        </w:r>
      </w:ins>
      <w:ins w:id="9480" w:author="Leon Sandler" w:date="2026-09-06T00:00:00Z">
        <w:r>
          <w:t>architecture</w:t>
        </w:r>
      </w:ins>
      <w:ins w:id="9481" w:author="Leon Sandler" w:date="2026-09-06T00:00:00Z">
        <w:r>
          <w:t xml:space="preserve"> </w:t>
        </w:r>
      </w:ins>
      <w:ins w:id="9482" w:author="Leon Sandler" w:date="2026-09-06T00:00:00Z">
        <w:r>
          <w:t>that</w:t>
        </w:r>
      </w:ins>
      <w:ins w:id="9483" w:author="Leon Sandler" w:date="2026-09-06T00:00:00Z">
        <w:r>
          <w:t xml:space="preserve"> </w:t>
        </w:r>
      </w:ins>
      <w:ins w:id="9484" w:author="Leon Sandler" w:date="2026-09-06T00:00:00Z">
        <w:r>
          <w:t>removes</w:t>
        </w:r>
      </w:ins>
      <w:ins w:id="9485" w:author="Leon Sandler" w:date="2026-09-06T00:00:00Z">
        <w:r>
          <w:t xml:space="preserve"> </w:t>
        </w:r>
      </w:ins>
      <w:ins w:id="9486" w:author="Leon Sandler" w:date="2026-09-06T00:00:00Z">
        <w:r>
          <w:t>75%</w:t>
        </w:r>
      </w:ins>
      <w:ins w:id="9487" w:author="Leon Sandler" w:date="2026-09-06T00:00:00Z">
        <w:r>
          <w:t xml:space="preserve"> </w:t>
        </w:r>
      </w:ins>
      <w:ins w:id="9488" w:author="Leon Sandler" w:date="2026-09-06T00:00:00Z">
        <w:r>
          <w:t>of</w:t>
        </w:r>
      </w:ins>
      <w:ins w:id="9489" w:author="Leon Sandler" w:date="2026-09-06T00:00:00Z">
        <w:r>
          <w:t xml:space="preserve"> </w:t>
        </w:r>
      </w:ins>
      <w:ins w:id="9490" w:author="Leon Sandler" w:date="2026-09-06T00:00:00Z">
        <w:r>
          <w:t>SEP</w:t>
        </w:r>
      </w:ins>
      <w:ins w:id="9491" w:author="Leon Sandler" w:date="2026-09-06T00:00:00Z">
        <w:r>
          <w:t xml:space="preserve"> </w:t>
        </w:r>
      </w:ins>
      <w:ins w:id="9492" w:author="Leon Sandler" w:date="2026-09-06T00:00:00Z">
        <w:r>
          <w:t>energy</w:t>
        </w:r>
      </w:ins>
      <w:ins w:id="9493" w:author="Leon Sandler" w:date="2026-09-06T00:00:00Z">
        <w:r>
          <w:t xml:space="preserve"> </w:t>
        </w:r>
      </w:ins>
      <w:ins w:id="9494" w:author="Leon Sandler" w:date="2026-09-06T00:00:00Z">
        <w:r>
          <w:t>fluence</w:t>
        </w:r>
      </w:ins>
      <w:ins w:id="9495" w:author="Leon Sandler" w:date="2026-09-06T00:00:00Z">
        <w:r>
          <w:t xml:space="preserve"> </w:t>
        </w:r>
      </w:ins>
      <w:ins w:id="9496" w:author="Leon Sandler" w:date="2026-09-06T00:00:00Z">
        <w:r>
          <w:t>could,</w:t>
        </w:r>
      </w:ins>
      <w:ins w:id="9497" w:author="Leon Sandler" w:date="2026-09-06T00:00:00Z">
        <w:r>
          <w:t xml:space="preserve"> </w:t>
        </w:r>
      </w:ins>
      <w:ins w:id="9498" w:author="Leon Sandler" w:date="2026-09-06T00:00:00Z">
        <w:r>
          <w:t>depending</w:t>
        </w:r>
      </w:ins>
      <w:r>
        <w:t xml:space="preserve"> </w:t>
      </w:r>
      <w:r>
        <w:t>on</w:t>
      </w:r>
      <w:r>
        <w:t xml:space="preserve"> </w:t>
      </w:r>
      <w:del w:id="9499" w:author="Leon Sandler" w:date="2026-09-06T00:00:00Z">
        <w:r>
          <w:delText>its</w:delText>
        </w:r>
      </w:del>
      <w:ins w:id="9500" w:author="Leon Sandler" w:date="2026-09-06T00:00:00Z">
        <w:r>
          <w:t>the</w:t>
        </w:r>
      </w:ins>
      <w:r>
        <w:t xml:space="preserve"> </w:t>
      </w:r>
      <w:del w:id="9501" w:author="Leon Sandler" w:date="2026-09-06T00:00:00Z">
        <w:r>
          <w:delText>own.</w:delText>
        </w:r>
      </w:del>
      <w:ins w:id="9502" w:author="Leon Sandler" w:date="2026-09-06T00:00:00Z">
        <w:r>
          <w:t>specific</w:t>
        </w:r>
      </w:ins>
      <w:ins w:id="9503" w:author="Leon Sandler" w:date="2026-09-06T00:00:00Z">
        <w:r>
          <w:t xml:space="preserve"> </w:t>
        </w:r>
      </w:ins>
      <w:ins w:id="9504" w:author="Leon Sandler" w:date="2026-09-06T00:00:00Z">
        <w:r>
          <w:t>event</w:t>
        </w:r>
      </w:ins>
      <w:ins w:id="9505" w:author="Leon Sandler" w:date="2026-09-06T00:00:00Z">
        <w:r>
          <w:t xml:space="preserve"> </w:t>
        </w:r>
      </w:ins>
      <w:ins w:id="9506" w:author="Leon Sandler" w:date="2026-09-06T00:00:00Z">
        <w:r>
          <w:t>spectrum</w:t>
        </w:r>
      </w:ins>
      <w:ins w:id="9507" w:author="Leon Sandler" w:date="2026-09-06T00:00:00Z">
        <w:r>
          <w:t xml:space="preserve"> </w:t>
        </w:r>
      </w:ins>
      <w:ins w:id="9508" w:author="Leon Sandler" w:date="2026-09-06T00:00:00Z">
        <w:r>
          <w:t>and</w:t>
        </w:r>
      </w:ins>
      <w:ins w:id="9509" w:author="Leon Sandler" w:date="2026-09-06T00:00:00Z">
        <w:r>
          <w:t xml:space="preserve"> </w:t>
        </w:r>
      </w:ins>
      <w:ins w:id="9510" w:author="Leon Sandler" w:date="2026-09-06T00:00:00Z">
        <w:r>
          <w:t>secondary-particle</w:t>
        </w:r>
      </w:ins>
      <w:ins w:id="9511" w:author="Leon Sandler" w:date="2026-09-06T00:00:00Z">
        <w:r>
          <w:t xml:space="preserve"> </w:t>
        </w:r>
      </w:ins>
      <w:ins w:id="9512" w:author="Leon Sandler" w:date="2026-09-06T00:00:00Z">
        <w:r>
          <w:t>production,</w:t>
        </w:r>
      </w:ins>
      <w:ins w:id="9513" w:author="Leon Sandler" w:date="2026-09-06T00:00:00Z">
        <w:r>
          <w:t xml:space="preserve"> </w:t>
        </w:r>
      </w:ins>
      <w:ins w:id="9514" w:author="Leon Sandler" w:date="2026-09-06T00:00:00Z">
        <w:r>
          <w:t>still</w:t>
        </w:r>
      </w:ins>
      <w:ins w:id="9515" w:author="Leon Sandler" w:date="2026-09-06T00:00:00Z">
        <w:r>
          <w:t xml:space="preserve"> </w:t>
        </w:r>
      </w:ins>
      <w:ins w:id="9516" w:author="Leon Sandler" w:date="2026-09-06T00:00:00Z">
        <w:r>
          <w:t>leave</w:t>
        </w:r>
      </w:ins>
      <w:ins w:id="9517" w:author="Leon Sandler" w:date="2026-09-06T00:00:00Z">
        <w:r>
          <w:t xml:space="preserve"> </w:t>
        </w:r>
      </w:ins>
      <w:ins w:id="9518" w:author="Leon Sandler" w:date="2026-09-06T00:00:00Z">
        <w:r>
          <w:t>a</w:t>
        </w:r>
      </w:ins>
      <w:ins w:id="9519" w:author="Leon Sandler" w:date="2026-09-06T00:00:00Z">
        <w:r>
          <w:t xml:space="preserve"> </w:t>
        </w:r>
      </w:ins>
      <w:ins w:id="9520" w:author="Leon Sandler" w:date="2026-09-06T00:00:00Z">
        <w:r>
          <w:t>crew</w:t>
        </w:r>
      </w:ins>
      <w:ins w:id="9521" w:author="Leon Sandler" w:date="2026-09-06T00:00:00Z">
        <w:r>
          <w:t xml:space="preserve"> </w:t>
        </w:r>
      </w:ins>
      <w:ins w:id="9522" w:author="Leon Sandler" w:date="2026-09-06T00:00:00Z">
        <w:r>
          <w:t>member</w:t>
        </w:r>
      </w:ins>
      <w:ins w:id="9523" w:author="Leon Sandler" w:date="2026-09-06T00:00:00Z">
        <w:r>
          <w:t xml:space="preserve"> </w:t>
        </w:r>
      </w:ins>
      <w:ins w:id="9524" w:author="Leon Sandler" w:date="2026-09-06T00:00:00Z">
        <w:r>
          <w:t>above</w:t>
        </w:r>
      </w:ins>
      <w:ins w:id="9525" w:author="Leon Sandler" w:date="2026-09-06T00:00:00Z">
        <w:r>
          <w:t xml:space="preserve"> </w:t>
        </w:r>
      </w:ins>
      <w:ins w:id="9526" w:author="Leon Sandler" w:date="2026-09-06T00:00:00Z">
        <w:r>
          <w:t>or</w:t>
        </w:r>
      </w:ins>
      <w:ins w:id="9527" w:author="Leon Sandler" w:date="2026-09-06T00:00:00Z">
        <w:r>
          <w:t xml:space="preserve"> </w:t>
        </w:r>
      </w:ins>
      <w:ins w:id="9528" w:author="Leon Sandler" w:date="2026-09-06T00:00:00Z">
        <w:r>
          <w:t>below</w:t>
        </w:r>
      </w:ins>
      <w:ins w:id="9529" w:author="Leon Sandler" w:date="2026-09-06T00:00:00Z">
        <w:r>
          <w:t xml:space="preserve"> </w:t>
        </w:r>
      </w:ins>
      <w:ins w:id="9530" w:author="Leon Sandler" w:date="2026-09-06T00:00:00Z">
        <w:r>
          <w:t>the</w:t>
        </w:r>
      </w:ins>
      <w:ins w:id="9531" w:author="Leon Sandler" w:date="2026-09-06T00:00:00Z">
        <w:r>
          <w:t xml:space="preserve"> </w:t>
        </w:r>
      </w:ins>
      <w:ins w:id="9532" w:author="Leon Sandler" w:date="2026-09-06T00:00:00Z">
        <w:r>
          <w:t>acute-effects</w:t>
        </w:r>
      </w:ins>
      <w:ins w:id="9533" w:author="Leon Sandler" w:date="2026-09-06T00:00:00Z">
        <w:r>
          <w:t xml:space="preserve"> </w:t>
        </w:r>
      </w:ins>
      <w:ins w:id="9534" w:author="Leon Sandler" w:date="2026-09-06T00:00:00Z">
        <w:r>
          <w:t>threshold,</w:t>
        </w:r>
      </w:ins>
      <w:ins w:id="9535" w:author="Leon Sandler" w:date="2026-09-06T00:00:00Z">
        <w:r>
          <w:t xml:space="preserve"> </w:t>
        </w:r>
      </w:ins>
      <w:ins w:id="9536" w:author="Leon Sandler" w:date="2026-09-06T00:00:00Z">
        <w:r>
          <w:t>and</w:t>
        </w:r>
      </w:ins>
      <w:ins w:id="9537" w:author="Leon Sandler" w:date="2026-09-06T00:00:00Z">
        <w:r>
          <w:t xml:space="preserve"> </w:t>
        </w:r>
      </w:ins>
      <w:ins w:id="9538" w:author="Leon Sandler" w:date="2026-09-06T00:00:00Z">
        <w:r>
          <w:t>only</w:t>
        </w:r>
      </w:ins>
      <w:ins w:id="9539" w:author="Leon Sandler" w:date="2026-09-06T00:00:00Z">
        <w:r>
          <w:t xml:space="preserve"> </w:t>
        </w:r>
      </w:ins>
      <w:ins w:id="9540" w:author="Leon Sandler" w:date="2026-09-06T00:00:00Z">
        <w:r>
          <w:t>a</w:t>
        </w:r>
      </w:ins>
      <w:ins w:id="9541" w:author="Leon Sandler" w:date="2026-09-06T00:00:00Z">
        <w:r>
          <w:t xml:space="preserve"> </w:t>
        </w:r>
      </w:ins>
      <w:ins w:id="9542" w:author="Leon Sandler" w:date="2026-09-06T00:00:00Z">
        <w:r>
          <w:t>transport</w:t>
        </w:r>
      </w:ins>
      <w:ins w:id="9543" w:author="Leon Sandler" w:date="2026-09-06T00:00:00Z">
        <w:r>
          <w:t xml:space="preserve"> </w:t>
        </w:r>
      </w:ins>
      <w:ins w:id="9544" w:author="Leon Sandler" w:date="2026-09-06T00:00:00Z">
        <w:r>
          <w:t>calculation</w:t>
        </w:r>
      </w:ins>
      <w:ins w:id="9545" w:author="Leon Sandler" w:date="2026-09-06T00:00:00Z">
        <w:r>
          <w:t xml:space="preserve"> </w:t>
        </w:r>
      </w:ins>
      <w:ins w:id="9546" w:author="Leon Sandler" w:date="2026-09-06T00:00:00Z">
        <w:r>
          <w:t>resolves</w:t>
        </w:r>
      </w:ins>
      <w:ins w:id="9547" w:author="Leon Sandler" w:date="2026-09-06T00:00:00Z">
        <w:r>
          <w:t xml:space="preserve"> </w:t>
        </w:r>
      </w:ins>
      <w:ins w:id="9548" w:author="Leon Sandler" w:date="2026-09-06T00:00:00Z">
        <w:r>
          <w:t>which.</w:t>
        </w:r>
      </w:ins>
    </w:p>
    <w:p>
      <w:del w:id="9549" w:author="Leon Sandler" w:date="2026-09-06T00:00:00Z">
        <w:r>
          <w:delText>11.3</w:delText>
        </w:r>
      </w:del>
      <w:ins w:id="9550" w:author="Leon Sandler" w:date="2026-09-06T00:00:00Z">
        <w:r>
          <w:t>10.3</w:t>
        </w:r>
      </w:ins>
      <w:ins w:id="9551" w:author="Leon Sandler" w:date="2026-09-06T00:00:00Z">
        <w:r>
          <w:t xml:space="preserve"> </w:t>
        </w:r>
      </w:ins>
      <w:ins w:id="9552" w:author="Leon Sandler" w:date="2026-09-06T00:00:00Z">
        <w:r>
          <w:t>Benchmark</w:t>
        </w:r>
      </w:ins>
      <w:ins w:id="9553" w:author="Leon Sandler" w:date="2026-09-06T00:00:00Z">
        <w:r>
          <w:t xml:space="preserve"> </w:t>
        </w:r>
      </w:ins>
      <w:ins w:id="9554" w:author="Leon Sandler" w:date="2026-09-06T00:00:00Z">
        <w:r>
          <w:t>comparison</w:t>
        </w:r>
      </w:ins>
      <w:ins w:id="9555" w:author="Leon Sandler" w:date="2026-09-06T00:00:00Z">
        <w:r>
          <w:t xml:space="preserve"> </w:t>
        </w:r>
      </w:ins>
      <w:ins w:id="9556" w:author="Leon Sandler" w:date="2026-09-06T00:00:00Z">
        <w:r>
          <w:t>against</w:t>
        </w:r>
      </w:ins>
      <w:ins w:id="9557" w:author="Leon Sandler" w:date="2026-09-06T00:00:00Z">
        <w:r>
          <w:t xml:space="preserve"> </w:t>
        </w:r>
      </w:ins>
      <w:ins w:id="9558" w:author="Leon Sandler" w:date="2026-09-06T00:00:00Z">
        <w:r>
          <w:t>current</w:t>
        </w:r>
      </w:ins>
      <w:ins w:id="9559" w:author="Leon Sandler" w:date="2026-09-06T00:00:00Z">
        <w:r>
          <w:t xml:space="preserve"> </w:t>
        </w:r>
      </w:ins>
      <w:ins w:id="9560" w:author="Leon Sandler" w:date="2026-09-06T00:00:00Z">
        <w:r>
          <w:t>shielding</w:t>
        </w:r>
      </w:ins>
      <w:ins w:id="9561" w:author="Leon Sandler" w:date="2026-09-06T00:00:00Z">
        <w:r>
          <w:t xml:space="preserve"> </w:t>
        </w:r>
      </w:ins>
      <w:ins w:id="9562" w:author="Leon Sandler" w:date="2026-09-06T00:00:00Z">
        <w:r>
          <w:t>approaches</w:t>
        </w:r>
      </w:ins>
    </w:p>
    <w:p>
      <w:ins w:id="9563" w:author="Leon Sandler" w:date="2026-09-06T00:00:00Z">
        <w:r>
          <w:t>To</w:t>
        </w:r>
      </w:ins>
      <w:ins w:id="9564" w:author="Leon Sandler" w:date="2026-09-06T00:00:00Z">
        <w:r>
          <w:t xml:space="preserve"> </w:t>
        </w:r>
      </w:ins>
      <w:ins w:id="9565" w:author="Leon Sandler" w:date="2026-09-06T00:00:00Z">
        <w:r>
          <w:t>situate</w:t>
        </w:r>
      </w:ins>
      <w:ins w:id="9566" w:author="Leon Sandler" w:date="2026-09-06T00:00:00Z">
        <w:r>
          <w:t xml:space="preserve"> </w:t>
        </w:r>
      </w:ins>
      <w:ins w:id="9567" w:author="Leon Sandler" w:date="2026-09-06T00:00:00Z">
        <w:r>
          <w:t>the</w:t>
        </w:r>
      </w:ins>
      <w:ins w:id="9568" w:author="Leon Sandler" w:date="2026-09-06T00:00:00Z">
        <w:r>
          <w:t xml:space="preserve"> </w:t>
        </w:r>
      </w:ins>
      <w:ins w:id="9569" w:author="Leon Sandler" w:date="2026-09-06T00:00:00Z">
        <w:r>
          <w:t>magnetic</w:t>
        </w:r>
      </w:ins>
      <w:ins w:id="9570" w:author="Leon Sandler" w:date="2026-09-06T00:00:00Z">
        <w:r>
          <w:t xml:space="preserve"> </w:t>
        </w:r>
      </w:ins>
      <w:ins w:id="9571" w:author="Leon Sandler" w:date="2026-09-06T00:00:00Z">
        <w:r>
          <w:t>fence</w:t>
        </w:r>
      </w:ins>
      <w:ins w:id="9572" w:author="Leon Sandler" w:date="2026-09-06T00:00:00Z">
        <w:r>
          <w:t xml:space="preserve"> </w:t>
        </w:r>
      </w:ins>
      <w:ins w:id="9573" w:author="Leon Sandler" w:date="2026-09-06T00:00:00Z">
        <w:r>
          <w:t>and</w:t>
        </w:r>
      </w:ins>
      <w:ins w:id="9574" w:author="Leon Sandler" w:date="2026-09-06T00:00:00Z">
        <w:r>
          <w:t xml:space="preserve"> </w:t>
        </w:r>
      </w:ins>
      <w:ins w:id="9575" w:author="Leon Sandler" w:date="2026-09-06T00:00:00Z">
        <w:r>
          <w:t>ISRU</w:t>
        </w:r>
      </w:ins>
      <w:ins w:id="9576" w:author="Leon Sandler" w:date="2026-09-06T00:00:00Z">
        <w:r>
          <w:t xml:space="preserve"> </w:t>
        </w:r>
      </w:ins>
      <w:ins w:id="9577" w:author="Leon Sandler" w:date="2026-09-06T00:00:00Z">
        <w:r>
          <w:t>regolith</w:t>
        </w:r>
      </w:ins>
      <w:ins w:id="9578" w:author="Leon Sandler" w:date="2026-09-06T00:00:00Z">
        <w:r>
          <w:t xml:space="preserve"> </w:t>
        </w:r>
      </w:ins>
      <w:ins w:id="9579" w:author="Leon Sandler" w:date="2026-09-06T00:00:00Z">
        <w:r>
          <w:t>architectures</w:t>
        </w:r>
      </w:ins>
      <w:ins w:id="9580" w:author="Leon Sandler" w:date="2026-09-06T00:00:00Z">
        <w:r>
          <w:t xml:space="preserve"> </w:t>
        </w:r>
      </w:ins>
      <w:ins w:id="9581" w:author="Leon Sandler" w:date="2026-09-06T00:00:00Z">
        <w:r>
          <w:t>of</w:t>
        </w:r>
      </w:ins>
      <w:ins w:id="9582" w:author="Leon Sandler" w:date="2026-09-06T00:00:00Z">
        <w:r>
          <w:t xml:space="preserve"> </w:t>
        </w:r>
      </w:ins>
      <w:ins w:id="9583" w:author="Leon Sandler" w:date="2026-09-06T00:00:00Z">
        <w:r>
          <w:t>this</w:t>
        </w:r>
      </w:ins>
      <w:ins w:id="9584" w:author="Leon Sandler" w:date="2026-09-06T00:00:00Z">
        <w:r>
          <w:t xml:space="preserve"> </w:t>
        </w:r>
      </w:ins>
      <w:ins w:id="9585" w:author="Leon Sandler" w:date="2026-09-06T00:00:00Z">
        <w:r>
          <w:t>paper</w:t>
        </w:r>
      </w:ins>
      <w:ins w:id="9586" w:author="Leon Sandler" w:date="2026-09-06T00:00:00Z">
        <w:r>
          <w:t xml:space="preserve"> </w:t>
        </w:r>
      </w:ins>
      <w:ins w:id="9587" w:author="Leon Sandler" w:date="2026-09-06T00:00:00Z">
        <w:r>
          <w:t>within</w:t>
        </w:r>
      </w:ins>
      <w:ins w:id="9588" w:author="Leon Sandler" w:date="2026-09-06T00:00:00Z">
        <w:r>
          <w:t xml:space="preserve"> </w:t>
        </w:r>
      </w:ins>
      <w:ins w:id="9589" w:author="Leon Sandler" w:date="2026-09-06T00:00:00Z">
        <w:r>
          <w:t>the</w:t>
        </w:r>
      </w:ins>
      <w:ins w:id="9590" w:author="Leon Sandler" w:date="2026-09-06T00:00:00Z">
        <w:r>
          <w:t xml:space="preserve"> </w:t>
        </w:r>
      </w:ins>
      <w:ins w:id="9591" w:author="Leon Sandler" w:date="2026-09-06T00:00:00Z">
        <w:r>
          <w:t>existing</w:t>
        </w:r>
      </w:ins>
      <w:ins w:id="9592" w:author="Leon Sandler" w:date="2026-09-06T00:00:00Z">
        <w:r>
          <w:t xml:space="preserve"> </w:t>
        </w:r>
      </w:ins>
      <w:ins w:id="9593" w:author="Leon Sandler" w:date="2026-09-06T00:00:00Z">
        <w:r>
          <w:t>landscape</w:t>
        </w:r>
      </w:ins>
      <w:ins w:id="9594" w:author="Leon Sandler" w:date="2026-09-06T00:00:00Z">
        <w:r>
          <w:t xml:space="preserve"> </w:t>
        </w:r>
      </w:ins>
      <w:ins w:id="9595" w:author="Leon Sandler" w:date="2026-09-06T00:00:00Z">
        <w:r>
          <w:t>of</w:t>
        </w:r>
      </w:ins>
      <w:ins w:id="9596" w:author="Leon Sandler" w:date="2026-09-06T00:00:00Z">
        <w:r>
          <w:t xml:space="preserve"> </w:t>
        </w:r>
      </w:ins>
      <w:ins w:id="9597" w:author="Leon Sandler" w:date="2026-09-06T00:00:00Z">
        <w:r>
          <w:t>lunar</w:t>
        </w:r>
      </w:ins>
      <w:ins w:id="9598" w:author="Leon Sandler" w:date="2026-09-06T00:00:00Z">
        <w:r>
          <w:t xml:space="preserve"> </w:t>
        </w:r>
      </w:ins>
      <w:ins w:id="9599" w:author="Leon Sandler" w:date="2026-09-06T00:00:00Z">
        <w:r>
          <w:t>and</w:t>
        </w:r>
      </w:ins>
      <w:ins w:id="9600" w:author="Leon Sandler" w:date="2026-09-06T00:00:00Z">
        <w:r>
          <w:t xml:space="preserve"> </w:t>
        </w:r>
      </w:ins>
      <w:ins w:id="9601" w:author="Leon Sandler" w:date="2026-09-06T00:00:00Z">
        <w:r>
          <w:t>deep-space</w:t>
        </w:r>
      </w:ins>
      <w:ins w:id="9602" w:author="Leon Sandler" w:date="2026-09-06T00:00:00Z">
        <w:r>
          <w:t xml:space="preserve"> </w:t>
        </w:r>
      </w:ins>
      <w:ins w:id="9603" w:author="Leon Sandler" w:date="2026-09-06T00:00:00Z">
        <w:r>
          <w:t>radiation</w:t>
        </w:r>
      </w:ins>
      <w:ins w:id="9604" w:author="Leon Sandler" w:date="2026-09-06T00:00:00Z">
        <w:r>
          <w:t xml:space="preserve"> </w:t>
        </w:r>
      </w:ins>
      <w:ins w:id="9605" w:author="Leon Sandler" w:date="2026-09-06T00:00:00Z">
        <w:r>
          <w:t>protection,</w:t>
        </w:r>
      </w:ins>
      <w:ins w:id="9606" w:author="Leon Sandler" w:date="2026-09-06T00:00:00Z">
        <w:r>
          <w:t xml:space="preserve"> </w:t>
        </w:r>
      </w:ins>
      <w:ins w:id="9607" w:author="Leon Sandler" w:date="2026-09-06T00:00:00Z">
        <w:r>
          <w:t>Table</w:t>
        </w:r>
      </w:ins>
      <w:ins w:id="9608" w:author="Leon Sandler" w:date="2026-09-06T00:00:00Z">
        <w:r>
          <w:t xml:space="preserve"> </w:t>
        </w:r>
      </w:ins>
      <w:ins w:id="9609" w:author="Leon Sandler" w:date="2026-09-06T00:00:00Z">
        <w:r>
          <w:t>5</w:t>
        </w:r>
      </w:ins>
      <w:ins w:id="9610" w:author="Leon Sandler" w:date="2026-09-06T00:00:00Z">
        <w:r>
          <w:t xml:space="preserve"> </w:t>
        </w:r>
      </w:ins>
      <w:ins w:id="9611" w:author="Leon Sandler" w:date="2026-09-06T00:00:00Z">
        <w:r>
          <w:t>summarizes</w:t>
        </w:r>
      </w:ins>
      <w:ins w:id="9612" w:author="Leon Sandler" w:date="2026-09-06T00:00:00Z">
        <w:r>
          <w:t xml:space="preserve"> </w:t>
        </w:r>
      </w:ins>
      <w:ins w:id="9613" w:author="Leon Sandler" w:date="2026-09-06T00:00:00Z">
        <w:r>
          <w:t>published</w:t>
        </w:r>
      </w:ins>
      <w:ins w:id="9614" w:author="Leon Sandler" w:date="2026-09-06T00:00:00Z">
        <w:r>
          <w:t xml:space="preserve"> </w:t>
        </w:r>
      </w:ins>
      <w:ins w:id="9615" w:author="Leon Sandler" w:date="2026-09-06T00:00:00Z">
        <w:r>
          <w:t>dose-reduction</w:t>
        </w:r>
      </w:ins>
      <w:ins w:id="9616" w:author="Leon Sandler" w:date="2026-09-06T00:00:00Z">
        <w:r>
          <w:t xml:space="preserve"> </w:t>
        </w:r>
      </w:ins>
      <w:ins w:id="9617" w:author="Leon Sandler" w:date="2026-09-06T00:00:00Z">
        <w:r>
          <w:t>figures</w:t>
        </w:r>
      </w:ins>
      <w:ins w:id="9618" w:author="Leon Sandler" w:date="2026-09-06T00:00:00Z">
        <w:r>
          <w:t xml:space="preserve"> </w:t>
        </w:r>
      </w:ins>
      <w:ins w:id="9619" w:author="Leon Sandler" w:date="2026-09-06T00:00:00Z">
        <w:r>
          <w:t>for</w:t>
        </w:r>
      </w:ins>
      <w:ins w:id="9620" w:author="Leon Sandler" w:date="2026-09-06T00:00:00Z">
        <w:r>
          <w:t xml:space="preserve"> </w:t>
        </w:r>
      </w:ins>
      <w:ins w:id="9621" w:author="Leon Sandler" w:date="2026-09-06T00:00:00Z">
        <w:r>
          <w:t>three</w:t>
        </w:r>
      </w:ins>
      <w:ins w:id="9622" w:author="Leon Sandler" w:date="2026-09-06T00:00:00Z">
        <w:r>
          <w:t xml:space="preserve"> </w:t>
        </w:r>
      </w:ins>
      <w:ins w:id="9623" w:author="Leon Sandler" w:date="2026-09-06T00:00:00Z">
        <w:r>
          <w:t>current</w:t>
        </w:r>
      </w:ins>
      <w:ins w:id="9624" w:author="Leon Sandler" w:date="2026-09-06T00:00:00Z">
        <w:r>
          <w:t xml:space="preserve"> </w:t>
        </w:r>
      </w:ins>
      <w:ins w:id="9625" w:author="Leon Sandler" w:date="2026-09-06T00:00:00Z">
        <w:r>
          <w:t>approaches,</w:t>
        </w:r>
      </w:ins>
      <w:ins w:id="9626" w:author="Leon Sandler" w:date="2026-09-06T00:00:00Z">
        <w:r>
          <w:t xml:space="preserve"> </w:t>
        </w:r>
      </w:ins>
      <w:ins w:id="9627" w:author="Leon Sandler" w:date="2026-09-06T00:00:00Z">
        <w:r>
          <w:t>alongside</w:t>
        </w:r>
      </w:ins>
      <w:ins w:id="9628" w:author="Leon Sandler" w:date="2026-09-06T00:00:00Z">
        <w:r>
          <w:t xml:space="preserve"> </w:t>
        </w:r>
      </w:ins>
      <w:ins w:id="9629" w:author="Leon Sandler" w:date="2026-09-06T00:00:00Z">
        <w:r>
          <w:t>the</w:t>
        </w:r>
      </w:ins>
      <w:ins w:id="9630" w:author="Leon Sandler" w:date="2026-09-06T00:00:00Z">
        <w:r>
          <w:t xml:space="preserve"> </w:t>
        </w:r>
      </w:ins>
      <w:ins w:id="9631" w:author="Leon Sandler" w:date="2026-09-06T00:00:00Z">
        <w:r>
          <w:t>fluence-reduction</w:t>
        </w:r>
      </w:ins>
      <w:ins w:id="9632" w:author="Leon Sandler" w:date="2026-09-06T00:00:00Z">
        <w:r>
          <w:t xml:space="preserve"> </w:t>
        </w:r>
      </w:ins>
      <w:ins w:id="9633" w:author="Leon Sandler" w:date="2026-09-06T00:00:00Z">
        <w:r>
          <w:t>figures</w:t>
        </w:r>
      </w:ins>
      <w:ins w:id="9634" w:author="Leon Sandler" w:date="2026-09-06T00:00:00Z">
        <w:r>
          <w:t xml:space="preserve"> </w:t>
        </w:r>
      </w:ins>
      <w:ins w:id="9635" w:author="Leon Sandler" w:date="2026-09-06T00:00:00Z">
        <w:r>
          <w:t>established</w:t>
        </w:r>
      </w:ins>
      <w:ins w:id="9636" w:author="Leon Sandler" w:date="2026-09-06T00:00:00Z">
        <w:r>
          <w:t xml:space="preserve"> </w:t>
        </w:r>
      </w:ins>
      <w:ins w:id="9637" w:author="Leon Sandler" w:date="2026-09-06T00:00:00Z">
        <w:r>
          <w:t>for</w:t>
        </w:r>
      </w:ins>
      <w:ins w:id="9638" w:author="Leon Sandler" w:date="2026-09-06T00:00:00Z">
        <w:r>
          <w:t xml:space="preserve"> </w:t>
        </w:r>
      </w:ins>
      <w:ins w:id="9639" w:author="Leon Sandler" w:date="2026-09-06T00:00:00Z">
        <w:r>
          <w:t>this</w:t>
        </w:r>
      </w:ins>
      <w:ins w:id="9640" w:author="Leon Sandler" w:date="2026-09-06T00:00:00Z">
        <w:r>
          <w:t xml:space="preserve"> </w:t>
        </w:r>
      </w:ins>
      <w:ins w:id="9641" w:author="Leon Sandler" w:date="2026-09-06T00:00:00Z">
        <w:r>
          <w:t>paper's</w:t>
        </w:r>
      </w:ins>
      <w:ins w:id="9642" w:author="Leon Sandler" w:date="2026-09-06T00:00:00Z">
        <w:r>
          <w:t xml:space="preserve"> </w:t>
        </w:r>
      </w:ins>
      <w:ins w:id="9643" w:author="Leon Sandler" w:date="2026-09-06T00:00:00Z">
        <w:r>
          <w:t>own</w:t>
        </w:r>
      </w:ins>
      <w:ins w:id="9644" w:author="Leon Sandler" w:date="2026-09-06T00:00:00Z">
        <w:r>
          <w:t xml:space="preserve"> </w:t>
        </w:r>
      </w:ins>
      <w:ins w:id="9645" w:author="Leon Sandler" w:date="2026-09-06T00:00:00Z">
        <w:r>
          <w:t>architectures</w:t>
        </w:r>
      </w:ins>
      <w:ins w:id="9646" w:author="Leon Sandler" w:date="2026-09-06T00:00:00Z">
        <w:r>
          <w:t xml:space="preserve"> </w:t>
        </w:r>
      </w:ins>
      <w:ins w:id="9647" w:author="Leon Sandler" w:date="2026-09-06T00:00:00Z">
        <w:r>
          <w:t>in</w:t>
        </w:r>
      </w:ins>
      <w:ins w:id="9648" w:author="Leon Sandler" w:date="2026-09-06T00:00:00Z">
        <w:r>
          <w:t xml:space="preserve"> </w:t>
        </w:r>
      </w:ins>
      <w:ins w:id="9649" w:author="Leon Sandler" w:date="2026-09-06T00:00:00Z">
        <w:r>
          <w:t>Sections</w:t>
        </w:r>
      </w:ins>
      <w:ins w:id="9650" w:author="Leon Sandler" w:date="2026-09-06T00:00:00Z">
        <w:r>
          <w:t xml:space="preserve"> </w:t>
        </w:r>
      </w:ins>
      <w:ins w:id="9651" w:author="Leon Sandler" w:date="2026-09-06T00:00:00Z">
        <w:r>
          <w:t>6</w:t>
        </w:r>
      </w:ins>
      <w:ins w:id="9652" w:author="Leon Sandler" w:date="2026-09-06T00:00:00Z">
        <w:r>
          <w:t xml:space="preserve"> </w:t>
        </w:r>
      </w:ins>
      <w:ins w:id="9653" w:author="Leon Sandler" w:date="2026-09-06T00:00:00Z">
        <w:r>
          <w:t>and</w:t>
        </w:r>
      </w:ins>
      <w:ins w:id="9654" w:author="Leon Sandler" w:date="2026-09-06T00:00:00Z">
        <w:r>
          <w:t xml:space="preserve"> </w:t>
        </w:r>
      </w:ins>
      <w:ins w:id="9655" w:author="Leon Sandler" w:date="2026-09-06T00:00:00Z">
        <w:r>
          <w:t>10.1.</w:t>
        </w:r>
      </w:ins>
      <w:ins w:id="9656" w:author="Leon Sandler" w:date="2026-09-06T00:00:00Z">
        <w:r>
          <w:t xml:space="preserve"> </w:t>
        </w:r>
      </w:ins>
      <w:ins w:id="9657" w:author="Leon Sandler" w:date="2026-09-06T00:00:00Z">
        <w:r>
          <w:t>The</w:t>
        </w:r>
      </w:ins>
      <w:ins w:id="9658" w:author="Leon Sandler" w:date="2026-09-06T00:00:00Z">
        <w:r>
          <w:t xml:space="preserve"> </w:t>
        </w:r>
      </w:ins>
      <w:ins w:id="9659" w:author="Leon Sandler" w:date="2026-09-06T00:00:00Z">
        <w:r>
          <w:t>AstroRad</w:t>
        </w:r>
      </w:ins>
      <w:ins w:id="9660" w:author="Leon Sandler" w:date="2026-09-06T00:00:00Z">
        <w:r>
          <w:t xml:space="preserve"> </w:t>
        </w:r>
      </w:ins>
      <w:ins w:id="9661" w:author="Leon Sandler" w:date="2026-09-06T00:00:00Z">
        <w:r>
          <w:t>wearable</w:t>
        </w:r>
      </w:ins>
      <w:ins w:id="9662" w:author="Leon Sandler" w:date="2026-09-06T00:00:00Z">
        <w:r>
          <w:t xml:space="preserve"> </w:t>
        </w:r>
      </w:ins>
      <w:ins w:id="9663" w:author="Leon Sandler" w:date="2026-09-06T00:00:00Z">
        <w:r>
          <w:t>shielding</w:t>
        </w:r>
      </w:ins>
      <w:ins w:id="9664" w:author="Leon Sandler" w:date="2026-09-06T00:00:00Z">
        <w:r>
          <w:t xml:space="preserve"> </w:t>
        </w:r>
      </w:ins>
      <w:ins w:id="9665" w:author="Leon Sandler" w:date="2026-09-06T00:00:00Z">
        <w:r>
          <w:t>vest,</w:t>
        </w:r>
      </w:ins>
      <w:ins w:id="9666" w:author="Leon Sandler" w:date="2026-09-06T00:00:00Z">
        <w:r>
          <w:t xml:space="preserve"> </w:t>
        </w:r>
      </w:ins>
      <w:ins w:id="9667" w:author="Leon Sandler" w:date="2026-09-06T00:00:00Z">
        <w:r>
          <w:t>flown</w:t>
        </w:r>
      </w:ins>
      <w:ins w:id="9668" w:author="Leon Sandler" w:date="2026-09-06T00:00:00Z">
        <w:r>
          <w:t xml:space="preserve"> </w:t>
        </w:r>
      </w:ins>
      <w:ins w:id="9669" w:author="Leon Sandler" w:date="2026-09-06T00:00:00Z">
        <w:r>
          <w:t>unpopulated</w:t>
        </w:r>
      </w:ins>
      <w:ins w:id="9670" w:author="Leon Sandler" w:date="2026-09-06T00:00:00Z">
        <w:r>
          <w:t xml:space="preserve"> </w:t>
        </w:r>
      </w:ins>
      <w:ins w:id="9671" w:author="Leon Sandler" w:date="2026-09-06T00:00:00Z">
        <w:r>
          <w:t>aboard</w:t>
        </w:r>
      </w:ins>
      <w:ins w:id="9672" w:author="Leon Sandler" w:date="2026-09-06T00:00:00Z">
        <w:r>
          <w:t xml:space="preserve"> </w:t>
        </w:r>
      </w:ins>
      <w:ins w:id="9673" w:author="Leon Sandler" w:date="2026-09-06T00:00:00Z">
        <w:r>
          <w:t>the</w:t>
        </w:r>
      </w:ins>
      <w:ins w:id="9674" w:author="Leon Sandler" w:date="2026-09-06T00:00:00Z">
        <w:r>
          <w:t xml:space="preserve"> </w:t>
        </w:r>
      </w:ins>
      <w:ins w:id="9675" w:author="Leon Sandler" w:date="2026-09-06T00:00:00Z">
        <w:r>
          <w:t>uncrewed</w:t>
        </w:r>
      </w:ins>
      <w:ins w:id="9676" w:author="Leon Sandler" w:date="2026-09-06T00:00:00Z">
        <w:r>
          <w:t xml:space="preserve"> </w:t>
        </w:r>
      </w:ins>
      <w:ins w:id="9677" w:author="Leon Sandler" w:date="2026-09-06T00:00:00Z">
        <w:r>
          <w:t>Artemis</w:t>
        </w:r>
      </w:ins>
      <w:ins w:id="9678" w:author="Leon Sandler" w:date="2026-09-06T00:00:00Z">
        <w:r>
          <w:t xml:space="preserve"> </w:t>
        </w:r>
      </w:ins>
      <w:ins w:id="9679" w:author="Leon Sandler" w:date="2026-09-06T00:00:00Z">
        <w:r>
          <w:t>I</w:t>
        </w:r>
      </w:ins>
      <w:ins w:id="9680" w:author="Leon Sandler" w:date="2026-09-06T00:00:00Z">
        <w:r>
          <w:t xml:space="preserve"> </w:t>
        </w:r>
      </w:ins>
      <w:ins w:id="9681" w:author="Leon Sandler" w:date="2026-09-06T00:00:00Z">
        <w:r>
          <w:t>mission</w:t>
        </w:r>
      </w:ins>
      <w:ins w:id="9682" w:author="Leon Sandler" w:date="2026-09-06T00:00:00Z">
        <w:r>
          <w:t xml:space="preserve"> </w:t>
        </w:r>
      </w:ins>
      <w:ins w:id="9683" w:author="Leon Sandler" w:date="2026-09-06T00:00:00Z">
        <w:r>
          <w:t>as</w:t>
        </w:r>
      </w:ins>
      <w:ins w:id="9684" w:author="Leon Sandler" w:date="2026-09-06T00:00:00Z">
        <w:r>
          <w:t xml:space="preserve"> </w:t>
        </w:r>
      </w:ins>
      <w:ins w:id="9685" w:author="Leon Sandler" w:date="2026-09-06T00:00:00Z">
        <w:r>
          <w:t>part</w:t>
        </w:r>
      </w:ins>
      <w:ins w:id="9686" w:author="Leon Sandler" w:date="2026-09-06T00:00:00Z">
        <w:r>
          <w:t xml:space="preserve"> </w:t>
        </w:r>
      </w:ins>
      <w:ins w:id="9687" w:author="Leon Sandler" w:date="2026-09-06T00:00:00Z">
        <w:r>
          <w:t>of</w:t>
        </w:r>
      </w:ins>
      <w:ins w:id="9688" w:author="Leon Sandler" w:date="2026-09-06T00:00:00Z">
        <w:r>
          <w:t xml:space="preserve"> </w:t>
        </w:r>
      </w:ins>
      <w:ins w:id="9689" w:author="Leon Sandler" w:date="2026-09-06T00:00:00Z">
        <w:r>
          <w:t>the</w:t>
        </w:r>
      </w:ins>
      <w:ins w:id="9690" w:author="Leon Sandler" w:date="2026-09-06T00:00:00Z">
        <w:r>
          <w:t xml:space="preserve"> </w:t>
        </w:r>
      </w:ins>
      <w:ins w:id="9691" w:author="Leon Sandler" w:date="2026-09-06T00:00:00Z">
        <w:r>
          <w:t>Matroshka</w:t>
        </w:r>
      </w:ins>
      <w:ins w:id="9692" w:author="Leon Sandler" w:date="2026-09-06T00:00:00Z">
        <w:r>
          <w:t xml:space="preserve"> </w:t>
        </w:r>
      </w:ins>
      <w:ins w:id="9693" w:author="Leon Sandler" w:date="2026-09-06T00:00:00Z">
        <w:r>
          <w:t>AstroRad</w:t>
        </w:r>
      </w:ins>
      <w:ins w:id="9694" w:author="Leon Sandler" w:date="2026-09-06T00:00:00Z">
        <w:r>
          <w:t xml:space="preserve"> </w:t>
        </w:r>
      </w:ins>
      <w:ins w:id="9695" w:author="Leon Sandler" w:date="2026-09-06T00:00:00Z">
        <w:r>
          <w:t>Radiation</w:t>
        </w:r>
      </w:ins>
      <w:ins w:id="9696" w:author="Leon Sandler" w:date="2026-09-06T00:00:00Z">
        <w:r>
          <w:t xml:space="preserve"> </w:t>
        </w:r>
      </w:ins>
      <w:ins w:id="9697" w:author="Leon Sandler" w:date="2026-09-06T00:00:00Z">
        <w:r>
          <w:t>Experiment</w:t>
        </w:r>
      </w:ins>
      <w:ins w:id="9698" w:author="Leon Sandler" w:date="2026-09-06T00:00:00Z">
        <w:r>
          <w:t xml:space="preserve"> </w:t>
        </w:r>
      </w:ins>
      <w:ins w:id="9699" w:author="Leon Sandler" w:date="2026-09-06T00:00:00Z">
        <w:r>
          <w:t>(MARE),</w:t>
        </w:r>
      </w:ins>
      <w:ins w:id="9700" w:author="Leon Sandler" w:date="2026-09-06T00:00:00Z">
        <w:r>
          <w:t xml:space="preserve"> </w:t>
        </w:r>
      </w:ins>
      <w:ins w:id="9701" w:author="Leon Sandler" w:date="2026-09-06T00:00:00Z">
        <w:r>
          <w:t>used</w:t>
        </w:r>
      </w:ins>
      <w:ins w:id="9702" w:author="Leon Sandler" w:date="2026-09-06T00:00:00Z">
        <w:r>
          <w:t xml:space="preserve"> </w:t>
        </w:r>
      </w:ins>
      <w:ins w:id="9703" w:author="Leon Sandler" w:date="2026-09-06T00:00:00Z">
        <w:r>
          <w:t>measured</w:t>
        </w:r>
      </w:ins>
      <w:ins w:id="9704" w:author="Leon Sandler" w:date="2026-09-06T00:00:00Z">
        <w:r>
          <w:t xml:space="preserve"> </w:t>
        </w:r>
      </w:ins>
      <w:ins w:id="9705" w:author="Leon Sandler" w:date="2026-09-06T00:00:00Z">
        <w:r>
          <w:t>radiation-transport</w:t>
        </w:r>
      </w:ins>
      <w:ins w:id="9706" w:author="Leon Sandler" w:date="2026-09-06T00:00:00Z">
        <w:r>
          <w:t xml:space="preserve"> </w:t>
        </w:r>
      </w:ins>
      <w:ins w:id="9707" w:author="Leon Sandler" w:date="2026-09-06T00:00:00Z">
        <w:r>
          <w:t>data</w:t>
        </w:r>
      </w:ins>
      <w:ins w:id="9708" w:author="Leon Sandler" w:date="2026-09-06T00:00:00Z">
        <w:r>
          <w:t xml:space="preserve"> </w:t>
        </w:r>
      </w:ins>
      <w:ins w:id="9709" w:author="Leon Sandler" w:date="2026-09-06T00:00:00Z">
        <w:r>
          <w:t>from</w:t>
        </w:r>
      </w:ins>
      <w:ins w:id="9710" w:author="Leon Sandler" w:date="2026-09-06T00:00:00Z">
        <w:r>
          <w:t xml:space="preserve"> </w:t>
        </w:r>
      </w:ins>
      <w:ins w:id="9711" w:author="Leon Sandler" w:date="2026-09-06T00:00:00Z">
        <w:r>
          <w:t>that</w:t>
        </w:r>
      </w:ins>
      <w:ins w:id="9712" w:author="Leon Sandler" w:date="2026-09-06T00:00:00Z">
        <w:r>
          <w:t xml:space="preserve"> </w:t>
        </w:r>
      </w:ins>
      <w:ins w:id="9713" w:author="Leon Sandler" w:date="2026-09-06T00:00:00Z">
        <w:r>
          <w:t>flight</w:t>
        </w:r>
      </w:ins>
      <w:ins w:id="9714" w:author="Leon Sandler" w:date="2026-09-06T00:00:00Z">
        <w:r>
          <w:t xml:space="preserve"> </w:t>
        </w:r>
      </w:ins>
      <w:ins w:id="9715" w:author="Leon Sandler" w:date="2026-09-06T00:00:00Z">
        <w:r>
          <w:t>to</w:t>
        </w:r>
      </w:ins>
      <w:ins w:id="9716" w:author="Leon Sandler" w:date="2026-09-06T00:00:00Z">
        <w:r>
          <w:t xml:space="preserve"> </w:t>
        </w:r>
      </w:ins>
      <w:ins w:id="9717" w:author="Leon Sandler" w:date="2026-09-06T00:00:00Z">
        <w:r>
          <w:t>model</w:t>
        </w:r>
      </w:ins>
      <w:ins w:id="9718" w:author="Leon Sandler" w:date="2026-09-06T00:00:00Z">
        <w:r>
          <w:t xml:space="preserve"> </w:t>
        </w:r>
      </w:ins>
      <w:ins w:id="9719" w:author="Leon Sandler" w:date="2026-09-06T00:00:00Z">
        <w:r>
          <w:t>the</w:t>
        </w:r>
      </w:ins>
      <w:ins w:id="9720" w:author="Leon Sandler" w:date="2026-09-06T00:00:00Z">
        <w:r>
          <w:t xml:space="preserve"> </w:t>
        </w:r>
      </w:ins>
      <w:ins w:id="9721" w:author="Leon Sandler" w:date="2026-09-06T00:00:00Z">
        <w:r>
          <w:t>vest's</w:t>
        </w:r>
      </w:ins>
      <w:ins w:id="9722" w:author="Leon Sandler" w:date="2026-09-06T00:00:00Z">
        <w:r>
          <w:t xml:space="preserve"> </w:t>
        </w:r>
      </w:ins>
      <w:ins w:id="9723" w:author="Leon Sandler" w:date="2026-09-06T00:00:00Z">
        <w:r>
          <w:t>effect</w:t>
        </w:r>
      </w:ins>
      <w:ins w:id="9724" w:author="Leon Sandler" w:date="2026-09-06T00:00:00Z">
        <w:r>
          <w:t xml:space="preserve"> </w:t>
        </w:r>
      </w:ins>
      <w:ins w:id="9725" w:author="Leon Sandler" w:date="2026-09-06T00:00:00Z">
        <w:r>
          <w:t>on</w:t>
        </w:r>
      </w:ins>
      <w:ins w:id="9726" w:author="Leon Sandler" w:date="2026-09-06T00:00:00Z">
        <w:r>
          <w:t xml:space="preserve"> </w:t>
        </w:r>
      </w:ins>
      <w:ins w:id="9727" w:author="Leon Sandler" w:date="2026-09-06T00:00:00Z">
        <w:r>
          <w:t>a</w:t>
        </w:r>
      </w:ins>
      <w:ins w:id="9728" w:author="Leon Sandler" w:date="2026-09-06T00:00:00Z">
        <w:r>
          <w:t xml:space="preserve"> </w:t>
        </w:r>
      </w:ins>
      <w:ins w:id="9729" w:author="Leon Sandler" w:date="2026-09-06T00:00:00Z">
        <w:r>
          <w:t>design-reference</w:t>
        </w:r>
      </w:ins>
      <w:ins w:id="9730" w:author="Leon Sandler" w:date="2026-09-06T00:00:00Z">
        <w:r>
          <w:t xml:space="preserve"> </w:t>
        </w:r>
      </w:ins>
      <w:ins w:id="9731" w:author="Leon Sandler" w:date="2026-09-06T00:00:00Z">
        <w:r>
          <w:t>SEP</w:t>
        </w:r>
      </w:ins>
      <w:ins w:id="9732" w:author="Leon Sandler" w:date="2026-09-06T00:00:00Z">
        <w:r>
          <w:t xml:space="preserve"> </w:t>
        </w:r>
      </w:ins>
      <w:ins w:id="9733" w:author="Leon Sandler" w:date="2026-09-06T00:00:00Z">
        <w:r>
          <w:t>event:</w:t>
        </w:r>
      </w:ins>
      <w:ins w:id="9734" w:author="Leon Sandler" w:date="2026-09-06T00:00:00Z">
        <w:r>
          <w:t xml:space="preserve"> </w:t>
        </w:r>
      </w:ins>
      <w:ins w:id="9735" w:author="Leon Sandler" w:date="2026-09-06T00:00:00Z">
        <w:r>
          <w:t>for</w:t>
        </w:r>
      </w:ins>
      <w:ins w:id="9736" w:author="Leon Sandler" w:date="2026-09-06T00:00:00Z">
        <w:r>
          <w:t xml:space="preserve"> </w:t>
        </w:r>
      </w:ins>
      <w:ins w:id="9737" w:author="Leon Sandler" w:date="2026-09-06T00:00:00Z">
        <w:r>
          <w:t>an</w:t>
        </w:r>
      </w:ins>
      <w:ins w:id="9738" w:author="Leon Sandler" w:date="2026-09-06T00:00:00Z">
        <w:r>
          <w:t xml:space="preserve"> </w:t>
        </w:r>
      </w:ins>
      <w:ins w:id="9739" w:author="Leon Sandler" w:date="2026-09-06T00:00:00Z">
        <w:r>
          <w:t>event</w:t>
        </w:r>
      </w:ins>
      <w:ins w:id="9740" w:author="Leon Sandler" w:date="2026-09-06T00:00:00Z">
        <w:r>
          <w:t xml:space="preserve"> </w:t>
        </w:r>
      </w:ins>
      <w:ins w:id="9741" w:author="Leon Sandler" w:date="2026-09-06T00:00:00Z">
        <w:r>
          <w:t>modeled</w:t>
        </w:r>
      </w:ins>
      <w:ins w:id="9742" w:author="Leon Sandler" w:date="2026-09-06T00:00:00Z">
        <w:r>
          <w:t xml:space="preserve"> </w:t>
        </w:r>
      </w:ins>
      <w:ins w:id="9743" w:author="Leon Sandler" w:date="2026-09-06T00:00:00Z">
        <w:r>
          <w:t>on</w:t>
        </w:r>
      </w:ins>
      <w:ins w:id="9744" w:author="Leon Sandler" w:date="2026-09-06T00:00:00Z">
        <w:r>
          <w:t xml:space="preserve"> </w:t>
        </w:r>
      </w:ins>
      <w:ins w:id="9745" w:author="Leon Sandler" w:date="2026-09-06T00:00:00Z">
        <w:r>
          <w:t>the</w:t>
        </w:r>
      </w:ins>
      <w:ins w:id="9746" w:author="Leon Sandler" w:date="2026-09-06T00:00:00Z">
        <w:r>
          <w:t xml:space="preserve"> </w:t>
        </w:r>
      </w:ins>
      <w:ins w:id="9747" w:author="Leon Sandler" w:date="2026-09-06T00:00:00Z">
        <w:r>
          <w:t>August</w:t>
        </w:r>
      </w:ins>
      <w:ins w:id="9748" w:author="Leon Sandler" w:date="2026-09-06T00:00:00Z">
        <w:r>
          <w:t xml:space="preserve"> </w:t>
        </w:r>
      </w:ins>
      <w:ins w:id="9749" w:author="Leon Sandler" w:date="2026-09-06T00:00:00Z">
        <w:r>
          <w:t>1972</w:t>
        </w:r>
      </w:ins>
      <w:ins w:id="9750" w:author="Leon Sandler" w:date="2026-09-06T00:00:00Z">
        <w:r>
          <w:t xml:space="preserve"> </w:t>
        </w:r>
      </w:ins>
      <w:ins w:id="9751" w:author="Leon Sandler" w:date="2026-09-06T00:00:00Z">
        <w:r>
          <w:t>storm,</w:t>
        </w:r>
      </w:ins>
      <w:ins w:id="9752" w:author="Leon Sandler" w:date="2026-09-06T00:00:00Z">
        <w:r>
          <w:t xml:space="preserve"> </w:t>
        </w:r>
      </w:ins>
      <w:ins w:id="9753" w:author="Leon Sandler" w:date="2026-09-06T00:00:00Z">
        <w:r>
          <w:t>the</w:t>
        </w:r>
      </w:ins>
      <w:ins w:id="9754" w:author="Leon Sandler" w:date="2026-09-06T00:00:00Z">
        <w:r>
          <w:t xml:space="preserve"> </w:t>
        </w:r>
      </w:ins>
      <w:ins w:id="9755" w:author="Leon Sandler" w:date="2026-09-06T00:00:00Z">
        <w:r>
          <w:t>vest</w:t>
        </w:r>
      </w:ins>
      <w:ins w:id="9756" w:author="Leon Sandler" w:date="2026-09-06T00:00:00Z">
        <w:r>
          <w:t xml:space="preserve"> </w:t>
        </w:r>
      </w:ins>
      <w:ins w:id="9757" w:author="Leon Sandler" w:date="2026-09-06T00:00:00Z">
        <w:r>
          <w:t>was</w:t>
        </w:r>
      </w:ins>
      <w:ins w:id="9758" w:author="Leon Sandler" w:date="2026-09-06T00:00:00Z">
        <w:r>
          <w:t xml:space="preserve"> </w:t>
        </w:r>
      </w:ins>
      <w:ins w:id="9759" w:author="Leon Sandler" w:date="2026-09-06T00:00:00Z">
        <w:r>
          <w:t>calculated</w:t>
        </w:r>
      </w:ins>
      <w:ins w:id="9760" w:author="Leon Sandler" w:date="2026-09-06T00:00:00Z">
        <w:r>
          <w:t xml:space="preserve"> </w:t>
        </w:r>
      </w:ins>
      <w:ins w:id="9761" w:author="Leon Sandler" w:date="2026-09-06T00:00:00Z">
        <w:r>
          <w:t>to</w:t>
        </w:r>
      </w:ins>
      <w:ins w:id="9762" w:author="Leon Sandler" w:date="2026-09-06T00:00:00Z">
        <w:r>
          <w:t xml:space="preserve"> </w:t>
        </w:r>
      </w:ins>
      <w:ins w:id="9763" w:author="Leon Sandler" w:date="2026-09-06T00:00:00Z">
        <w:r>
          <w:t>reduce</w:t>
        </w:r>
      </w:ins>
      <w:ins w:id="9764" w:author="Leon Sandler" w:date="2026-09-06T00:00:00Z">
        <w:r>
          <w:t xml:space="preserve"> </w:t>
        </w:r>
      </w:ins>
      <w:ins w:id="9765" w:author="Leon Sandler" w:date="2026-09-06T00:00:00Z">
        <w:r>
          <w:t>effective</w:t>
        </w:r>
      </w:ins>
      <w:ins w:id="9766" w:author="Leon Sandler" w:date="2026-09-06T00:00:00Z">
        <w:r>
          <w:t xml:space="preserve"> </w:t>
        </w:r>
      </w:ins>
      <w:ins w:id="9767" w:author="Leon Sandler" w:date="2026-09-06T00:00:00Z">
        <w:r>
          <w:t>dose</w:t>
        </w:r>
      </w:ins>
      <w:ins w:id="9768" w:author="Leon Sandler" w:date="2026-09-06T00:00:00Z">
        <w:r>
          <w:t xml:space="preserve"> </w:t>
        </w:r>
      </w:ins>
      <w:ins w:id="9769" w:author="Leon Sandler" w:date="2026-09-06T00:00:00Z">
        <w:r>
          <w:t>from</w:t>
        </w:r>
      </w:ins>
      <w:ins w:id="9770" w:author="Leon Sandler" w:date="2026-09-06T00:00:00Z">
        <w:r>
          <w:t xml:space="preserve"> </w:t>
        </w:r>
      </w:ins>
      <w:ins w:id="9771" w:author="Leon Sandler" w:date="2026-09-06T00:00:00Z">
        <w:r>
          <w:t>233.6</w:t>
        </w:r>
      </w:ins>
      <w:ins w:id="9772" w:author="Leon Sandler" w:date="2026-09-06T00:00:00Z">
        <w:r>
          <w:t xml:space="preserve"> </w:t>
        </w:r>
      </w:ins>
      <w:ins w:id="9773" w:author="Leon Sandler" w:date="2026-09-06T00:00:00Z">
        <w:r>
          <w:t>to</w:t>
        </w:r>
      </w:ins>
      <w:ins w:id="9774" w:author="Leon Sandler" w:date="2026-09-06T00:00:00Z">
        <w:r>
          <w:t xml:space="preserve"> </w:t>
        </w:r>
      </w:ins>
      <w:ins w:id="9775" w:author="Leon Sandler" w:date="2026-09-06T00:00:00Z">
        <w:r>
          <w:t>89.4</w:t>
        </w:r>
      </w:ins>
      <w:ins w:id="9776" w:author="Leon Sandler" w:date="2026-09-06T00:00:00Z">
        <w:r>
          <w:t xml:space="preserve"> </w:t>
        </w:r>
      </w:ins>
      <w:ins w:id="9777" w:author="Leon Sandler" w:date="2026-09-06T00:00:00Z">
        <w:r>
          <w:t>mSv</w:t>
        </w:r>
      </w:ins>
      <w:ins w:id="9778" w:author="Leon Sandler" w:date="2026-09-06T00:00:00Z">
        <w:r>
          <w:t xml:space="preserve"> </w:t>
        </w:r>
      </w:ins>
      <w:ins w:id="9779" w:author="Leon Sandler" w:date="2026-09-06T00:00:00Z">
        <w:r>
          <w:t>at</w:t>
        </w:r>
      </w:ins>
      <w:ins w:id="9780" w:author="Leon Sandler" w:date="2026-09-06T00:00:00Z">
        <w:r>
          <w:t xml:space="preserve"> </w:t>
        </w:r>
      </w:ins>
      <w:ins w:id="9781" w:author="Leon Sandler" w:date="2026-09-06T00:00:00Z">
        <w:r>
          <w:t>the</w:t>
        </w:r>
      </w:ins>
      <w:ins w:id="9782" w:author="Leon Sandler" w:date="2026-09-06T00:00:00Z">
        <w:r>
          <w:t xml:space="preserve"> </w:t>
        </w:r>
      </w:ins>
      <w:ins w:id="9783" w:author="Leon Sandler" w:date="2026-09-06T00:00:00Z">
        <w:r>
          <w:t>modeled</w:t>
        </w:r>
      </w:ins>
      <w:ins w:id="9784" w:author="Leon Sandler" w:date="2026-09-06T00:00:00Z">
        <w:r>
          <w:t xml:space="preserve"> </w:t>
        </w:r>
      </w:ins>
      <w:ins w:id="9785" w:author="Leon Sandler" w:date="2026-09-06T00:00:00Z">
        <w:r>
          <w:t>seat</w:t>
        </w:r>
      </w:ins>
      <w:ins w:id="9786" w:author="Leon Sandler" w:date="2026-09-06T00:00:00Z">
        <w:r>
          <w:t xml:space="preserve"> </w:t>
        </w:r>
      </w:ins>
      <w:ins w:id="9787" w:author="Leon Sandler" w:date="2026-09-06T00:00:00Z">
        <w:r>
          <w:t>location,</w:t>
        </w:r>
      </w:ins>
      <w:ins w:id="9788" w:author="Leon Sandler" w:date="2026-09-06T00:00:00Z">
        <w:r>
          <w:t xml:space="preserve"> </w:t>
        </w:r>
      </w:ins>
      <w:ins w:id="9789" w:author="Leon Sandler" w:date="2026-09-06T00:00:00Z">
        <w:r>
          <w:t>a</w:t>
        </w:r>
      </w:ins>
      <w:ins w:id="9790" w:author="Leon Sandler" w:date="2026-09-06T00:00:00Z">
        <w:r>
          <w:t xml:space="preserve"> </w:t>
        </w:r>
      </w:ins>
      <w:ins w:id="9791" w:author="Leon Sandler" w:date="2026-09-06T00:00:00Z">
        <w:r>
          <w:t>61.8%</w:t>
        </w:r>
      </w:ins>
      <w:ins w:id="9792" w:author="Leon Sandler" w:date="2026-09-06T00:00:00Z">
        <w:r>
          <w:t xml:space="preserve"> </w:t>
        </w:r>
      </w:ins>
      <w:ins w:id="9793" w:author="Leon Sandler" w:date="2026-09-06T00:00:00Z">
        <w:r>
          <w:t>reduction,</w:t>
        </w:r>
      </w:ins>
      <w:ins w:id="9794" w:author="Leon Sandler" w:date="2026-09-06T00:00:00Z">
        <w:r>
          <w:t xml:space="preserve"> </w:t>
        </w:r>
      </w:ins>
      <w:ins w:id="9795" w:author="Leon Sandler" w:date="2026-09-06T00:00:00Z">
        <w:r>
          <w:t>and</w:t>
        </w:r>
      </w:ins>
      <w:ins w:id="9796" w:author="Leon Sandler" w:date="2026-09-06T00:00:00Z">
        <w:r>
          <w:t xml:space="preserve"> </w:t>
        </w:r>
      </w:ins>
      <w:ins w:id="9797" w:author="Leon Sandler" w:date="2026-09-06T00:00:00Z">
        <w:r>
          <w:t>for</w:t>
        </w:r>
      </w:ins>
      <w:ins w:id="9798" w:author="Leon Sandler" w:date="2026-09-06T00:00:00Z">
        <w:r>
          <w:t xml:space="preserve"> </w:t>
        </w:r>
      </w:ins>
      <w:ins w:id="9799" w:author="Leon Sandler" w:date="2026-09-06T00:00:00Z">
        <w:r>
          <w:t>an</w:t>
        </w:r>
      </w:ins>
      <w:ins w:id="9800" w:author="Leon Sandler" w:date="2026-09-06T00:00:00Z">
        <w:r>
          <w:t xml:space="preserve"> </w:t>
        </w:r>
      </w:ins>
      <w:ins w:id="9801" w:author="Leon Sandler" w:date="2026-09-06T00:00:00Z">
        <w:r>
          <w:t>event</w:t>
        </w:r>
      </w:ins>
      <w:ins w:id="9802" w:author="Leon Sandler" w:date="2026-09-06T00:00:00Z">
        <w:r>
          <w:t xml:space="preserve"> </w:t>
        </w:r>
      </w:ins>
      <w:ins w:id="9803" w:author="Leon Sandler" w:date="2026-09-06T00:00:00Z">
        <w:r>
          <w:t>modeled</w:t>
        </w:r>
      </w:ins>
      <w:ins w:id="9804" w:author="Leon Sandler" w:date="2026-09-06T00:00:00Z">
        <w:r>
          <w:t xml:space="preserve"> </w:t>
        </w:r>
      </w:ins>
      <w:ins w:id="9805" w:author="Leon Sandler" w:date="2026-09-06T00:00:00Z">
        <w:r>
          <w:t>on</w:t>
        </w:r>
      </w:ins>
      <w:ins w:id="9806" w:author="Leon Sandler" w:date="2026-09-06T00:00:00Z">
        <w:r>
          <w:t xml:space="preserve"> </w:t>
        </w:r>
      </w:ins>
      <w:ins w:id="9807" w:author="Leon Sandler" w:date="2026-09-06T00:00:00Z">
        <w:r>
          <w:t>the</w:t>
        </w:r>
      </w:ins>
      <w:ins w:id="9808" w:author="Leon Sandler" w:date="2026-09-06T00:00:00Z">
        <w:r>
          <w:t xml:space="preserve"> </w:t>
        </w:r>
      </w:ins>
      <w:ins w:id="9809" w:author="Leon Sandler" w:date="2026-09-06T00:00:00Z">
        <w:r>
          <w:t>October</w:t>
        </w:r>
      </w:ins>
      <w:ins w:id="9810" w:author="Leon Sandler" w:date="2026-09-06T00:00:00Z">
        <w:r>
          <w:t xml:space="preserve"> </w:t>
        </w:r>
      </w:ins>
      <w:ins w:id="9811" w:author="Leon Sandler" w:date="2026-09-06T00:00:00Z">
        <w:r>
          <w:t>1989</w:t>
        </w:r>
      </w:ins>
      <w:ins w:id="9812" w:author="Leon Sandler" w:date="2026-09-06T00:00:00Z">
        <w:r>
          <w:t xml:space="preserve"> </w:t>
        </w:r>
      </w:ins>
      <w:ins w:id="9813" w:author="Leon Sandler" w:date="2026-09-06T00:00:00Z">
        <w:r>
          <w:t>storm,</w:t>
        </w:r>
      </w:ins>
      <w:ins w:id="9814" w:author="Leon Sandler" w:date="2026-09-06T00:00:00Z">
        <w:r>
          <w:t xml:space="preserve"> </w:t>
        </w:r>
      </w:ins>
      <w:ins w:id="9815" w:author="Leon Sandler" w:date="2026-09-06T00:00:00Z">
        <w:r>
          <w:t>from</w:t>
        </w:r>
      </w:ins>
      <w:ins w:id="9816" w:author="Leon Sandler" w:date="2026-09-06T00:00:00Z">
        <w:r>
          <w:t xml:space="preserve"> </w:t>
        </w:r>
      </w:ins>
      <w:ins w:id="9817" w:author="Leon Sandler" w:date="2026-09-06T00:00:00Z">
        <w:r>
          <w:t>249.9</w:t>
        </w:r>
      </w:ins>
      <w:ins w:id="9818" w:author="Leon Sandler" w:date="2026-09-06T00:00:00Z">
        <w:r>
          <w:t xml:space="preserve"> </w:t>
        </w:r>
      </w:ins>
      <w:ins w:id="9819" w:author="Leon Sandler" w:date="2026-09-06T00:00:00Z">
        <w:r>
          <w:t>to</w:t>
        </w:r>
      </w:ins>
      <w:ins w:id="9820" w:author="Leon Sandler" w:date="2026-09-06T00:00:00Z">
        <w:r>
          <w:t xml:space="preserve"> </w:t>
        </w:r>
      </w:ins>
      <w:ins w:id="9821" w:author="Leon Sandler" w:date="2026-09-06T00:00:00Z">
        <w:r>
          <w:t>149.4</w:t>
        </w:r>
      </w:ins>
      <w:ins w:id="9822" w:author="Leon Sandler" w:date="2026-09-06T00:00:00Z">
        <w:r>
          <w:t xml:space="preserve"> </w:t>
        </w:r>
      </w:ins>
      <w:ins w:id="9823" w:author="Leon Sandler" w:date="2026-09-06T00:00:00Z">
        <w:r>
          <w:t>mSv,</w:t>
        </w:r>
      </w:ins>
      <w:ins w:id="9824" w:author="Leon Sandler" w:date="2026-09-06T00:00:00Z">
        <w:r>
          <w:t xml:space="preserve"> </w:t>
        </w:r>
      </w:ins>
      <w:ins w:id="9825" w:author="Leon Sandler" w:date="2026-09-06T00:00:00Z">
        <w:r>
          <w:t>a</w:t>
        </w:r>
      </w:ins>
      <w:ins w:id="9826" w:author="Leon Sandler" w:date="2026-09-06T00:00:00Z">
        <w:r>
          <w:t xml:space="preserve"> </w:t>
        </w:r>
      </w:ins>
      <w:ins w:id="9827" w:author="Leon Sandler" w:date="2026-09-06T00:00:00Z">
        <w:r>
          <w:t>40.2%</w:t>
        </w:r>
      </w:ins>
      <w:ins w:id="9828" w:author="Leon Sandler" w:date="2026-09-06T00:00:00Z">
        <w:r>
          <w:t xml:space="preserve"> </w:t>
        </w:r>
      </w:ins>
      <w:ins w:id="9829" w:author="Leon Sandler" w:date="2026-09-06T00:00:00Z">
        <w:r>
          <w:t>reduction</w:t>
        </w:r>
      </w:ins>
      <w:ins w:id="9830" w:author="Leon Sandler" w:date="2026-09-06T00:00:00Z">
        <w:r>
          <w:t xml:space="preserve"> </w:t>
        </w:r>
      </w:ins>
      <w:ins w:id="9831" w:author="Leon Sandler" w:date="2026-09-06T00:00:00Z">
        <w:r>
          <w:t>(International</w:t>
        </w:r>
      </w:ins>
      <w:ins w:id="9832" w:author="Leon Sandler" w:date="2026-09-06T00:00:00Z">
        <w:r>
          <w:t xml:space="preserve"> </w:t>
        </w:r>
      </w:ins>
      <w:ins w:id="9833" w:author="Leon Sandler" w:date="2026-09-06T00:00:00Z">
        <w:r>
          <w:t>Astronautical</w:t>
        </w:r>
      </w:ins>
      <w:ins w:id="9834" w:author="Leon Sandler" w:date="2026-09-06T00:00:00Z">
        <w:r>
          <w:t xml:space="preserve"> </w:t>
        </w:r>
      </w:ins>
      <w:ins w:id="9835" w:author="Leon Sandler" w:date="2026-09-06T00:00:00Z">
        <w:r>
          <w:t>Congress,</w:t>
        </w:r>
      </w:ins>
      <w:ins w:id="9836" w:author="Leon Sandler" w:date="2026-09-06T00:00:00Z">
        <w:r>
          <w:t xml:space="preserve"> </w:t>
        </w:r>
      </w:ins>
      <w:ins w:id="9837" w:author="Leon Sandler" w:date="2026-09-06T00:00:00Z">
        <w:r>
          <w:t>2024).</w:t>
        </w:r>
      </w:ins>
      <w:ins w:id="9838" w:author="Leon Sandler" w:date="2026-09-06T00:00:00Z">
        <w:r>
          <w:t xml:space="preserve"> </w:t>
        </w:r>
      </w:ins>
      <w:ins w:id="9839" w:author="Leon Sandler" w:date="2026-09-06T00:00:00Z">
        <w:r>
          <w:t>These</w:t>
        </w:r>
      </w:ins>
      <w:ins w:id="9840" w:author="Leon Sandler" w:date="2026-09-06T00:00:00Z">
        <w:r>
          <w:t xml:space="preserve"> </w:t>
        </w:r>
      </w:ins>
      <w:ins w:id="9841" w:author="Leon Sandler" w:date="2026-09-06T00:00:00Z">
        <w:r>
          <w:t>figures</w:t>
        </w:r>
      </w:ins>
      <w:ins w:id="9842" w:author="Leon Sandler" w:date="2026-09-06T00:00:00Z">
        <w:r>
          <w:t xml:space="preserve"> </w:t>
        </w:r>
      </w:ins>
      <w:ins w:id="9843" w:author="Leon Sandler" w:date="2026-09-06T00:00:00Z">
        <w:r>
          <w:t>are</w:t>
        </w:r>
      </w:ins>
      <w:ins w:id="9844" w:author="Leon Sandler" w:date="2026-09-06T00:00:00Z">
        <w:r>
          <w:t xml:space="preserve"> </w:t>
        </w:r>
      </w:ins>
      <w:ins w:id="9845" w:author="Leon Sandler" w:date="2026-09-06T00:00:00Z">
        <w:r>
          <w:t>dose-based,</w:t>
        </w:r>
      </w:ins>
      <w:ins w:id="9846" w:author="Leon Sandler" w:date="2026-09-06T00:00:00Z">
        <w:r>
          <w:t xml:space="preserve"> </w:t>
        </w:r>
      </w:ins>
      <w:ins w:id="9847" w:author="Leon Sandler" w:date="2026-09-06T00:00:00Z">
        <w:r>
          <w:t>not</w:t>
        </w:r>
      </w:ins>
      <w:ins w:id="9848" w:author="Leon Sandler" w:date="2026-09-06T00:00:00Z">
        <w:r>
          <w:t xml:space="preserve"> </w:t>
        </w:r>
      </w:ins>
      <w:ins w:id="9849" w:author="Leon Sandler" w:date="2026-09-06T00:00:00Z">
        <w:r>
          <w:t>fluence-based,</w:t>
        </w:r>
      </w:ins>
      <w:ins w:id="9850" w:author="Leon Sandler" w:date="2026-09-06T00:00:00Z">
        <w:r>
          <w:t xml:space="preserve"> </w:t>
        </w:r>
      </w:ins>
      <w:ins w:id="9851" w:author="Leon Sandler" w:date="2026-09-06T00:00:00Z">
        <w:r>
          <w:t>and</w:t>
        </w:r>
      </w:ins>
      <w:ins w:id="9852" w:author="Leon Sandler" w:date="2026-09-06T00:00:00Z">
        <w:r>
          <w:t xml:space="preserve"> </w:t>
        </w:r>
      </w:ins>
      <w:ins w:id="9853" w:author="Leon Sandler" w:date="2026-09-06T00:00:00Z">
        <w:r>
          <w:t>are</w:t>
        </w:r>
      </w:ins>
      <w:ins w:id="9854" w:author="Leon Sandler" w:date="2026-09-06T00:00:00Z">
        <w:r>
          <w:t xml:space="preserve"> </w:t>
        </w:r>
      </w:ins>
      <w:ins w:id="9855" w:author="Leon Sandler" w:date="2026-09-06T00:00:00Z">
        <w:r>
          <w:t>directly</w:t>
        </w:r>
      </w:ins>
      <w:ins w:id="9856" w:author="Leon Sandler" w:date="2026-09-06T00:00:00Z">
        <w:r>
          <w:t xml:space="preserve"> </w:t>
        </w:r>
      </w:ins>
      <w:ins w:id="9857" w:author="Leon Sandler" w:date="2026-09-06T00:00:00Z">
        <w:r>
          <w:t>comparable</w:t>
        </w:r>
      </w:ins>
      <w:ins w:id="9858" w:author="Leon Sandler" w:date="2026-09-06T00:00:00Z">
        <w:r>
          <w:t xml:space="preserve"> </w:t>
        </w:r>
      </w:ins>
      <w:ins w:id="9859" w:author="Leon Sandler" w:date="2026-09-06T00:00:00Z">
        <w:r>
          <w:t>to</w:t>
        </w:r>
      </w:ins>
      <w:ins w:id="9860" w:author="Leon Sandler" w:date="2026-09-06T00:00:00Z">
        <w:r>
          <w:t xml:space="preserve"> </w:t>
        </w:r>
      </w:ins>
      <w:ins w:id="9861" w:author="Leon Sandler" w:date="2026-09-06T00:00:00Z">
        <w:r>
          <w:t>the</w:t>
        </w:r>
      </w:ins>
      <w:ins w:id="9862" w:author="Leon Sandler" w:date="2026-09-06T00:00:00Z">
        <w:r>
          <w:t xml:space="preserve"> </w:t>
        </w:r>
      </w:ins>
      <w:ins w:id="9863" w:author="Leon Sandler" w:date="2026-09-06T00:00:00Z">
        <w:r>
          <w:t>η_D</w:t>
        </w:r>
      </w:ins>
      <w:ins w:id="9864" w:author="Leon Sandler" w:date="2026-09-06T00:00:00Z">
        <w:r>
          <w:t xml:space="preserve"> </w:t>
        </w:r>
      </w:ins>
      <w:ins w:id="9865" w:author="Leon Sandler" w:date="2026-09-06T00:00:00Z">
        <w:r>
          <w:t>metric</w:t>
        </w:r>
      </w:ins>
      <w:ins w:id="9866" w:author="Leon Sandler" w:date="2026-09-06T00:00:00Z">
        <w:r>
          <w:t xml:space="preserve"> </w:t>
        </w:r>
      </w:ins>
      <w:ins w:id="9867" w:author="Leon Sandler" w:date="2026-09-06T00:00:00Z">
        <w:r>
          <w:t>this</w:t>
        </w:r>
      </w:ins>
      <w:ins w:id="9868" w:author="Leon Sandler" w:date="2026-09-06T00:00:00Z">
        <w:r>
          <w:t xml:space="preserve"> </w:t>
        </w:r>
      </w:ins>
      <w:ins w:id="9869" w:author="Leon Sandler" w:date="2026-09-06T00:00:00Z">
        <w:r>
          <w:t>paper's</w:t>
        </w:r>
      </w:ins>
      <w:ins w:id="9870" w:author="Leon Sandler" w:date="2026-09-06T00:00:00Z">
        <w:r>
          <w:t xml:space="preserve"> </w:t>
        </w:r>
      </w:ins>
      <w:ins w:id="9871" w:author="Leon Sandler" w:date="2026-09-06T00:00:00Z">
        <w:r>
          <w:t>architecture</w:t>
        </w:r>
      </w:ins>
      <w:ins w:id="9872" w:author="Leon Sandler" w:date="2026-09-06T00:00:00Z">
        <w:r>
          <w:t xml:space="preserve"> </w:t>
        </w:r>
      </w:ins>
      <w:ins w:id="9873" w:author="Leon Sandler" w:date="2026-09-06T00:00:00Z">
        <w:r>
          <w:t>will</w:t>
        </w:r>
      </w:ins>
      <w:ins w:id="9874" w:author="Leon Sandler" w:date="2026-09-06T00:00:00Z">
        <w:r>
          <w:t xml:space="preserve"> </w:t>
        </w:r>
      </w:ins>
      <w:ins w:id="9875" w:author="Leon Sandler" w:date="2026-09-06T00:00:00Z">
        <w:r>
          <w:t>require</w:t>
        </w:r>
      </w:ins>
      <w:ins w:id="9876" w:author="Leon Sandler" w:date="2026-09-06T00:00:00Z">
        <w:r>
          <w:t xml:space="preserve"> </w:t>
        </w:r>
      </w:ins>
      <w:ins w:id="9877" w:author="Leon Sandler" w:date="2026-09-06T00:00:00Z">
        <w:r>
          <w:t>a</w:t>
        </w:r>
      </w:ins>
      <w:ins w:id="9878" w:author="Leon Sandler" w:date="2026-09-06T00:00:00Z">
        <w:r>
          <w:t xml:space="preserve"> </w:t>
        </w:r>
      </w:ins>
      <w:ins w:id="9879" w:author="Leon Sandler" w:date="2026-09-06T00:00:00Z">
        <w:r>
          <w:t>transport</w:t>
        </w:r>
      </w:ins>
      <w:ins w:id="9880" w:author="Leon Sandler" w:date="2026-09-06T00:00:00Z">
        <w:r>
          <w:t xml:space="preserve"> </w:t>
        </w:r>
      </w:ins>
      <w:ins w:id="9881" w:author="Leon Sandler" w:date="2026-09-06T00:00:00Z">
        <w:r>
          <w:t>calculation</w:t>
        </w:r>
      </w:ins>
      <w:ins w:id="9882" w:author="Leon Sandler" w:date="2026-09-06T00:00:00Z">
        <w:r>
          <w:t xml:space="preserve"> </w:t>
        </w:r>
      </w:ins>
      <w:ins w:id="9883" w:author="Leon Sandler" w:date="2026-09-06T00:00:00Z">
        <w:r>
          <w:t>to</w:t>
        </w:r>
      </w:ins>
      <w:ins w:id="9884" w:author="Leon Sandler" w:date="2026-09-06T00:00:00Z">
        <w:r>
          <w:t xml:space="preserve"> </w:t>
        </w:r>
      </w:ins>
      <w:ins w:id="9885" w:author="Leon Sandler" w:date="2026-09-06T00:00:00Z">
        <w:r>
          <w:t>produce.</w:t>
        </w:r>
      </w:ins>
    </w:p>
    <w:p>
      <w:ins w:id="9886" w:author="Leon Sandler" w:date="2026-09-06T00:00:00Z">
        <w:r>
          <w:t>Table</w:t>
        </w:r>
      </w:ins>
      <w:ins w:id="9887" w:author="Leon Sandler" w:date="2026-09-06T00:00:00Z">
        <w:r>
          <w:t xml:space="preserve"> </w:t>
        </w:r>
      </w:ins>
      <w:ins w:id="9888" w:author="Leon Sandler" w:date="2026-09-06T00:00:00Z">
        <w:r>
          <w:t>5.</w:t>
        </w:r>
      </w:ins>
      <w:ins w:id="9889" w:author="Leon Sandler" w:date="2026-09-06T00:00:00Z">
        <w:r>
          <w:t xml:space="preserve"> </w:t>
        </w:r>
      </w:ins>
      <w:ins w:id="9890" w:author="Leon Sandler" w:date="2026-09-06T00:00:00Z">
        <w:r>
          <w:t>Benchmark</w:t>
        </w:r>
      </w:ins>
      <w:ins w:id="9891" w:author="Leon Sandler" w:date="2026-09-06T00:00:00Z">
        <w:r>
          <w:t xml:space="preserve"> </w:t>
        </w:r>
      </w:ins>
      <w:ins w:id="9892" w:author="Leon Sandler" w:date="2026-09-06T00:00:00Z">
        <w:r>
          <w:t>comparison</w:t>
        </w:r>
      </w:ins>
      <w:ins w:id="9893" w:author="Leon Sandler" w:date="2026-09-06T00:00:00Z">
        <w:r>
          <w:t xml:space="preserve"> </w:t>
        </w:r>
      </w:ins>
      <w:ins w:id="9894" w:author="Leon Sandler" w:date="2026-09-06T00:00:00Z">
        <w:r>
          <w:t>of</w:t>
        </w:r>
      </w:ins>
      <w:ins w:id="9895" w:author="Leon Sandler" w:date="2026-09-06T00:00:00Z">
        <w:r>
          <w:t xml:space="preserve"> </w:t>
        </w:r>
      </w:ins>
      <w:ins w:id="9896" w:author="Leon Sandler" w:date="2026-09-06T00:00:00Z">
        <w:r>
          <w:t>current</w:t>
        </w:r>
      </w:ins>
      <w:ins w:id="9897" w:author="Leon Sandler" w:date="2026-09-06T00:00:00Z">
        <w:r>
          <w:t xml:space="preserve"> </w:t>
        </w:r>
      </w:ins>
      <w:ins w:id="9898" w:author="Leon Sandler" w:date="2026-09-06T00:00:00Z">
        <w:r>
          <w:t>and</w:t>
        </w:r>
      </w:ins>
      <w:ins w:id="9899" w:author="Leon Sandler" w:date="2026-09-06T00:00:00Z">
        <w:r>
          <w:t xml:space="preserve"> </w:t>
        </w:r>
      </w:ins>
      <w:ins w:id="9900" w:author="Leon Sandler" w:date="2026-09-06T00:00:00Z">
        <w:r>
          <w:t>proposed</w:t>
        </w:r>
      </w:ins>
      <w:ins w:id="9901" w:author="Leon Sandler" w:date="2026-09-06T00:00:00Z">
        <w:r>
          <w:t xml:space="preserve"> </w:t>
        </w:r>
      </w:ins>
      <w:ins w:id="9902" w:author="Leon Sandler" w:date="2026-09-06T00:00:00Z">
        <w:r>
          <w:t>lunar-surface</w:t>
        </w:r>
      </w:ins>
      <w:ins w:id="9903" w:author="Leon Sandler" w:date="2026-09-06T00:00:00Z">
        <w:r>
          <w:t xml:space="preserve"> </w:t>
        </w:r>
      </w:ins>
      <w:ins w:id="9904" w:author="Leon Sandler" w:date="2026-09-06T00:00:00Z">
        <w:r>
          <w:t>SEP</w:t>
        </w:r>
      </w:ins>
      <w:ins w:id="9905" w:author="Leon Sandler" w:date="2026-09-06T00:00:00Z">
        <w:r>
          <w:t xml:space="preserve"> </w:t>
        </w:r>
      </w:ins>
      <w:ins w:id="9906" w:author="Leon Sandler" w:date="2026-09-06T00:00:00Z">
        <w:r>
          <w:t>mitigation</w:t>
        </w:r>
      </w:ins>
      <w:ins w:id="9907" w:author="Leon Sandler" w:date="2026-09-06T00:00:00Z">
        <w:r>
          <w:t xml:space="preserve"> </w:t>
        </w:r>
      </w:ins>
      <w:ins w:id="9908" w:author="Leon Sandler" w:date="2026-09-06T00:00:00Z">
        <w:r>
          <w:t>approaches.</w:t>
        </w:r>
      </w:ins>
      <w:ins w:id="9909" w:author="Leon Sandler" w:date="2026-09-06T00:00:00Z">
        <w:r>
          <w:t xml:space="preserve"> </w:t>
        </w:r>
      </w:ins>
      <w:ins w:id="9910" w:author="Leon Sandler" w:date="2026-09-06T00:00:00Z">
        <w:r>
          <w:t>Rows</w:t>
        </w:r>
      </w:ins>
      <w:ins w:id="9911" w:author="Leon Sandler" w:date="2026-09-06T00:00:00Z">
        <w:r>
          <w:t xml:space="preserve"> </w:t>
        </w:r>
      </w:ins>
      <w:ins w:id="9912" w:author="Leon Sandler" w:date="2026-09-06T00:00:00Z">
        <w:r>
          <w:t>mix</w:t>
        </w:r>
      </w:ins>
      <w:ins w:id="9913" w:author="Leon Sandler" w:date="2026-09-06T00:00:00Z">
        <w:r>
          <w:t xml:space="preserve"> </w:t>
        </w:r>
      </w:ins>
      <w:ins w:id="9914" w:author="Leon Sandler" w:date="2026-09-06T00:00:00Z">
        <w:r>
          <w:t>dose-based</w:t>
        </w:r>
      </w:ins>
      <w:ins w:id="9915" w:author="Leon Sandler" w:date="2026-09-06T00:00:00Z">
        <w:r>
          <w:t xml:space="preserve"> </w:t>
        </w:r>
      </w:ins>
      <w:ins w:id="9916" w:author="Leon Sandler" w:date="2026-09-06T00:00:00Z">
        <w:r>
          <w:t>and</w:t>
        </w:r>
      </w:ins>
      <w:ins w:id="9917" w:author="Leon Sandler" w:date="2026-09-06T00:00:00Z">
        <w:r>
          <w:t xml:space="preserve"> </w:t>
        </w:r>
      </w:ins>
      <w:ins w:id="9918" w:author="Leon Sandler" w:date="2026-09-06T00:00:00Z">
        <w:r>
          <w:t>fluence-based</w:t>
        </w:r>
      </w:ins>
      <w:ins w:id="9919" w:author="Leon Sandler" w:date="2026-09-06T00:00:00Z">
        <w:r>
          <w:t xml:space="preserve"> </w:t>
        </w:r>
      </w:ins>
      <w:ins w:id="9920" w:author="Leon Sandler" w:date="2026-09-06T00:00:00Z">
        <w:r>
          <w:t>metrics,</w:t>
        </w:r>
      </w:ins>
      <w:ins w:id="9921" w:author="Leon Sandler" w:date="2026-09-06T00:00:00Z">
        <w:r>
          <w:t xml:space="preserve"> </w:t>
        </w:r>
      </w:ins>
      <w:ins w:id="9922" w:author="Leon Sandler" w:date="2026-09-06T00:00:00Z">
        <w:r>
          <w:t>as</w:t>
        </w:r>
      </w:ins>
      <w:ins w:id="9923" w:author="Leon Sandler" w:date="2026-09-06T00:00:00Z">
        <w:r>
          <w:t xml:space="preserve"> </w:t>
        </w:r>
      </w:ins>
      <w:ins w:id="9924" w:author="Leon Sandler" w:date="2026-09-06T00:00:00Z">
        <w:r>
          <w:t>noted,</w:t>
        </w:r>
      </w:ins>
      <w:ins w:id="9925" w:author="Leon Sandler" w:date="2026-09-06T00:00:00Z">
        <w:r>
          <w:t xml:space="preserve"> </w:t>
        </w:r>
      </w:ins>
      <w:ins w:id="9926" w:author="Leon Sandler" w:date="2026-09-06T00:00:00Z">
        <w:r>
          <w:t>because</w:t>
        </w:r>
      </w:ins>
      <w:ins w:id="9927" w:author="Leon Sandler" w:date="2026-09-06T00:00:00Z">
        <w:r>
          <w:t xml:space="preserve"> </w:t>
        </w:r>
      </w:ins>
      <w:ins w:id="9928" w:author="Leon Sandler" w:date="2026-09-06T00:00:00Z">
        <w:r>
          <w:t>a</w:t>
        </w:r>
      </w:ins>
      <w:ins w:id="9929" w:author="Leon Sandler" w:date="2026-09-06T00:00:00Z">
        <w:r>
          <w:t xml:space="preserve"> </w:t>
        </w:r>
      </w:ins>
      <w:ins w:id="9930" w:author="Leon Sandler" w:date="2026-09-06T00:00:00Z">
        <w:r>
          <w:t>dose-based</w:t>
        </w:r>
      </w:ins>
      <w:ins w:id="9931" w:author="Leon Sandler" w:date="2026-09-06T00:00:00Z">
        <w:r>
          <w:t xml:space="preserve"> </w:t>
        </w:r>
      </w:ins>
      <w:ins w:id="9932" w:author="Leon Sandler" w:date="2026-09-06T00:00:00Z">
        <w:r>
          <w:t>figure</w:t>
        </w:r>
      </w:ins>
      <w:ins w:id="9933" w:author="Leon Sandler" w:date="2026-09-06T00:00:00Z">
        <w:r>
          <w:t xml:space="preserve"> </w:t>
        </w:r>
      </w:ins>
      <w:ins w:id="9934" w:author="Leon Sandler" w:date="2026-09-06T00:00:00Z">
        <w:r>
          <w:t>is</w:t>
        </w:r>
      </w:ins>
      <w:ins w:id="9935" w:author="Leon Sandler" w:date="2026-09-06T00:00:00Z">
        <w:r>
          <w:t xml:space="preserve"> </w:t>
        </w:r>
      </w:ins>
      <w:ins w:id="9936" w:author="Leon Sandler" w:date="2026-09-06T00:00:00Z">
        <w:r>
          <w:t>not</w:t>
        </w:r>
      </w:ins>
      <w:ins w:id="9937" w:author="Leon Sandler" w:date="2026-09-06T00:00:00Z">
        <w:r>
          <w:t xml:space="preserve"> </w:t>
        </w:r>
      </w:ins>
      <w:ins w:id="9938" w:author="Leon Sandler" w:date="2026-09-06T00:00:00Z">
        <w:r>
          <w:t>yet</w:t>
        </w:r>
      </w:ins>
      <w:ins w:id="9939" w:author="Leon Sandler" w:date="2026-09-06T00:00:00Z">
        <w:r>
          <w:t xml:space="preserve"> </w:t>
        </w:r>
      </w:ins>
      <w:ins w:id="9940" w:author="Leon Sandler" w:date="2026-09-06T00:00:00Z">
        <w:r>
          <w:t>available</w:t>
        </w:r>
      </w:ins>
      <w:ins w:id="9941" w:author="Leon Sandler" w:date="2026-09-06T00:00:00Z">
        <w:r>
          <w:t xml:space="preserve"> </w:t>
        </w:r>
      </w:ins>
      <w:ins w:id="9942" w:author="Leon Sandler" w:date="2026-09-06T00:00:00Z">
        <w:r>
          <w:t>for</w:t>
        </w:r>
      </w:ins>
      <w:ins w:id="9943" w:author="Leon Sandler" w:date="2026-09-06T00:00:00Z">
        <w:r>
          <w:t xml:space="preserve"> </w:t>
        </w:r>
      </w:ins>
      <w:ins w:id="9944" w:author="Leon Sandler" w:date="2026-09-06T00:00:00Z">
        <w:r>
          <w:t>the</w:t>
        </w:r>
      </w:ins>
      <w:ins w:id="9945" w:author="Leon Sandler" w:date="2026-09-06T00:00:00Z">
        <w:r>
          <w:t xml:space="preserve"> </w:t>
        </w:r>
      </w:ins>
      <w:ins w:id="9946" w:author="Leon Sandler" w:date="2026-09-06T00:00:00Z">
        <w:r>
          <w:t>architectures</w:t>
        </w:r>
      </w:ins>
      <w:ins w:id="9947" w:author="Leon Sandler" w:date="2026-09-06T00:00:00Z">
        <w:r>
          <w:t xml:space="preserve"> </w:t>
        </w:r>
      </w:ins>
      <w:ins w:id="9948" w:author="Leon Sandler" w:date="2026-09-06T00:00:00Z">
        <w:r>
          <w:t>introduced</w:t>
        </w:r>
      </w:ins>
      <w:ins w:id="9949" w:author="Leon Sandler" w:date="2026-09-06T00:00:00Z">
        <w:r>
          <w:t xml:space="preserve"> </w:t>
        </w:r>
      </w:ins>
      <w:ins w:id="9950" w:author="Leon Sandler" w:date="2026-09-06T00:00:00Z">
        <w:r>
          <w:t>in</w:t>
        </w:r>
      </w:ins>
      <w:ins w:id="9951" w:author="Leon Sandler" w:date="2026-09-06T00:00:00Z">
        <w:r>
          <w:t xml:space="preserve"> </w:t>
        </w:r>
      </w:ins>
      <w:ins w:id="9952" w:author="Leon Sandler" w:date="2026-09-06T00:00:00Z">
        <w:r>
          <w:t>this</w:t>
        </w:r>
      </w:ins>
      <w:ins w:id="9953" w:author="Leon Sandler" w:date="2026-09-06T00:00:00Z">
        <w:r>
          <w:t xml:space="preserve"> </w:t>
        </w:r>
      </w:ins>
      <w:ins w:id="9954" w:author="Leon Sandler" w:date="2026-09-06T00:00:00Z">
        <w:r>
          <w:t>paper</w:t>
        </w:r>
      </w:ins>
      <w:ins w:id="9955" w:author="Leon Sandler" w:date="2026-09-06T00:00:00Z">
        <w:r>
          <w:t xml:space="preserve"> </w:t>
        </w:r>
      </w:ins>
      <w:ins w:id="9956" w:author="Leon Sandler" w:date="2026-09-06T00:00:00Z">
        <w:r>
          <w:t>(Section</w:t>
        </w:r>
      </w:ins>
      <w:ins w:id="9957" w:author="Leon Sandler" w:date="2026-09-06T00:00:00Z">
        <w:r>
          <w:t xml:space="preserve"> </w:t>
        </w:r>
      </w:ins>
      <w:ins w:id="9958" w:author="Leon Sandler" w:date="2026-09-06T00:00:00Z">
        <w:r>
          <w:t>10.4).</w:t>
        </w:r>
      </w:ins>
    </w:p>
    <w:p>
      <w:ins w:id="9959" w:author="Leon Sandler" w:date="2026-09-06T00:00:00Z">
        <w:r>
          <w:t>Two</w:t>
        </w:r>
      </w:ins>
      <w:ins w:id="9960" w:author="Leon Sandler" w:date="2026-09-06T00:00:00Z">
        <w:r>
          <w:t xml:space="preserve"> </w:t>
        </w:r>
      </w:ins>
      <w:ins w:id="9961" w:author="Leon Sandler" w:date="2026-09-06T00:00:00Z">
        <w:r>
          <w:t>observations</w:t>
        </w:r>
      </w:ins>
      <w:ins w:id="9962" w:author="Leon Sandler" w:date="2026-09-06T00:00:00Z">
        <w:r>
          <w:t xml:space="preserve"> </w:t>
        </w:r>
      </w:ins>
      <w:ins w:id="9963" w:author="Leon Sandler" w:date="2026-09-06T00:00:00Z">
        <w:r>
          <w:t>follow</w:t>
        </w:r>
      </w:ins>
      <w:ins w:id="9964" w:author="Leon Sandler" w:date="2026-09-06T00:00:00Z">
        <w:r>
          <w:t xml:space="preserve"> </w:t>
        </w:r>
      </w:ins>
      <w:ins w:id="9965" w:author="Leon Sandler" w:date="2026-09-06T00:00:00Z">
        <w:r>
          <w:t>from</w:t>
        </w:r>
      </w:ins>
      <w:ins w:id="9966" w:author="Leon Sandler" w:date="2026-09-06T00:00:00Z">
        <w:r>
          <w:t xml:space="preserve"> </w:t>
        </w:r>
      </w:ins>
      <w:ins w:id="9967" w:author="Leon Sandler" w:date="2026-09-06T00:00:00Z">
        <w:r>
          <w:t>Table</w:t>
        </w:r>
      </w:ins>
      <w:ins w:id="9968" w:author="Leon Sandler" w:date="2026-09-06T00:00:00Z">
        <w:r>
          <w:t xml:space="preserve"> </w:t>
        </w:r>
      </w:ins>
      <w:ins w:id="9969" w:author="Leon Sandler" w:date="2026-09-06T00:00:00Z">
        <w:r>
          <w:t>5.</w:t>
        </w:r>
      </w:ins>
      <w:ins w:id="9970" w:author="Leon Sandler" w:date="2026-09-06T00:00:00Z">
        <w:r>
          <w:t xml:space="preserve"> </w:t>
        </w:r>
      </w:ins>
      <w:ins w:id="9971" w:author="Leon Sandler" w:date="2026-09-06T00:00:00Z">
        <w:r>
          <w:t>First,</w:t>
        </w:r>
      </w:ins>
      <w:ins w:id="9972" w:author="Leon Sandler" w:date="2026-09-06T00:00:00Z">
        <w:r>
          <w:t xml:space="preserve"> </w:t>
        </w:r>
      </w:ins>
      <w:ins w:id="9973" w:author="Leon Sandler" w:date="2026-09-06T00:00:00Z">
        <w:r>
          <w:t>the</w:t>
        </w:r>
      </w:ins>
      <w:ins w:id="9974" w:author="Leon Sandler" w:date="2026-09-06T00:00:00Z">
        <w:r>
          <w:t xml:space="preserve"> </w:t>
        </w:r>
      </w:ins>
      <w:ins w:id="9975" w:author="Leon Sandler" w:date="2026-09-06T00:00:00Z">
        <w:r>
          <w:t>AstroRad</w:t>
        </w:r>
      </w:ins>
      <w:ins w:id="9976" w:author="Leon Sandler" w:date="2026-09-06T00:00:00Z">
        <w:r>
          <w:t xml:space="preserve"> </w:t>
        </w:r>
      </w:ins>
      <w:ins w:id="9977" w:author="Leon Sandler" w:date="2026-09-06T00:00:00Z">
        <w:r>
          <w:t>results</w:t>
        </w:r>
      </w:ins>
      <w:ins w:id="9978" w:author="Leon Sandler" w:date="2026-09-06T00:00:00Z">
        <w:r>
          <w:t xml:space="preserve"> </w:t>
        </w:r>
      </w:ins>
      <w:ins w:id="9979" w:author="Leon Sandler" w:date="2026-09-06T00:00:00Z">
        <w:r>
          <w:t>confirm</w:t>
        </w:r>
      </w:ins>
      <w:ins w:id="9980" w:author="Leon Sandler" w:date="2026-09-06T00:00:00Z">
        <w:r>
          <w:t xml:space="preserve"> </w:t>
        </w:r>
      </w:ins>
      <w:ins w:id="9981" w:author="Leon Sandler" w:date="2026-09-06T00:00:00Z">
        <w:r>
          <w:t>that</w:t>
        </w:r>
      </w:ins>
      <w:ins w:id="9982" w:author="Leon Sandler" w:date="2026-09-06T00:00:00Z">
        <w:r>
          <w:t xml:space="preserve"> </w:t>
        </w:r>
      </w:ins>
      <w:ins w:id="9983" w:author="Leon Sandler" w:date="2026-09-06T00:00:00Z">
        <w:r>
          <w:t>dose-reduction</w:t>
        </w:r>
      </w:ins>
      <w:ins w:id="9984" w:author="Leon Sandler" w:date="2026-09-06T00:00:00Z">
        <w:r>
          <w:t xml:space="preserve"> </w:t>
        </w:r>
      </w:ins>
      <w:ins w:id="9985" w:author="Leon Sandler" w:date="2026-09-06T00:00:00Z">
        <w:r>
          <w:t>fractions</w:t>
        </w:r>
      </w:ins>
      <w:ins w:id="9986" w:author="Leon Sandler" w:date="2026-09-06T00:00:00Z">
        <w:r>
          <w:t xml:space="preserve"> </w:t>
        </w:r>
      </w:ins>
      <w:ins w:id="9987" w:author="Leon Sandler" w:date="2026-09-06T00:00:00Z">
        <w:r>
          <w:t>for</w:t>
        </w:r>
      </w:ins>
      <w:ins w:id="9988" w:author="Leon Sandler" w:date="2026-09-06T00:00:00Z">
        <w:r>
          <w:t xml:space="preserve"> </w:t>
        </w:r>
      </w:ins>
      <w:ins w:id="9989" w:author="Leon Sandler" w:date="2026-09-06T00:00:00Z">
        <w:r>
          <w:t>real,</w:t>
        </w:r>
      </w:ins>
      <w:ins w:id="9990" w:author="Leon Sandler" w:date="2026-09-06T00:00:00Z">
        <w:r>
          <w:t xml:space="preserve"> </w:t>
        </w:r>
      </w:ins>
      <w:ins w:id="9991" w:author="Leon Sandler" w:date="2026-09-06T00:00:00Z">
        <w:r>
          <w:t>flight-validated</w:t>
        </w:r>
      </w:ins>
      <w:ins w:id="9992" w:author="Leon Sandler" w:date="2026-09-06T00:00:00Z">
        <w:r>
          <w:t xml:space="preserve"> </w:t>
        </w:r>
      </w:ins>
      <w:ins w:id="9993" w:author="Leon Sandler" w:date="2026-09-06T00:00:00Z">
        <w:r>
          <w:t>shielding</w:t>
        </w:r>
      </w:ins>
      <w:ins w:id="9994" w:author="Leon Sandler" w:date="2026-09-06T00:00:00Z">
        <w:r>
          <w:t xml:space="preserve"> </w:t>
        </w:r>
      </w:ins>
      <w:ins w:id="9995" w:author="Leon Sandler" w:date="2026-09-06T00:00:00Z">
        <w:r>
          <w:t>concepts</w:t>
        </w:r>
      </w:ins>
      <w:ins w:id="9996" w:author="Leon Sandler" w:date="2026-09-06T00:00:00Z">
        <w:r>
          <w:t xml:space="preserve"> </w:t>
        </w:r>
      </w:ins>
      <w:ins w:id="9997" w:author="Leon Sandler" w:date="2026-09-06T00:00:00Z">
        <w:r>
          <w:t>are</w:t>
        </w:r>
      </w:ins>
      <w:ins w:id="9998" w:author="Leon Sandler" w:date="2026-09-06T00:00:00Z">
        <w:r>
          <w:t xml:space="preserve"> </w:t>
        </w:r>
      </w:ins>
      <w:ins w:id="9999" w:author="Leon Sandler" w:date="2026-09-06T00:00:00Z">
        <w:r>
          <w:t>event-dependent,</w:t>
        </w:r>
      </w:ins>
      <w:ins w:id="10000" w:author="Leon Sandler" w:date="2026-09-06T00:00:00Z">
        <w:r>
          <w:t xml:space="preserve"> </w:t>
        </w:r>
      </w:ins>
      <w:ins w:id="10001" w:author="Leon Sandler" w:date="2026-09-06T00:00:00Z">
        <w:r>
          <w:t>varying</w:t>
        </w:r>
      </w:ins>
      <w:ins w:id="10002" w:author="Leon Sandler" w:date="2026-09-06T00:00:00Z">
        <w:r>
          <w:t xml:space="preserve"> </w:t>
        </w:r>
      </w:ins>
      <w:ins w:id="10003" w:author="Leon Sandler" w:date="2026-09-06T00:00:00Z">
        <w:r>
          <w:t>by</w:t>
        </w:r>
      </w:ins>
      <w:ins w:id="10004" w:author="Leon Sandler" w:date="2026-09-06T00:00:00Z">
        <w:r>
          <w:t xml:space="preserve"> </w:t>
        </w:r>
      </w:ins>
      <w:ins w:id="10005" w:author="Leon Sandler" w:date="2026-09-06T00:00:00Z">
        <w:r>
          <w:t>roughly</w:t>
        </w:r>
      </w:ins>
      <w:ins w:id="10006" w:author="Leon Sandler" w:date="2026-09-06T00:00:00Z">
        <w:r>
          <w:t xml:space="preserve"> </w:t>
        </w:r>
      </w:ins>
      <w:ins w:id="10007" w:author="Leon Sandler" w:date="2026-09-06T00:00:00Z">
        <w:r>
          <w:t>a</w:t>
        </w:r>
      </w:ins>
      <w:ins w:id="10008" w:author="Leon Sandler" w:date="2026-09-06T00:00:00Z">
        <w:r>
          <w:t xml:space="preserve"> </w:t>
        </w:r>
      </w:ins>
      <w:ins w:id="10009" w:author="Leon Sandler" w:date="2026-09-06T00:00:00Z">
        <w:r>
          <w:t>factor</w:t>
        </w:r>
      </w:ins>
      <w:ins w:id="10010" w:author="Leon Sandler" w:date="2026-09-06T00:00:00Z">
        <w:r>
          <w:t xml:space="preserve"> </w:t>
        </w:r>
      </w:ins>
      <w:ins w:id="10011" w:author="Leon Sandler" w:date="2026-09-06T00:00:00Z">
        <w:r>
          <w:t>of</w:t>
        </w:r>
      </w:ins>
      <w:ins w:id="10012" w:author="Leon Sandler" w:date="2026-09-06T00:00:00Z">
        <w:r>
          <w:t xml:space="preserve"> </w:t>
        </w:r>
      </w:ins>
      <w:ins w:id="10013" w:author="Leon Sandler" w:date="2026-09-06T00:00:00Z">
        <w:r>
          <w:t>1.5</w:t>
        </w:r>
      </w:ins>
      <w:ins w:id="10014" w:author="Leon Sandler" w:date="2026-09-06T00:00:00Z">
        <w:r>
          <w:t xml:space="preserve"> </w:t>
        </w:r>
      </w:ins>
      <w:ins w:id="10015" w:author="Leon Sandler" w:date="2026-09-06T00:00:00Z">
        <w:r>
          <w:t>between</w:t>
        </w:r>
      </w:ins>
      <w:ins w:id="10016" w:author="Leon Sandler" w:date="2026-09-06T00:00:00Z">
        <w:r>
          <w:t xml:space="preserve"> </w:t>
        </w:r>
      </w:ins>
      <w:ins w:id="10017" w:author="Leon Sandler" w:date="2026-09-06T00:00:00Z">
        <w:r>
          <w:t>the</w:t>
        </w:r>
      </w:ins>
      <w:ins w:id="10018" w:author="Leon Sandler" w:date="2026-09-06T00:00:00Z">
        <w:r>
          <w:t xml:space="preserve"> </w:t>
        </w:r>
      </w:ins>
      <w:ins w:id="10019" w:author="Leon Sandler" w:date="2026-09-06T00:00:00Z">
        <w:r>
          <w:t>two</w:t>
        </w:r>
      </w:ins>
      <w:ins w:id="10020" w:author="Leon Sandler" w:date="2026-09-06T00:00:00Z">
        <w:r>
          <w:t xml:space="preserve"> </w:t>
        </w:r>
      </w:ins>
      <w:ins w:id="10021" w:author="Leon Sandler" w:date="2026-09-06T00:00:00Z">
        <w:r>
          <w:t>modeled</w:t>
        </w:r>
      </w:ins>
      <w:ins w:id="10022" w:author="Leon Sandler" w:date="2026-09-06T00:00:00Z">
        <w:r>
          <w:t xml:space="preserve"> </w:t>
        </w:r>
      </w:ins>
      <w:ins w:id="10023" w:author="Leon Sandler" w:date="2026-09-06T00:00:00Z">
        <w:r>
          <w:t>historical</w:t>
        </w:r>
      </w:ins>
      <w:ins w:id="10024" w:author="Leon Sandler" w:date="2026-09-06T00:00:00Z">
        <w:r>
          <w:t xml:space="preserve"> </w:t>
        </w:r>
      </w:ins>
      <w:ins w:id="10025" w:author="Leon Sandler" w:date="2026-09-06T00:00:00Z">
        <w:r>
          <w:t>events</w:t>
        </w:r>
      </w:ins>
      <w:ins w:id="10026" w:author="Leon Sandler" w:date="2026-09-06T00:00:00Z">
        <w:r>
          <w:t xml:space="preserve"> </w:t>
        </w:r>
      </w:ins>
      <w:ins w:id="10027" w:author="Leon Sandler" w:date="2026-09-06T00:00:00Z">
        <w:r>
          <w:t>in</w:t>
        </w:r>
      </w:ins>
      <w:ins w:id="10028" w:author="Leon Sandler" w:date="2026-09-06T00:00:00Z">
        <w:r>
          <w:t xml:space="preserve"> </w:t>
        </w:r>
      </w:ins>
      <w:ins w:id="10029" w:author="Leon Sandler" w:date="2026-09-06T00:00:00Z">
        <w:r>
          <w:t>that</w:t>
        </w:r>
      </w:ins>
      <w:ins w:id="10030" w:author="Leon Sandler" w:date="2026-09-06T00:00:00Z">
        <w:r>
          <w:t xml:space="preserve"> </w:t>
        </w:r>
      </w:ins>
      <w:ins w:id="10031" w:author="Leon Sandler" w:date="2026-09-06T00:00:00Z">
        <w:r>
          <w:t>study;</w:t>
        </w:r>
      </w:ins>
      <w:ins w:id="10032" w:author="Leon Sandler" w:date="2026-09-06T00:00:00Z">
        <w:r>
          <w:t xml:space="preserve"> </w:t>
        </w:r>
      </w:ins>
      <w:ins w:id="10033" w:author="Leon Sandler" w:date="2026-09-06T00:00:00Z">
        <w:r>
          <w:t>this</w:t>
        </w:r>
      </w:ins>
      <w:ins w:id="10034" w:author="Leon Sandler" w:date="2026-09-06T00:00:00Z">
        <w:r>
          <w:t xml:space="preserve"> </w:t>
        </w:r>
      </w:ins>
      <w:ins w:id="10035" w:author="Leon Sandler" w:date="2026-09-06T00:00:00Z">
        <w:r>
          <w:t>event-dependence</w:t>
        </w:r>
      </w:ins>
      <w:ins w:id="10036" w:author="Leon Sandler" w:date="2026-09-06T00:00:00Z">
        <w:r>
          <w:t xml:space="preserve"> </w:t>
        </w:r>
      </w:ins>
      <w:ins w:id="10037" w:author="Leon Sandler" w:date="2026-09-06T00:00:00Z">
        <w:r>
          <w:t>is</w:t>
        </w:r>
      </w:ins>
      <w:ins w:id="10038" w:author="Leon Sandler" w:date="2026-09-06T00:00:00Z">
        <w:r>
          <w:t xml:space="preserve"> </w:t>
        </w:r>
      </w:ins>
      <w:ins w:id="10039" w:author="Leon Sandler" w:date="2026-09-06T00:00:00Z">
        <w:r>
          <w:t>a</w:t>
        </w:r>
      </w:ins>
      <w:ins w:id="10040" w:author="Leon Sandler" w:date="2026-09-06T00:00:00Z">
        <w:r>
          <w:t xml:space="preserve"> </w:t>
        </w:r>
      </w:ins>
      <w:ins w:id="10041" w:author="Leon Sandler" w:date="2026-09-06T00:00:00Z">
        <w:r>
          <w:t>further</w:t>
        </w:r>
      </w:ins>
      <w:ins w:id="10042" w:author="Leon Sandler" w:date="2026-09-06T00:00:00Z">
        <w:r>
          <w:t xml:space="preserve"> </w:t>
        </w:r>
      </w:ins>
      <w:ins w:id="10043" w:author="Leon Sandler" w:date="2026-09-06T00:00:00Z">
        <w:r>
          <w:t>reason</w:t>
        </w:r>
      </w:ins>
      <w:ins w:id="10044" w:author="Leon Sandler" w:date="2026-09-06T00:00:00Z">
        <w:r>
          <w:t xml:space="preserve"> </w:t>
        </w:r>
      </w:ins>
      <w:ins w:id="10045" w:author="Leon Sandler" w:date="2026-09-06T00:00:00Z">
        <w:r>
          <w:t>that</w:t>
        </w:r>
      </w:ins>
      <w:ins w:id="10046" w:author="Leon Sandler" w:date="2026-09-06T00:00:00Z">
        <w:r>
          <w:t xml:space="preserve"> </w:t>
        </w:r>
      </w:ins>
      <w:ins w:id="10047" w:author="Leon Sandler" w:date="2026-09-06T00:00:00Z">
        <w:r>
          <w:t>this</w:t>
        </w:r>
      </w:ins>
      <w:ins w:id="10048" w:author="Leon Sandler" w:date="2026-09-06T00:00:00Z">
        <w:r>
          <w:t xml:space="preserve"> </w:t>
        </w:r>
      </w:ins>
      <w:ins w:id="10049" w:author="Leon Sandler" w:date="2026-09-06T00:00:00Z">
        <w:r>
          <w:t>paper's</w:t>
        </w:r>
      </w:ins>
      <w:ins w:id="10050" w:author="Leon Sandler" w:date="2026-09-06T00:00:00Z">
        <w:r>
          <w:t xml:space="preserve"> </w:t>
        </w:r>
      </w:ins>
      <w:ins w:id="10051" w:author="Leon Sandler" w:date="2026-09-06T00:00:00Z">
        <w:r>
          <w:t>own</w:t>
        </w:r>
      </w:ins>
      <w:ins w:id="10052" w:author="Leon Sandler" w:date="2026-09-06T00:00:00Z">
        <w:r>
          <w:t xml:space="preserve"> </w:t>
        </w:r>
      </w:ins>
      <w:ins w:id="10053" w:author="Leon Sandler" w:date="2026-09-06T00:00:00Z">
        <w:r>
          <w:t>architectures</w:t>
        </w:r>
      </w:ins>
      <w:ins w:id="10054" w:author="Leon Sandler" w:date="2026-09-06T00:00:00Z">
        <w:r>
          <w:t xml:space="preserve"> </w:t>
        </w:r>
      </w:ins>
      <w:ins w:id="10055" w:author="Leon Sandler" w:date="2026-09-06T00:00:00Z">
        <w:r>
          <w:t>cannot</w:t>
        </w:r>
      </w:ins>
      <w:ins w:id="10056" w:author="Leon Sandler" w:date="2026-09-06T00:00:00Z">
        <w:r>
          <w:t xml:space="preserve"> </w:t>
        </w:r>
      </w:ins>
      <w:ins w:id="10057" w:author="Leon Sandler" w:date="2026-09-06T00:00:00Z">
        <w:r>
          <w:t>be</w:t>
        </w:r>
      </w:ins>
      <w:ins w:id="10058" w:author="Leon Sandler" w:date="2026-09-06T00:00:00Z">
        <w:r>
          <w:t xml:space="preserve"> </w:t>
        </w:r>
      </w:ins>
      <w:ins w:id="10059" w:author="Leon Sandler" w:date="2026-09-06T00:00:00Z">
        <w:r>
          <w:t>assigned</w:t>
        </w:r>
      </w:ins>
      <w:ins w:id="10060" w:author="Leon Sandler" w:date="2026-09-06T00:00:00Z">
        <w:r>
          <w:t xml:space="preserve"> </w:t>
        </w:r>
      </w:ins>
      <w:ins w:id="10061" w:author="Leon Sandler" w:date="2026-09-06T00:00:00Z">
        <w:r>
          <w:t>a</w:t>
        </w:r>
      </w:ins>
      <w:ins w:id="10062" w:author="Leon Sandler" w:date="2026-09-06T00:00:00Z">
        <w:r>
          <w:t xml:space="preserve"> </w:t>
        </w:r>
      </w:ins>
      <w:ins w:id="10063" w:author="Leon Sandler" w:date="2026-09-06T00:00:00Z">
        <w:r>
          <w:t>single</w:t>
        </w:r>
      </w:ins>
      <w:ins w:id="10064" w:author="Leon Sandler" w:date="2026-09-06T00:00:00Z">
        <w:r>
          <w:t xml:space="preserve"> </w:t>
        </w:r>
      </w:ins>
      <w:ins w:id="10065" w:author="Leon Sandler" w:date="2026-09-06T00:00:00Z">
        <w:r>
          <w:t>dose-reduction</w:t>
        </w:r>
      </w:ins>
      <w:ins w:id="10066" w:author="Leon Sandler" w:date="2026-09-06T00:00:00Z">
        <w:r>
          <w:t xml:space="preserve"> </w:t>
        </w:r>
      </w:ins>
      <w:ins w:id="10067" w:author="Leon Sandler" w:date="2026-09-06T00:00:00Z">
        <w:r>
          <w:t>figure</w:t>
        </w:r>
      </w:ins>
      <w:ins w:id="10068" w:author="Leon Sandler" w:date="2026-09-06T00:00:00Z">
        <w:r>
          <w:t xml:space="preserve"> </w:t>
        </w:r>
      </w:ins>
      <w:ins w:id="10069" w:author="Leon Sandler" w:date="2026-09-06T00:00:00Z">
        <w:r>
          <w:t>without</w:t>
        </w:r>
      </w:ins>
      <w:ins w:id="10070" w:author="Leon Sandler" w:date="2026-09-06T00:00:00Z">
        <w:r>
          <w:t xml:space="preserve"> </w:t>
        </w:r>
      </w:ins>
      <w:ins w:id="10071" w:author="Leon Sandler" w:date="2026-09-06T00:00:00Z">
        <w:r>
          <w:t>running</w:t>
        </w:r>
      </w:ins>
      <w:ins w:id="10072" w:author="Leon Sandler" w:date="2026-09-06T00:00:00Z">
        <w:r>
          <w:t xml:space="preserve"> </w:t>
        </w:r>
      </w:ins>
      <w:ins w:id="10073" w:author="Leon Sandler" w:date="2026-09-06T00:00:00Z">
        <w:r>
          <w:t>the</w:t>
        </w:r>
      </w:ins>
      <w:ins w:id="10074" w:author="Leon Sandler" w:date="2026-09-06T00:00:00Z">
        <w:r>
          <w:t xml:space="preserve"> </w:t>
        </w:r>
      </w:ins>
      <w:ins w:id="10075" w:author="Leon Sandler" w:date="2026-09-06T00:00:00Z">
        <w:r>
          <w:t>equivalent</w:t>
        </w:r>
      </w:ins>
      <w:ins w:id="10076" w:author="Leon Sandler" w:date="2026-09-06T00:00:00Z">
        <w:r>
          <w:t xml:space="preserve"> </w:t>
        </w:r>
      </w:ins>
      <w:ins w:id="10077" w:author="Leon Sandler" w:date="2026-09-06T00:00:00Z">
        <w:r>
          <w:t>event-specific</w:t>
        </w:r>
      </w:ins>
      <w:ins w:id="10078" w:author="Leon Sandler" w:date="2026-09-06T00:00:00Z">
        <w:r>
          <w:t xml:space="preserve"> </w:t>
        </w:r>
      </w:ins>
      <w:ins w:id="10079" w:author="Leon Sandler" w:date="2026-09-06T00:00:00Z">
        <w:r>
          <w:t>transport</w:t>
        </w:r>
      </w:ins>
      <w:ins w:id="10080" w:author="Leon Sandler" w:date="2026-09-06T00:00:00Z">
        <w:r>
          <w:t xml:space="preserve"> </w:t>
        </w:r>
      </w:ins>
      <w:ins w:id="10081" w:author="Leon Sandler" w:date="2026-09-06T00:00:00Z">
        <w:r>
          <w:t>calculation</w:t>
        </w:r>
      </w:ins>
      <w:ins w:id="10082" w:author="Leon Sandler" w:date="2026-09-06T00:00:00Z">
        <w:r>
          <w:t xml:space="preserve"> </w:t>
        </w:r>
      </w:ins>
      <w:ins w:id="10083" w:author="Leon Sandler" w:date="2026-09-06T00:00:00Z">
        <w:r>
          <w:t>specified</w:t>
        </w:r>
      </w:ins>
      <w:ins w:id="10084" w:author="Leon Sandler" w:date="2026-09-06T00:00:00Z">
        <w:r>
          <w:t xml:space="preserve"> </w:t>
        </w:r>
      </w:ins>
      <w:ins w:id="10085" w:author="Leon Sandler" w:date="2026-09-06T00:00:00Z">
        <w:r>
          <w:t>in</w:t>
        </w:r>
      </w:ins>
      <w:ins w:id="10086" w:author="Leon Sandler" w:date="2026-09-06T00:00:00Z">
        <w:r>
          <w:t xml:space="preserve"> </w:t>
        </w:r>
      </w:ins>
      <w:ins w:id="10087" w:author="Leon Sandler" w:date="2026-09-06T00:00:00Z">
        <w:r>
          <w:t>Section</w:t>
        </w:r>
      </w:ins>
      <w:ins w:id="10088" w:author="Leon Sandler" w:date="2026-09-06T00:00:00Z">
        <w:r>
          <w:t xml:space="preserve"> </w:t>
        </w:r>
      </w:ins>
      <w:ins w:id="10089" w:author="Leon Sandler" w:date="2026-09-06T00:00:00Z">
        <w:r>
          <w:t>10.4.</w:t>
        </w:r>
      </w:ins>
      <w:ins w:id="10090" w:author="Leon Sandler" w:date="2026-09-06T00:00:00Z">
        <w:r>
          <w:t xml:space="preserve"> </w:t>
        </w:r>
      </w:ins>
      <w:ins w:id="10091" w:author="Leon Sandler" w:date="2026-09-06T00:00:00Z">
        <w:r>
          <w:t>Second,</w:t>
        </w:r>
      </w:ins>
      <w:ins w:id="10092" w:author="Leon Sandler" w:date="2026-09-06T00:00:00Z">
        <w:r>
          <w:t xml:space="preserve"> </w:t>
        </w:r>
      </w:ins>
      <w:ins w:id="10093" w:author="Leon Sandler" w:date="2026-09-06T00:00:00Z">
        <w:r>
          <w:t>the</w:t>
        </w:r>
      </w:ins>
      <w:ins w:id="10094" w:author="Leon Sandler" w:date="2026-09-06T00:00:00Z">
        <w:r>
          <w:t xml:space="preserve"> </w:t>
        </w:r>
      </w:ins>
      <w:ins w:id="10095" w:author="Leon Sandler" w:date="2026-09-06T00:00:00Z">
        <w:r>
          <w:t>regolith</w:t>
        </w:r>
      </w:ins>
      <w:ins w:id="10096" w:author="Leon Sandler" w:date="2026-09-06T00:00:00Z">
        <w:r>
          <w:t xml:space="preserve"> </w:t>
        </w:r>
      </w:ins>
      <w:ins w:id="10097" w:author="Leon Sandler" w:date="2026-09-06T00:00:00Z">
        <w:r>
          <w:t>and</w:t>
        </w:r>
      </w:ins>
      <w:ins w:id="10098" w:author="Leon Sandler" w:date="2026-09-06T00:00:00Z">
        <w:r>
          <w:t xml:space="preserve"> </w:t>
        </w:r>
      </w:ins>
      <w:ins w:id="10099" w:author="Leon Sandler" w:date="2026-09-06T00:00:00Z">
        <w:r>
          <w:t>magnetic-fence</w:t>
        </w:r>
      </w:ins>
      <w:ins w:id="10100" w:author="Leon Sandler" w:date="2026-09-06T00:00:00Z">
        <w:r>
          <w:t xml:space="preserve"> </w:t>
        </w:r>
      </w:ins>
      <w:ins w:id="10101" w:author="Leon Sandler" w:date="2026-09-06T00:00:00Z">
        <w:r>
          <w:t>fluence-reduction</w:t>
        </w:r>
      </w:ins>
      <w:ins w:id="10102" w:author="Leon Sandler" w:date="2026-09-06T00:00:00Z">
        <w:r>
          <w:t xml:space="preserve"> </w:t>
        </w:r>
      </w:ins>
      <w:ins w:id="10103" w:author="Leon Sandler" w:date="2026-09-06T00:00:00Z">
        <w:r>
          <w:t>figures</w:t>
        </w:r>
      </w:ins>
      <w:ins w:id="10104" w:author="Leon Sandler" w:date="2026-09-06T00:00:00Z">
        <w:r>
          <w:t xml:space="preserve"> </w:t>
        </w:r>
      </w:ins>
      <w:ins w:id="10105" w:author="Leon Sandler" w:date="2026-09-06T00:00:00Z">
        <w:r>
          <w:t>reported</w:t>
        </w:r>
      </w:ins>
      <w:ins w:id="10106" w:author="Leon Sandler" w:date="2026-09-06T00:00:00Z">
        <w:r>
          <w:t xml:space="preserve"> </w:t>
        </w:r>
      </w:ins>
      <w:ins w:id="10107" w:author="Leon Sandler" w:date="2026-09-06T00:00:00Z">
        <w:r>
          <w:t>in</w:t>
        </w:r>
      </w:ins>
      <w:ins w:id="10108" w:author="Leon Sandler" w:date="2026-09-06T00:00:00Z">
        <w:r>
          <w:t xml:space="preserve"> </w:t>
        </w:r>
      </w:ins>
      <w:ins w:id="10109" w:author="Leon Sandler" w:date="2026-09-06T00:00:00Z">
        <w:r>
          <w:t>this</w:t>
        </w:r>
      </w:ins>
      <w:ins w:id="10110" w:author="Leon Sandler" w:date="2026-09-06T00:00:00Z">
        <w:r>
          <w:t xml:space="preserve"> </w:t>
        </w:r>
      </w:ins>
      <w:ins w:id="10111" w:author="Leon Sandler" w:date="2026-09-06T00:00:00Z">
        <w:r>
          <w:t>paper</w:t>
        </w:r>
      </w:ins>
      <w:ins w:id="10112" w:author="Leon Sandler" w:date="2026-09-06T00:00:00Z">
        <w:r>
          <w:t xml:space="preserve"> </w:t>
        </w:r>
      </w:ins>
      <w:ins w:id="10113" w:author="Leon Sandler" w:date="2026-09-06T00:00:00Z">
        <w:r>
          <w:t>are</w:t>
        </w:r>
      </w:ins>
      <w:ins w:id="10114" w:author="Leon Sandler" w:date="2026-09-06T00:00:00Z">
        <w:r>
          <w:t xml:space="preserve"> </w:t>
        </w:r>
      </w:ins>
      <w:ins w:id="10115" w:author="Leon Sandler" w:date="2026-09-06T00:00:00Z">
        <w:r>
          <w:t>numerically</w:t>
        </w:r>
      </w:ins>
      <w:ins w:id="10116" w:author="Leon Sandler" w:date="2026-09-06T00:00:00Z">
        <w:r>
          <w:t xml:space="preserve"> </w:t>
        </w:r>
      </w:ins>
      <w:ins w:id="10117" w:author="Leon Sandler" w:date="2026-09-06T00:00:00Z">
        <w:r>
          <w:t>similar</w:t>
        </w:r>
      </w:ins>
      <w:ins w:id="10118" w:author="Leon Sandler" w:date="2026-09-06T00:00:00Z">
        <w:r>
          <w:t xml:space="preserve"> </w:t>
        </w:r>
      </w:ins>
      <w:ins w:id="10119" w:author="Leon Sandler" w:date="2026-09-06T00:00:00Z">
        <w:r>
          <w:t>in</w:t>
        </w:r>
      </w:ins>
      <w:ins w:id="10120" w:author="Leon Sandler" w:date="2026-09-06T00:00:00Z">
        <w:r>
          <w:t xml:space="preserve"> </w:t>
        </w:r>
      </w:ins>
      <w:ins w:id="10121" w:author="Leon Sandler" w:date="2026-09-06T00:00:00Z">
        <w:r>
          <w:t>magnitude</w:t>
        </w:r>
      </w:ins>
      <w:ins w:id="10122" w:author="Leon Sandler" w:date="2026-09-06T00:00:00Z">
        <w:r>
          <w:t xml:space="preserve"> </w:t>
        </w:r>
      </w:ins>
      <w:ins w:id="10123" w:author="Leon Sandler" w:date="2026-09-06T00:00:00Z">
        <w:r>
          <w:t>to</w:t>
        </w:r>
      </w:ins>
      <w:ins w:id="10124" w:author="Leon Sandler" w:date="2026-09-06T00:00:00Z">
        <w:r>
          <w:t xml:space="preserve"> </w:t>
        </w:r>
      </w:ins>
      <w:ins w:id="10125" w:author="Leon Sandler" w:date="2026-09-06T00:00:00Z">
        <w:r>
          <w:t>the</w:t>
        </w:r>
      </w:ins>
      <w:ins w:id="10126" w:author="Leon Sandler" w:date="2026-09-06T00:00:00Z">
        <w:r>
          <w:t xml:space="preserve"> </w:t>
        </w:r>
      </w:ins>
      <w:ins w:id="10127" w:author="Leon Sandler" w:date="2026-09-06T00:00:00Z">
        <w:r>
          <w:t>AstroRad</w:t>
        </w:r>
      </w:ins>
      <w:ins w:id="10128" w:author="Leon Sandler" w:date="2026-09-06T00:00:00Z">
        <w:r>
          <w:t xml:space="preserve"> </w:t>
        </w:r>
      </w:ins>
      <w:ins w:id="10129" w:author="Leon Sandler" w:date="2026-09-06T00:00:00Z">
        <w:r>
          <w:t>dose-reduction</w:t>
        </w:r>
      </w:ins>
      <w:ins w:id="10130" w:author="Leon Sandler" w:date="2026-09-06T00:00:00Z">
        <w:r>
          <w:t xml:space="preserve"> </w:t>
        </w:r>
      </w:ins>
      <w:ins w:id="10131" w:author="Leon Sandler" w:date="2026-09-06T00:00:00Z">
        <w:r>
          <w:t>figures,</w:t>
        </w:r>
      </w:ins>
      <w:ins w:id="10132" w:author="Leon Sandler" w:date="2026-09-06T00:00:00Z">
        <w:r>
          <w:t xml:space="preserve"> </w:t>
        </w:r>
      </w:ins>
      <w:ins w:id="10133" w:author="Leon Sandler" w:date="2026-09-06T00:00:00Z">
        <w:r>
          <w:t>which</w:t>
        </w:r>
      </w:ins>
      <w:ins w:id="10134" w:author="Leon Sandler" w:date="2026-09-06T00:00:00Z">
        <w:r>
          <w:t xml:space="preserve"> </w:t>
        </w:r>
      </w:ins>
      <w:ins w:id="10135" w:author="Leon Sandler" w:date="2026-09-06T00:00:00Z">
        <w:r>
          <w:t>is</w:t>
        </w:r>
      </w:ins>
      <w:ins w:id="10136" w:author="Leon Sandler" w:date="2026-09-06T00:00:00Z">
        <w:r>
          <w:t xml:space="preserve"> </w:t>
        </w:r>
      </w:ins>
      <w:ins w:id="10137" w:author="Leon Sandler" w:date="2026-09-06T00:00:00Z">
        <w:r>
          <w:t>an</w:t>
        </w:r>
      </w:ins>
      <w:ins w:id="10138" w:author="Leon Sandler" w:date="2026-09-06T00:00:00Z">
        <w:r>
          <w:t xml:space="preserve"> </w:t>
        </w:r>
      </w:ins>
      <w:ins w:id="10139" w:author="Leon Sandler" w:date="2026-09-06T00:00:00Z">
        <w:r>
          <w:t>encouraging</w:t>
        </w:r>
      </w:ins>
      <w:ins w:id="10140" w:author="Leon Sandler" w:date="2026-09-06T00:00:00Z">
        <w:r>
          <w:t xml:space="preserve"> </w:t>
        </w:r>
      </w:ins>
      <w:ins w:id="10141" w:author="Leon Sandler" w:date="2026-09-06T00:00:00Z">
        <w:r>
          <w:t>but</w:t>
        </w:r>
      </w:ins>
      <w:ins w:id="10142" w:author="Leon Sandler" w:date="2026-09-06T00:00:00Z">
        <w:r>
          <w:t xml:space="preserve"> </w:t>
        </w:r>
      </w:ins>
      <w:ins w:id="10143" w:author="Leon Sandler" w:date="2026-09-06T00:00:00Z">
        <w:r>
          <w:t>not</w:t>
        </w:r>
      </w:ins>
      <w:ins w:id="10144" w:author="Leon Sandler" w:date="2026-09-06T00:00:00Z">
        <w:r>
          <w:t xml:space="preserve"> </w:t>
        </w:r>
      </w:ins>
      <w:ins w:id="10145" w:author="Leon Sandler" w:date="2026-09-06T00:00:00Z">
        <w:r>
          <w:t>sufficient</w:t>
        </w:r>
      </w:ins>
      <w:ins w:id="10146" w:author="Leon Sandler" w:date="2026-09-06T00:00:00Z">
        <w:r>
          <w:t xml:space="preserve"> </w:t>
        </w:r>
      </w:ins>
      <w:ins w:id="10147" w:author="Leon Sandler" w:date="2026-09-06T00:00:00Z">
        <w:r>
          <w:t>indication</w:t>
        </w:r>
      </w:ins>
      <w:ins w:id="10148" w:author="Leon Sandler" w:date="2026-09-06T00:00:00Z">
        <w:r>
          <w:t xml:space="preserve"> </w:t>
        </w:r>
      </w:ins>
      <w:ins w:id="10149" w:author="Leon Sandler" w:date="2026-09-06T00:00:00Z">
        <w:r>
          <w:t>that</w:t>
        </w:r>
      </w:ins>
      <w:ins w:id="10150" w:author="Leon Sandler" w:date="2026-09-06T00:00:00Z">
        <w:r>
          <w:t xml:space="preserve"> </w:t>
        </w:r>
      </w:ins>
      <w:ins w:id="10151" w:author="Leon Sandler" w:date="2026-09-06T00:00:00Z">
        <w:r>
          <w:t>the</w:t>
        </w:r>
      </w:ins>
      <w:ins w:id="10152" w:author="Leon Sandler" w:date="2026-09-06T00:00:00Z">
        <w:r>
          <w:t xml:space="preserve"> </w:t>
        </w:r>
      </w:ins>
      <w:ins w:id="10153" w:author="Leon Sandler" w:date="2026-09-06T00:00:00Z">
        <w:r>
          <w:t>fluence-based</w:t>
        </w:r>
      </w:ins>
      <w:ins w:id="10154" w:author="Leon Sandler" w:date="2026-09-06T00:00:00Z">
        <w:r>
          <w:t xml:space="preserve"> </w:t>
        </w:r>
      </w:ins>
      <w:ins w:id="10155" w:author="Leon Sandler" w:date="2026-09-06T00:00:00Z">
        <w:r>
          <w:t>ranking</w:t>
        </w:r>
      </w:ins>
      <w:ins w:id="10156" w:author="Leon Sandler" w:date="2026-09-06T00:00:00Z">
        <w:r>
          <w:t xml:space="preserve"> </w:t>
        </w:r>
      </w:ins>
      <w:ins w:id="10157" w:author="Leon Sandler" w:date="2026-09-06T00:00:00Z">
        <w:r>
          <w:t>of</w:t>
        </w:r>
      </w:ins>
      <w:ins w:id="10158" w:author="Leon Sandler" w:date="2026-09-06T00:00:00Z">
        <w:r>
          <w:t xml:space="preserve"> </w:t>
        </w:r>
      </w:ins>
      <w:ins w:id="10159" w:author="Leon Sandler" w:date="2026-09-06T00:00:00Z">
        <w:r>
          <w:t>Section</w:t>
        </w:r>
      </w:ins>
      <w:ins w:id="10160" w:author="Leon Sandler" w:date="2026-09-06T00:00:00Z">
        <w:r>
          <w:t xml:space="preserve"> </w:t>
        </w:r>
      </w:ins>
      <w:ins w:id="10161" w:author="Leon Sandler" w:date="2026-09-06T00:00:00Z">
        <w:r>
          <w:t>8.4</w:t>
        </w:r>
      </w:ins>
      <w:ins w:id="10162" w:author="Leon Sandler" w:date="2026-09-06T00:00:00Z">
        <w:r>
          <w:t xml:space="preserve"> </w:t>
        </w:r>
      </w:ins>
      <w:ins w:id="10163" w:author="Leon Sandler" w:date="2026-09-06T00:00:00Z">
        <w:r>
          <w:t>is</w:t>
        </w:r>
      </w:ins>
      <w:ins w:id="10164" w:author="Leon Sandler" w:date="2026-09-06T00:00:00Z">
        <w:r>
          <w:t xml:space="preserve"> </w:t>
        </w:r>
      </w:ins>
      <w:ins w:id="10165" w:author="Leon Sandler" w:date="2026-09-06T00:00:00Z">
        <w:r>
          <w:t>likely</w:t>
        </w:r>
      </w:ins>
      <w:ins w:id="10166" w:author="Leon Sandler" w:date="2026-09-06T00:00:00Z">
        <w:r>
          <w:t xml:space="preserve"> </w:t>
        </w:r>
      </w:ins>
      <w:ins w:id="10167" w:author="Leon Sandler" w:date="2026-09-06T00:00:00Z">
        <w:r>
          <w:t>to</w:t>
        </w:r>
      </w:ins>
      <w:ins w:id="10168" w:author="Leon Sandler" w:date="2026-09-06T00:00:00Z">
        <w:r>
          <w:t xml:space="preserve"> </w:t>
        </w:r>
      </w:ins>
      <w:ins w:id="10169" w:author="Leon Sandler" w:date="2026-09-06T00:00:00Z">
        <w:r>
          <w:t>survive</w:t>
        </w:r>
      </w:ins>
      <w:ins w:id="10170" w:author="Leon Sandler" w:date="2026-09-06T00:00:00Z">
        <w:r>
          <w:t xml:space="preserve"> </w:t>
        </w:r>
      </w:ins>
      <w:ins w:id="10171" w:author="Leon Sandler" w:date="2026-09-06T00:00:00Z">
        <w:r>
          <w:t>translation</w:t>
        </w:r>
      </w:ins>
      <w:ins w:id="10172" w:author="Leon Sandler" w:date="2026-09-06T00:00:00Z">
        <w:r>
          <w:t xml:space="preserve"> </w:t>
        </w:r>
      </w:ins>
      <w:ins w:id="10173" w:author="Leon Sandler" w:date="2026-09-06T00:00:00Z">
        <w:r>
          <w:t>into</w:t>
        </w:r>
      </w:ins>
      <w:ins w:id="10174" w:author="Leon Sandler" w:date="2026-09-06T00:00:00Z">
        <w:r>
          <w:t xml:space="preserve"> </w:t>
        </w:r>
      </w:ins>
      <w:ins w:id="10175" w:author="Leon Sandler" w:date="2026-09-06T00:00:00Z">
        <w:r>
          <w:t>a</w:t>
        </w:r>
      </w:ins>
      <w:ins w:id="10176" w:author="Leon Sandler" w:date="2026-09-06T00:00:00Z">
        <w:r>
          <w:t xml:space="preserve"> </w:t>
        </w:r>
      </w:ins>
      <w:ins w:id="10177" w:author="Leon Sandler" w:date="2026-09-06T00:00:00Z">
        <w:r>
          <w:t>dose-based</w:t>
        </w:r>
      </w:ins>
      <w:ins w:id="10178" w:author="Leon Sandler" w:date="2026-09-06T00:00:00Z">
        <w:r>
          <w:t xml:space="preserve"> </w:t>
        </w:r>
      </w:ins>
      <w:ins w:id="10179" w:author="Leon Sandler" w:date="2026-09-06T00:00:00Z">
        <w:r>
          <w:t>ranking;</w:t>
        </w:r>
      </w:ins>
      <w:ins w:id="10180" w:author="Leon Sandler" w:date="2026-09-06T00:00:00Z">
        <w:r>
          <w:t xml:space="preserve"> </w:t>
        </w:r>
      </w:ins>
      <w:ins w:id="10181" w:author="Leon Sandler" w:date="2026-09-06T00:00:00Z">
        <w:r>
          <w:t>only</w:t>
        </w:r>
      </w:ins>
      <w:ins w:id="10182" w:author="Leon Sandler" w:date="2026-09-06T00:00:00Z">
        <w:r>
          <w:t xml:space="preserve"> </w:t>
        </w:r>
      </w:ins>
      <w:ins w:id="10183" w:author="Leon Sandler" w:date="2026-09-06T00:00:00Z">
        <w:r>
          <w:t>the</w:t>
        </w:r>
      </w:ins>
      <w:ins w:id="10184" w:author="Leon Sandler" w:date="2026-09-06T00:00:00Z">
        <w:r>
          <w:t xml:space="preserve"> </w:t>
        </w:r>
      </w:ins>
      <w:ins w:id="10185" w:author="Leon Sandler" w:date="2026-09-06T00:00:00Z">
        <w:r>
          <w:t>transport</w:t>
        </w:r>
      </w:ins>
      <w:ins w:id="10186" w:author="Leon Sandler" w:date="2026-09-06T00:00:00Z">
        <w:r>
          <w:t xml:space="preserve"> </w:t>
        </w:r>
      </w:ins>
      <w:ins w:id="10187" w:author="Leon Sandler" w:date="2026-09-06T00:00:00Z">
        <w:r>
          <w:t>calculation</w:t>
        </w:r>
      </w:ins>
      <w:ins w:id="10188" w:author="Leon Sandler" w:date="2026-09-06T00:00:00Z">
        <w:r>
          <w:t xml:space="preserve"> </w:t>
        </w:r>
      </w:ins>
      <w:ins w:id="10189" w:author="Leon Sandler" w:date="2026-09-06T00:00:00Z">
        <w:r>
          <w:t>can</w:t>
        </w:r>
      </w:ins>
      <w:ins w:id="10190" w:author="Leon Sandler" w:date="2026-09-06T00:00:00Z">
        <w:r>
          <w:t xml:space="preserve"> </w:t>
        </w:r>
      </w:ins>
      <w:ins w:id="10191" w:author="Leon Sandler" w:date="2026-09-06T00:00:00Z">
        <w:r>
          <w:t>confirm</w:t>
        </w:r>
      </w:ins>
      <w:ins w:id="10192" w:author="Leon Sandler" w:date="2026-09-06T00:00:00Z">
        <w:r>
          <w:t xml:space="preserve"> </w:t>
        </w:r>
      </w:ins>
      <w:ins w:id="10193" w:author="Leon Sandler" w:date="2026-09-06T00:00:00Z">
        <w:r>
          <w:t>this.</w:t>
        </w:r>
      </w:ins>
    </w:p>
    <w:p>
      <w:ins w:id="10194" w:author="Leon Sandler" w:date="2026-09-06T00:00:00Z">
        <w:r>
          <w:t>10.4</w:t>
        </w:r>
      </w:ins>
      <w:r>
        <w:t xml:space="preserve"> </w:t>
      </w:r>
      <w:r>
        <w:t>Specification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required</w:t>
      </w:r>
      <w:r>
        <w:t xml:space="preserve"> </w:t>
      </w:r>
      <w:r>
        <w:t>transport</w:t>
      </w:r>
      <w:r>
        <w:t xml:space="preserve"> </w:t>
      </w:r>
      <w:r>
        <w:t>validation</w:t>
      </w:r>
    </w:p>
    <w:p>
      <w:r>
        <w:t>Converting</w:t>
      </w:r>
      <w:r>
        <w:t xml:space="preserve"> </w:t>
      </w:r>
      <w:r>
        <w:t>ΔF_E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genuine</w:t>
      </w:r>
      <w:r>
        <w:t xml:space="preserve"> </w:t>
      </w:r>
      <w:r>
        <w:t>absorbed-dose</w:t>
      </w:r>
      <w:r>
        <w:t xml:space="preserve"> </w:t>
      </w:r>
      <w:r>
        <w:t>figure</w:t>
      </w:r>
      <w:r>
        <w:t xml:space="preserve"> </w:t>
      </w:r>
      <w:r>
        <w:t>ΔD</w:t>
      </w:r>
      <w:r>
        <w:t xml:space="preserve"> </w:t>
      </w:r>
      <w:r>
        <w:t>requires</w:t>
      </w:r>
      <w:r>
        <w:t xml:space="preserve"> </w:t>
      </w:r>
      <w:r>
        <w:t>a</w:t>
      </w:r>
      <w:r>
        <w:t xml:space="preserve"> </w:t>
      </w:r>
      <w:r>
        <w:t>coupled</w:t>
      </w:r>
      <w:r>
        <w:t xml:space="preserve"> </w:t>
      </w:r>
      <w:r>
        <w:t>space-radiation</w:t>
      </w:r>
      <w:r>
        <w:t xml:space="preserve"> </w:t>
      </w:r>
      <w:r>
        <w:t>transport</w:t>
      </w:r>
      <w:r>
        <w:t xml:space="preserve"> </w:t>
      </w:r>
      <w:r>
        <w:t>calculation,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beyond</w:t>
      </w:r>
      <w:r>
        <w:t xml:space="preserve"> </w:t>
      </w:r>
      <w:r>
        <w:t>the</w:t>
      </w:r>
      <w:r>
        <w:t xml:space="preserve"> </w:t>
      </w:r>
      <w:r>
        <w:t>scope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ins w:id="10195" w:author="Leon Sandler" w:date="2026-09-06T00:00:00Z">
        <w:r>
          <w:t>paper's</w:t>
        </w:r>
      </w:ins>
      <w:ins w:id="10196" w:author="Leon Sandler" w:date="2026-09-06T00:00:00Z">
        <w:r>
          <w:t xml:space="preserve"> </w:t>
        </w:r>
      </w:ins>
      <w:r>
        <w:t>first-order</w:t>
      </w:r>
      <w:r>
        <w:t xml:space="preserve"> </w:t>
      </w:r>
      <w:r>
        <w:t>feasibility</w:t>
      </w:r>
      <w:r>
        <w:t xml:space="preserve"> </w:t>
      </w:r>
      <w:r>
        <w:t>analysis</w:t>
      </w:r>
      <w:r>
        <w:t xml:space="preserve"> </w:t>
      </w:r>
      <w:r>
        <w:t>but</w:t>
      </w:r>
      <w:r>
        <w:t xml:space="preserve"> </w:t>
      </w:r>
      <w:r>
        <w:t>is</w:t>
      </w:r>
      <w:r>
        <w:t xml:space="preserve"> </w:t>
      </w:r>
      <w:r>
        <w:t>fully</w:t>
      </w:r>
      <w:r>
        <w:t xml:space="preserve"> </w:t>
      </w:r>
      <w:r>
        <w:t>specified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paper's</w:t>
      </w:r>
      <w:r>
        <w:t xml:space="preserve"> </w:t>
      </w:r>
      <w:r>
        <w:t>required</w:t>
      </w:r>
      <w:r>
        <w:t xml:space="preserve"> </w:t>
      </w:r>
      <w:r>
        <w:t>next</w:t>
      </w:r>
      <w:r>
        <w:t xml:space="preserve"> </w:t>
      </w:r>
      <w:del w:id="10197" w:author="Leon Sandler" w:date="2026-09-06T00:00:00Z">
        <w:r>
          <w:delText>step.</w:delText>
        </w:r>
      </w:del>
      <w:ins w:id="10198" w:author="Leon Sandler" w:date="2026-09-06T00:00:00Z">
        <w:r>
          <w:t>step,</w:t>
        </w:r>
      </w:ins>
      <w:ins w:id="10199" w:author="Leon Sandler" w:date="2026-09-06T00:00:00Z">
        <w:r>
          <w:t xml:space="preserve"> </w:t>
        </w:r>
      </w:ins>
      <w:ins w:id="10200" w:author="Leon Sandler" w:date="2026-09-06T00:00:00Z">
        <w:r>
          <w:t>matching</w:t>
        </w:r>
      </w:ins>
      <w:ins w:id="10201" w:author="Leon Sandler" w:date="2026-09-06T00:00:00Z">
        <w:r>
          <w:t xml:space="preserve"> </w:t>
        </w:r>
      </w:ins>
      <w:ins w:id="10202" w:author="Leon Sandler" w:date="2026-09-06T00:00:00Z">
        <w:r>
          <w:t>the</w:t>
        </w:r>
      </w:ins>
      <w:ins w:id="10203" w:author="Leon Sandler" w:date="2026-09-06T00:00:00Z">
        <w:r>
          <w:t xml:space="preserve"> </w:t>
        </w:r>
      </w:ins>
      <w:ins w:id="10204" w:author="Leon Sandler" w:date="2026-09-06T00:00:00Z">
        <w:r>
          <w:t>editor's</w:t>
        </w:r>
      </w:ins>
      <w:ins w:id="10205" w:author="Leon Sandler" w:date="2026-09-06T00:00:00Z">
        <w:r>
          <w:t xml:space="preserve"> </w:t>
        </w:r>
      </w:ins>
      <w:ins w:id="10206" w:author="Leon Sandler" w:date="2026-09-06T00:00:00Z">
        <w:r>
          <w:t>request</w:t>
        </w:r>
      </w:ins>
      <w:ins w:id="10207" w:author="Leon Sandler" w:date="2026-09-06T00:00:00Z">
        <w:r>
          <w:t xml:space="preserve"> </w:t>
        </w:r>
      </w:ins>
      <w:ins w:id="10208" w:author="Leon Sandler" w:date="2026-09-06T00:00:00Z">
        <w:r>
          <w:t>that</w:t>
        </w:r>
      </w:ins>
      <w:ins w:id="10209" w:author="Leon Sandler" w:date="2026-09-06T00:00:00Z">
        <w:r>
          <w:t xml:space="preserve"> </w:t>
        </w:r>
      </w:ins>
      <w:ins w:id="10210" w:author="Leon Sandler" w:date="2026-09-06T00:00:00Z">
        <w:r>
          <w:t>the</w:t>
        </w:r>
      </w:ins>
      <w:ins w:id="10211" w:author="Leon Sandler" w:date="2026-09-06T00:00:00Z">
        <w:r>
          <w:t xml:space="preserve"> </w:t>
        </w:r>
      </w:ins>
      <w:ins w:id="10212" w:author="Leon Sandler" w:date="2026-09-06T00:00:00Z">
        <w:r>
          <w:t>manuscript</w:t>
        </w:r>
      </w:ins>
      <w:ins w:id="10213" w:author="Leon Sandler" w:date="2026-09-06T00:00:00Z">
        <w:r>
          <w:t xml:space="preserve"> </w:t>
        </w:r>
      </w:ins>
      <w:ins w:id="10214" w:author="Leon Sandler" w:date="2026-09-06T00:00:00Z">
        <w:r>
          <w:t>relate</w:t>
        </w:r>
      </w:ins>
      <w:ins w:id="10215" w:author="Leon Sandler" w:date="2026-09-06T00:00:00Z">
        <w:r>
          <w:t xml:space="preserve"> </w:t>
        </w:r>
      </w:ins>
      <w:ins w:id="10216" w:author="Leon Sandler" w:date="2026-09-06T00:00:00Z">
        <w:r>
          <w:t>shielding</w:t>
        </w:r>
      </w:ins>
      <w:ins w:id="10217" w:author="Leon Sandler" w:date="2026-09-06T00:00:00Z">
        <w:r>
          <w:t xml:space="preserve"> </w:t>
        </w:r>
      </w:ins>
      <w:ins w:id="10218" w:author="Leon Sandler" w:date="2026-09-06T00:00:00Z">
        <w:r>
          <w:t>level</w:t>
        </w:r>
      </w:ins>
      <w:ins w:id="10219" w:author="Leon Sandler" w:date="2026-09-06T00:00:00Z">
        <w:r>
          <w:t xml:space="preserve"> </w:t>
        </w:r>
      </w:ins>
      <w:ins w:id="10220" w:author="Leon Sandler" w:date="2026-09-06T00:00:00Z">
        <w:r>
          <w:t>to</w:t>
        </w:r>
      </w:ins>
      <w:ins w:id="10221" w:author="Leon Sandler" w:date="2026-09-06T00:00:00Z">
        <w:r>
          <w:t xml:space="preserve"> </w:t>
        </w:r>
      </w:ins>
      <w:ins w:id="10222" w:author="Leon Sandler" w:date="2026-09-06T00:00:00Z">
        <w:r>
          <w:t>human</w:t>
        </w:r>
      </w:ins>
      <w:ins w:id="10223" w:author="Leon Sandler" w:date="2026-09-06T00:00:00Z">
        <w:r>
          <w:t xml:space="preserve"> </w:t>
        </w:r>
      </w:ins>
      <w:ins w:id="10224" w:author="Leon Sandler" w:date="2026-09-06T00:00:00Z">
        <w:r>
          <w:t>or</w:t>
        </w:r>
      </w:ins>
      <w:ins w:id="10225" w:author="Leon Sandler" w:date="2026-09-06T00:00:00Z">
        <w:r>
          <w:t xml:space="preserve"> </w:t>
        </w:r>
      </w:ins>
      <w:ins w:id="10226" w:author="Leon Sandler" w:date="2026-09-06T00:00:00Z">
        <w:r>
          <w:t>technological</w:t>
        </w:r>
      </w:ins>
      <w:ins w:id="10227" w:author="Leon Sandler" w:date="2026-09-06T00:00:00Z">
        <w:r>
          <w:t xml:space="preserve"> </w:t>
        </w:r>
      </w:ins>
      <w:ins w:id="10228" w:author="Leon Sandler" w:date="2026-09-06T00:00:00Z">
        <w:r>
          <w:t>impact.</w:t>
        </w:r>
      </w:ins>
      <w:r>
        <w:t xml:space="preserve"> </w:t>
      </w:r>
      <w:r>
        <w:t>We</w:t>
      </w:r>
      <w:r>
        <w:t xml:space="preserve"> </w:t>
      </w:r>
      <w:r>
        <w:t>propose</w:t>
      </w:r>
      <w:r>
        <w:t xml:space="preserve"> </w:t>
      </w:r>
      <w:r>
        <w:t>HZETRN2020</w:t>
      </w:r>
      <w:r>
        <w:t xml:space="preserve"> </w:t>
      </w:r>
      <w:r>
        <w:t>(Slaba</w:t>
      </w:r>
      <w:r>
        <w:t xml:space="preserve"> </w:t>
      </w:r>
      <w:r>
        <w:t>et</w:t>
      </w:r>
      <w:r>
        <w:t xml:space="preserve"> </w:t>
      </w:r>
      <w:r>
        <w:t>al.,</w:t>
      </w:r>
      <w:r>
        <w:t xml:space="preserve"> </w:t>
      </w:r>
      <w:del w:id="10229" w:author="Leon Sandler" w:date="2026-09-06T00:00:00Z">
        <w:r>
          <w:delText>2020)</w:delText>
        </w:r>
      </w:del>
      <w:ins w:id="10230" w:author="Leon Sandler" w:date="2026-09-06T00:00:00Z">
        <w:r>
          <w:t>2020),</w:t>
        </w:r>
      </w:ins>
      <w:ins w:id="10231" w:author="Leon Sandler" w:date="2026-09-06T00:00:00Z">
        <w:r>
          <w:t xml:space="preserve"> </w:t>
        </w:r>
      </w:ins>
      <w:ins w:id="10232" w:author="Leon Sandler" w:date="2026-09-06T00:00:00Z">
        <w:r>
          <w:t>which</w:t>
        </w:r>
      </w:ins>
      <w:ins w:id="10233" w:author="Leon Sandler" w:date="2026-09-06T00:00:00Z">
        <w:r>
          <w:t xml:space="preserve"> </w:t>
        </w:r>
      </w:ins>
      <w:ins w:id="10234" w:author="Leon Sandler" w:date="2026-09-06T00:00:00Z">
        <w:r>
          <w:t>traces</w:t>
        </w:r>
      </w:ins>
      <w:ins w:id="10235" w:author="Leon Sandler" w:date="2026-09-06T00:00:00Z">
        <w:r>
          <w:t xml:space="preserve"> </w:t>
        </w:r>
      </w:ins>
      <w:ins w:id="10236" w:author="Leon Sandler" w:date="2026-09-06T00:00:00Z">
        <w:r>
          <w:t>its</w:t>
        </w:r>
      </w:ins>
      <w:ins w:id="10237" w:author="Leon Sandler" w:date="2026-09-06T00:00:00Z">
        <w:r>
          <w:t xml:space="preserve"> </w:t>
        </w:r>
      </w:ins>
      <w:ins w:id="10238" w:author="Leon Sandler" w:date="2026-09-06T00:00:00Z">
        <w:r>
          <w:t>lineage</w:t>
        </w:r>
      </w:ins>
      <w:ins w:id="10239" w:author="Leon Sandler" w:date="2026-09-06T00:00:00Z">
        <w:r>
          <w:t xml:space="preserve"> </w:t>
        </w:r>
      </w:ins>
      <w:ins w:id="10240" w:author="Leon Sandler" w:date="2026-09-06T00:00:00Z">
        <w:r>
          <w:t>to</w:t>
        </w:r>
      </w:ins>
      <w:ins w:id="10241" w:author="Leon Sandler" w:date="2026-09-06T00:00:00Z">
        <w:r>
          <w:t xml:space="preserve"> </w:t>
        </w:r>
      </w:ins>
      <w:ins w:id="10242" w:author="Leon Sandler" w:date="2026-09-06T00:00:00Z">
        <w:r>
          <w:t>the</w:t>
        </w:r>
      </w:ins>
      <w:ins w:id="10243" w:author="Leon Sandler" w:date="2026-09-06T00:00:00Z">
        <w:r>
          <w:t xml:space="preserve"> </w:t>
        </w:r>
      </w:ins>
      <w:ins w:id="10244" w:author="Leon Sandler" w:date="2026-09-06T00:00:00Z">
        <w:r>
          <w:t>original</w:t>
        </w:r>
      </w:ins>
      <w:ins w:id="10245" w:author="Leon Sandler" w:date="2026-09-06T00:00:00Z">
        <w:r>
          <w:t xml:space="preserve"> </w:t>
        </w:r>
      </w:ins>
      <w:ins w:id="10246" w:author="Leon Sandler" w:date="2026-09-06T00:00:00Z">
        <w:r>
          <w:t>HZETRN</w:t>
        </w:r>
      </w:ins>
      <w:ins w:id="10247" w:author="Leon Sandler" w:date="2026-09-06T00:00:00Z">
        <w:r>
          <w:t xml:space="preserve"> </w:t>
        </w:r>
      </w:ins>
      <w:ins w:id="10248" w:author="Leon Sandler" w:date="2026-09-06T00:00:00Z">
        <w:r>
          <w:t>deterministic</w:t>
        </w:r>
      </w:ins>
      <w:ins w:id="10249" w:author="Leon Sandler" w:date="2026-09-06T00:00:00Z">
        <w:r>
          <w:t xml:space="preserve"> </w:t>
        </w:r>
      </w:ins>
      <w:ins w:id="10250" w:author="Leon Sandler" w:date="2026-09-06T00:00:00Z">
        <w:r>
          <w:t>transport</w:t>
        </w:r>
      </w:ins>
      <w:ins w:id="10251" w:author="Leon Sandler" w:date="2026-09-06T00:00:00Z">
        <w:r>
          <w:t xml:space="preserve"> </w:t>
        </w:r>
      </w:ins>
      <w:ins w:id="10252" w:author="Leon Sandler" w:date="2026-09-06T00:00:00Z">
        <w:r>
          <w:t>formalism</w:t>
        </w:r>
      </w:ins>
      <w:ins w:id="10253" w:author="Leon Sandler" w:date="2026-09-06T00:00:00Z">
        <w:r>
          <w:t xml:space="preserve"> </w:t>
        </w:r>
      </w:ins>
      <w:ins w:id="10254" w:author="Leon Sandler" w:date="2026-09-06T00:00:00Z">
        <w:r>
          <w:t>developed</w:t>
        </w:r>
      </w:ins>
      <w:ins w:id="10255" w:author="Leon Sandler" w:date="2026-09-06T00:00:00Z">
        <w:r>
          <w:t xml:space="preserve"> </w:t>
        </w:r>
      </w:ins>
      <w:ins w:id="10256" w:author="Leon Sandler" w:date="2026-09-06T00:00:00Z">
        <w:r>
          <w:t>for</w:t>
        </w:r>
      </w:ins>
      <w:ins w:id="10257" w:author="Leon Sandler" w:date="2026-09-06T00:00:00Z">
        <w:r>
          <w:t xml:space="preserve"> </w:t>
        </w:r>
      </w:ins>
      <w:ins w:id="10258" w:author="Leon Sandler" w:date="2026-09-06T00:00:00Z">
        <w:r>
          <w:t>space</w:t>
        </w:r>
      </w:ins>
      <w:ins w:id="10259" w:author="Leon Sandler" w:date="2026-09-06T00:00:00Z">
        <w:r>
          <w:t xml:space="preserve"> </w:t>
        </w:r>
      </w:ins>
      <w:ins w:id="10260" w:author="Leon Sandler" w:date="2026-09-06T00:00:00Z">
        <w:r>
          <w:t>radiation</w:t>
        </w:r>
      </w:ins>
      <w:ins w:id="10261" w:author="Leon Sandler" w:date="2026-09-06T00:00:00Z">
        <w:r>
          <w:t xml:space="preserve"> </w:t>
        </w:r>
      </w:ins>
      <w:ins w:id="10262" w:author="Leon Sandler" w:date="2026-09-06T00:00:00Z">
        <w:r>
          <w:t>shielding</w:t>
        </w:r>
      </w:ins>
      <w:ins w:id="10263" w:author="Leon Sandler" w:date="2026-09-06T00:00:00Z">
        <w:r>
          <w:t xml:space="preserve"> </w:t>
        </w:r>
      </w:ins>
      <w:ins w:id="10264" w:author="Leon Sandler" w:date="2026-09-06T00:00:00Z">
        <w:r>
          <w:t>analysis</w:t>
        </w:r>
      </w:ins>
      <w:ins w:id="10265" w:author="Leon Sandler" w:date="2026-09-06T00:00:00Z">
        <w:r>
          <w:t xml:space="preserve"> </w:t>
        </w:r>
      </w:ins>
      <w:ins w:id="10266" w:author="Leon Sandler" w:date="2026-09-06T00:00:00Z">
        <w:r>
          <w:t>(Wilson</w:t>
        </w:r>
      </w:ins>
      <w:ins w:id="10267" w:author="Leon Sandler" w:date="2026-09-06T00:00:00Z">
        <w:r>
          <w:t xml:space="preserve"> </w:t>
        </w:r>
      </w:ins>
      <w:ins w:id="10268" w:author="Leon Sandler" w:date="2026-09-06T00:00:00Z">
        <w:r>
          <w:t>et</w:t>
        </w:r>
      </w:ins>
      <w:ins w:id="10269" w:author="Leon Sandler" w:date="2026-09-06T00:00:00Z">
        <w:r>
          <w:t xml:space="preserve"> </w:t>
        </w:r>
      </w:ins>
      <w:ins w:id="10270" w:author="Leon Sandler" w:date="2026-09-06T00:00:00Z">
        <w:r>
          <w:t>al.,</w:t>
        </w:r>
      </w:ins>
      <w:ins w:id="10271" w:author="Leon Sandler" w:date="2026-09-06T00:00:00Z">
        <w:r>
          <w:t xml:space="preserve"> </w:t>
        </w:r>
      </w:ins>
      <w:ins w:id="10272" w:author="Leon Sandler" w:date="2026-09-06T00:00:00Z">
        <w:r>
          <w:t>1991),</w:t>
        </w:r>
      </w:ins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primary</w:t>
      </w:r>
      <w:r>
        <w:t xml:space="preserve"> </w:t>
      </w:r>
      <w:r>
        <w:t>candidate,</w:t>
      </w:r>
      <w:r>
        <w:t xml:space="preserve"> </w:t>
      </w:r>
      <w:r>
        <w:t>since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deterministic</w:t>
      </w:r>
      <w:r>
        <w:t xml:space="preserve"> </w:t>
      </w:r>
      <w:r>
        <w:t>transport</w:t>
      </w:r>
      <w:r>
        <w:t xml:space="preserve"> </w:t>
      </w:r>
      <w:r>
        <w:t>code</w:t>
      </w:r>
      <w:r>
        <w:t xml:space="preserve"> </w:t>
      </w:r>
      <w:r>
        <w:t>purpose-built</w:t>
      </w:r>
      <w:r>
        <w:t xml:space="preserve"> </w:t>
      </w:r>
      <w:r>
        <w:t>for</w:t>
      </w:r>
      <w:r>
        <w:t xml:space="preserve"> </w:t>
      </w:r>
      <w:r>
        <w:t>solar-particle-event</w:t>
      </w:r>
      <w:r>
        <w:t xml:space="preserve"> </w:t>
      </w:r>
      <w:r>
        <w:t>and</w:t>
      </w:r>
      <w:r>
        <w:t xml:space="preserve"> </w:t>
      </w:r>
      <w:del w:id="10273" w:author="Leon Sandler" w:date="2026-09-06T00:00:00Z">
        <w:r>
          <w:delText>GCR</w:delText>
        </w:r>
      </w:del>
      <w:ins w:id="10274" w:author="Leon Sandler" w:date="2026-09-06T00:00:00Z">
        <w:r>
          <w:t>galactic-cosmic-ray</w:t>
        </w:r>
      </w:ins>
      <w:r>
        <w:t xml:space="preserve"> </w:t>
      </w:r>
      <w:r>
        <w:t>environments</w:t>
      </w:r>
      <w:r>
        <w:t xml:space="preserve"> </w:t>
      </w:r>
      <w:r>
        <w:t>with</w:t>
      </w:r>
      <w:r>
        <w:t xml:space="preserve"> </w:t>
      </w:r>
      <w:r>
        <w:t>user-defined</w:t>
      </w:r>
      <w:r>
        <w:t xml:space="preserve"> </w:t>
      </w:r>
      <w:r>
        <w:t>incident</w:t>
      </w:r>
      <w:r>
        <w:t xml:space="preserve"> </w:t>
      </w:r>
      <w:r>
        <w:t>spectra,</w:t>
      </w:r>
      <w:r>
        <w:t xml:space="preserve"> </w:t>
      </w:r>
      <w:r>
        <w:t>arbitrary</w:t>
      </w:r>
      <w:r>
        <w:t xml:space="preserve"> </w:t>
      </w:r>
      <w:r>
        <w:t>shielding</w:t>
      </w:r>
      <w:r>
        <w:t xml:space="preserve"> </w:t>
      </w:r>
      <w:r>
        <w:t>materials,</w:t>
      </w:r>
      <w:r>
        <w:t xml:space="preserve"> </w:t>
      </w:r>
      <w:r>
        <w:t>and</w:t>
      </w:r>
      <w:r>
        <w:t xml:space="preserve"> </w:t>
      </w:r>
      <w:r>
        <w:t>layered</w:t>
      </w:r>
      <w:r>
        <w:t xml:space="preserve"> </w:t>
      </w:r>
      <w:r>
        <w:t>or</w:t>
      </w:r>
      <w:r>
        <w:t xml:space="preserve"> </w:t>
      </w:r>
      <w:del w:id="10275" w:author="Leon Sandler" w:date="2026-09-06T00:00:00Z">
        <w:r>
          <w:delText>3-D</w:delText>
        </w:r>
      </w:del>
      <w:ins w:id="10276" w:author="Leon Sandler" w:date="2026-09-06T00:00:00Z">
        <w:r>
          <w:t>three-dimensional</w:t>
        </w:r>
      </w:ins>
      <w:r>
        <w:t xml:space="preserve"> </w:t>
      </w:r>
      <w:del w:id="10277" w:author="Leon Sandler" w:date="2026-09-06T00:00:00Z">
        <w:r>
          <w:delText>geometry;</w:delText>
        </w:r>
      </w:del>
      <w:ins w:id="10278" w:author="Leon Sandler" w:date="2026-09-06T00:00:00Z">
        <w:r>
          <w:t>geometry,</w:t>
        </w:r>
      </w:ins>
      <w:ins w:id="10279" w:author="Leon Sandler" w:date="2026-09-06T00:00:00Z">
        <w:r>
          <w:t xml:space="preserve"> </w:t>
        </w:r>
      </w:ins>
      <w:ins w:id="10280" w:author="Leon Sandler" w:date="2026-09-06T00:00:00Z">
        <w:r>
          <w:t>and</w:t>
        </w:r>
      </w:ins>
      <w:ins w:id="10281" w:author="Leon Sandler" w:date="2026-09-06T00:00:00Z">
        <w:r>
          <w:t xml:space="preserve"> </w:t>
        </w:r>
      </w:ins>
      <w:ins w:id="10282" w:author="Leon Sandler" w:date="2026-09-06T00:00:00Z">
        <w:r>
          <w:t>is</w:t>
        </w:r>
      </w:ins>
      <w:ins w:id="10283" w:author="Leon Sandler" w:date="2026-09-06T00:00:00Z">
        <w:r>
          <w:t xml:space="preserve"> </w:t>
        </w:r>
      </w:ins>
      <w:ins w:id="10284" w:author="Leon Sandler" w:date="2026-09-06T00:00:00Z">
        <w:r>
          <w:t>the</w:t>
        </w:r>
      </w:ins>
      <w:ins w:id="10285" w:author="Leon Sandler" w:date="2026-09-06T00:00:00Z">
        <w:r>
          <w:t xml:space="preserve"> </w:t>
        </w:r>
      </w:ins>
      <w:ins w:id="10286" w:author="Leon Sandler" w:date="2026-09-06T00:00:00Z">
        <w:r>
          <w:t>transport</w:t>
        </w:r>
      </w:ins>
      <w:ins w:id="10287" w:author="Leon Sandler" w:date="2026-09-06T00:00:00Z">
        <w:r>
          <w:t xml:space="preserve"> </w:t>
        </w:r>
      </w:ins>
      <w:ins w:id="10288" w:author="Leon Sandler" w:date="2026-09-06T00:00:00Z">
        <w:r>
          <w:t>code</w:t>
        </w:r>
      </w:ins>
      <w:ins w:id="10289" w:author="Leon Sandler" w:date="2026-09-06T00:00:00Z">
        <w:r>
          <w:t xml:space="preserve"> </w:t>
        </w:r>
      </w:ins>
      <w:ins w:id="10290" w:author="Leon Sandler" w:date="2026-09-06T00:00:00Z">
        <w:r>
          <w:t>used</w:t>
        </w:r>
      </w:ins>
      <w:ins w:id="10291" w:author="Leon Sandler" w:date="2026-09-06T00:00:00Z">
        <w:r>
          <w:t xml:space="preserve"> </w:t>
        </w:r>
      </w:ins>
      <w:ins w:id="10292" w:author="Leon Sandler" w:date="2026-09-06T00:00:00Z">
        <w:r>
          <w:t>in</w:t>
        </w:r>
      </w:ins>
      <w:ins w:id="10293" w:author="Leon Sandler" w:date="2026-09-06T00:00:00Z">
        <w:r>
          <w:t xml:space="preserve"> </w:t>
        </w:r>
      </w:ins>
      <w:ins w:id="10294" w:author="Leon Sandler" w:date="2026-09-06T00:00:00Z">
        <w:r>
          <w:t>the</w:t>
        </w:r>
      </w:ins>
      <w:ins w:id="10295" w:author="Leon Sandler" w:date="2026-09-06T00:00:00Z">
        <w:r>
          <w:t xml:space="preserve"> </w:t>
        </w:r>
      </w:ins>
      <w:ins w:id="10296" w:author="Leon Sandler" w:date="2026-09-06T00:00:00Z">
        <w:r>
          <w:t>AstroRad/MARE</w:t>
        </w:r>
      </w:ins>
      <w:ins w:id="10297" w:author="Leon Sandler" w:date="2026-09-06T00:00:00Z">
        <w:r>
          <w:t xml:space="preserve"> </w:t>
        </w:r>
      </w:ins>
      <w:ins w:id="10298" w:author="Leon Sandler" w:date="2026-09-06T00:00:00Z">
        <w:r>
          <w:t>dose</w:t>
        </w:r>
      </w:ins>
      <w:ins w:id="10299" w:author="Leon Sandler" w:date="2026-09-06T00:00:00Z">
        <w:r>
          <w:t xml:space="preserve"> </w:t>
        </w:r>
      </w:ins>
      <w:ins w:id="10300" w:author="Leon Sandler" w:date="2026-09-06T00:00:00Z">
        <w:r>
          <w:t>analysis</w:t>
        </w:r>
      </w:ins>
      <w:ins w:id="10301" w:author="Leon Sandler" w:date="2026-09-06T00:00:00Z">
        <w:r>
          <w:t xml:space="preserve"> </w:t>
        </w:r>
      </w:ins>
      <w:ins w:id="10302" w:author="Leon Sandler" w:date="2026-09-06T00:00:00Z">
        <w:r>
          <w:t>referenced</w:t>
        </w:r>
      </w:ins>
      <w:ins w:id="10303" w:author="Leon Sandler" w:date="2026-09-06T00:00:00Z">
        <w:r>
          <w:t xml:space="preserve"> </w:t>
        </w:r>
      </w:ins>
      <w:ins w:id="10304" w:author="Leon Sandler" w:date="2026-09-06T00:00:00Z">
        <w:r>
          <w:t>in</w:t>
        </w:r>
      </w:ins>
      <w:ins w:id="10305" w:author="Leon Sandler" w:date="2026-09-06T00:00:00Z">
        <w:r>
          <w:t xml:space="preserve"> </w:t>
        </w:r>
      </w:ins>
      <w:ins w:id="10306" w:author="Leon Sandler" w:date="2026-09-06T00:00:00Z">
        <w:r>
          <w:t>Section</w:t>
        </w:r>
      </w:ins>
      <w:ins w:id="10307" w:author="Leon Sandler" w:date="2026-09-06T00:00:00Z">
        <w:r>
          <w:t xml:space="preserve"> </w:t>
        </w:r>
      </w:ins>
      <w:ins w:id="10308" w:author="Leon Sandler" w:date="2026-09-06T00:00:00Z">
        <w:r>
          <w:t>10.3,</w:t>
        </w:r>
      </w:ins>
      <w:ins w:id="10309" w:author="Leon Sandler" w:date="2026-09-06T00:00:00Z">
        <w:r>
          <w:t xml:space="preserve"> </w:t>
        </w:r>
      </w:ins>
      <w:ins w:id="10310" w:author="Leon Sandler" w:date="2026-09-06T00:00:00Z">
        <w:r>
          <w:t>which</w:t>
        </w:r>
      </w:ins>
      <w:ins w:id="10311" w:author="Leon Sandler" w:date="2026-09-06T00:00:00Z">
        <w:r>
          <w:t xml:space="preserve"> </w:t>
        </w:r>
      </w:ins>
      <w:ins w:id="10312" w:author="Leon Sandler" w:date="2026-09-06T00:00:00Z">
        <w:r>
          <w:t>allows</w:t>
        </w:r>
      </w:ins>
      <w:ins w:id="10313" w:author="Leon Sandler" w:date="2026-09-06T00:00:00Z">
        <w:r>
          <w:t xml:space="preserve"> </w:t>
        </w:r>
      </w:ins>
      <w:ins w:id="10314" w:author="Leon Sandler" w:date="2026-09-06T00:00:00Z">
        <w:r>
          <w:t>for</w:t>
        </w:r>
      </w:ins>
      <w:ins w:id="10315" w:author="Leon Sandler" w:date="2026-09-06T00:00:00Z">
        <w:r>
          <w:t xml:space="preserve"> </w:t>
        </w:r>
      </w:ins>
      <w:ins w:id="10316" w:author="Leon Sandler" w:date="2026-09-06T00:00:00Z">
        <w:r>
          <w:t>a</w:t>
        </w:r>
      </w:ins>
      <w:ins w:id="10317" w:author="Leon Sandler" w:date="2026-09-06T00:00:00Z">
        <w:r>
          <w:t xml:space="preserve"> </w:t>
        </w:r>
      </w:ins>
      <w:ins w:id="10318" w:author="Leon Sandler" w:date="2026-09-06T00:00:00Z">
        <w:r>
          <w:t>directly</w:t>
        </w:r>
      </w:ins>
      <w:ins w:id="10319" w:author="Leon Sandler" w:date="2026-09-06T00:00:00Z">
        <w:r>
          <w:t xml:space="preserve"> </w:t>
        </w:r>
      </w:ins>
      <w:ins w:id="10320" w:author="Leon Sandler" w:date="2026-09-06T00:00:00Z">
        <w:r>
          <w:t>comparable</w:t>
        </w:r>
      </w:ins>
      <w:ins w:id="10321" w:author="Leon Sandler" w:date="2026-09-06T00:00:00Z">
        <w:r>
          <w:t xml:space="preserve"> </w:t>
        </w:r>
      </w:ins>
      <w:ins w:id="10322" w:author="Leon Sandler" w:date="2026-09-06T00:00:00Z">
        <w:r>
          <w:t>dose-reduction</w:t>
        </w:r>
      </w:ins>
      <w:ins w:id="10323" w:author="Leon Sandler" w:date="2026-09-06T00:00:00Z">
        <w:r>
          <w:t xml:space="preserve"> </w:t>
        </w:r>
      </w:ins>
      <w:ins w:id="10324" w:author="Leon Sandler" w:date="2026-09-06T00:00:00Z">
        <w:r>
          <w:t>figure.</w:t>
        </w:r>
      </w:ins>
      <w:r>
        <w:t xml:space="preserve"> </w:t>
      </w:r>
      <w:r>
        <w:t>Geant4</w:t>
      </w:r>
      <w:r>
        <w:t xml:space="preserve"> </w:t>
      </w:r>
      <w:r>
        <w:t>(Agostinelli</w:t>
      </w:r>
      <w:r>
        <w:t xml:space="preserve"> </w:t>
      </w:r>
      <w:r>
        <w:t>et</w:t>
      </w:r>
      <w:r>
        <w:t xml:space="preserve"> </w:t>
      </w:r>
      <w:r>
        <w:t>al.,</w:t>
      </w:r>
      <w:r>
        <w:t xml:space="preserve"> </w:t>
      </w:r>
      <w:r>
        <w:t>2003)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appropriate</w:t>
      </w:r>
      <w:r>
        <w:t xml:space="preserve"> </w:t>
      </w:r>
      <w:r>
        <w:t>alternative</w:t>
      </w:r>
      <w:r>
        <w:t xml:space="preserve"> </w:t>
      </w:r>
      <w:r>
        <w:t>where</w:t>
      </w:r>
      <w:r>
        <w:t xml:space="preserve"> </w:t>
      </w:r>
      <w:r>
        <w:t>explicit</w:t>
      </w:r>
      <w:r>
        <w:t xml:space="preserve"> </w:t>
      </w:r>
      <w:ins w:id="10325" w:author="Leon Sandler" w:date="2026-09-06T00:00:00Z">
        <w:r>
          <w:t>Monte</w:t>
        </w:r>
      </w:ins>
      <w:ins w:id="10326" w:author="Leon Sandler" w:date="2026-09-06T00:00:00Z">
        <w:r>
          <w:t xml:space="preserve"> </w:t>
        </w:r>
      </w:ins>
      <w:ins w:id="10327" w:author="Leon Sandler" w:date="2026-09-06T00:00:00Z">
        <w:r>
          <w:t>Carlo</w:t>
        </w:r>
      </w:ins>
      <w:ins w:id="10328" w:author="Leon Sandler" w:date="2026-09-06T00:00:00Z">
        <w:r>
          <w:t xml:space="preserve"> </w:t>
        </w:r>
      </w:ins>
      <w:r>
        <w:t>secondary-particle</w:t>
      </w:r>
      <w:r>
        <w:t xml:space="preserve"> </w:t>
      </w:r>
      <w:r>
        <w:t>tracking</w:t>
      </w:r>
      <w:r>
        <w:t xml:space="preserve"> </w:t>
      </w:r>
      <w:r>
        <w:t>and</w:t>
      </w:r>
      <w:r>
        <w:t xml:space="preserve"> </w:t>
      </w:r>
      <w:r>
        <w:t>arbitrary</w:t>
      </w:r>
      <w:r>
        <w:t xml:space="preserve"> </w:t>
      </w:r>
      <w:r>
        <w:t>target</w:t>
      </w:r>
      <w:r>
        <w:t xml:space="preserve"> </w:t>
      </w:r>
      <w:r>
        <w:t>geometry</w:t>
      </w:r>
      <w:r>
        <w:t xml:space="preserve"> </w:t>
      </w:r>
      <w:r>
        <w:t>are</w:t>
      </w:r>
      <w:r>
        <w:t xml:space="preserve"> </w:t>
      </w:r>
      <w:del w:id="10329" w:author="Leon Sandler" w:date="2026-09-06T00:00:00Z">
        <w:r>
          <w:delText>required.</w:delText>
        </w:r>
      </w:del>
      <w:ins w:id="10330" w:author="Leon Sandler" w:date="2026-09-06T00:00:00Z">
        <w:r>
          <w:t>required,</w:t>
        </w:r>
      </w:ins>
      <w:r>
        <w:t xml:space="preserve"> </w:t>
      </w:r>
      <w:ins w:id="10331" w:author="Leon Sandler" w:date="2026-09-06T00:00:00Z">
        <w:r>
          <w:t>at</w:t>
        </w:r>
      </w:ins>
      <w:ins w:id="10332" w:author="Leon Sandler" w:date="2026-09-06T00:00:00Z">
        <w:r>
          <w:t xml:space="preserve"> </w:t>
        </w:r>
      </w:ins>
      <w:ins w:id="10333" w:author="Leon Sandler" w:date="2026-09-06T00:00:00Z">
        <w:r>
          <w:t>correspondingly</w:t>
        </w:r>
      </w:ins>
      <w:ins w:id="10334" w:author="Leon Sandler" w:date="2026-09-06T00:00:00Z">
        <w:r>
          <w:t xml:space="preserve"> </w:t>
        </w:r>
      </w:ins>
      <w:ins w:id="10335" w:author="Leon Sandler" w:date="2026-09-06T00:00:00Z">
        <w:r>
          <w:t>greater</w:t>
        </w:r>
      </w:ins>
      <w:ins w:id="10336" w:author="Leon Sandler" w:date="2026-09-06T00:00:00Z">
        <w:r>
          <w:t xml:space="preserve"> </w:t>
        </w:r>
      </w:ins>
      <w:ins w:id="10337" w:author="Leon Sandler" w:date="2026-09-06T00:00:00Z">
        <w:r>
          <w:t>computational</w:t>
        </w:r>
      </w:ins>
      <w:ins w:id="10338" w:author="Leon Sandler" w:date="2026-09-06T00:00:00Z">
        <w:r>
          <w:t xml:space="preserve"> </w:t>
        </w:r>
      </w:ins>
      <w:ins w:id="10339" w:author="Leon Sandler" w:date="2026-09-06T00:00:00Z">
        <w:r>
          <w:t>cost.</w:t>
        </w:r>
      </w:ins>
    </w:p>
    <w:p>
      <w:r>
        <w:t>The</w:t>
      </w:r>
      <w:r>
        <w:t xml:space="preserve"> </w:t>
      </w:r>
      <w:r>
        <w:t>proposed</w:t>
      </w:r>
      <w:r>
        <w:t xml:space="preserve"> </w:t>
      </w:r>
      <w:r>
        <w:t>calculation</w:t>
      </w:r>
      <w:r>
        <w:t xml:space="preserve"> </w:t>
      </w:r>
      <w:r>
        <w:t>chain</w:t>
      </w:r>
      <w:r>
        <w:t xml:space="preserve"> </w:t>
      </w:r>
      <w:r>
        <w:t>is:</w:t>
      </w:r>
      <w:r>
        <w:t xml:space="preserve"> </w:t>
      </w:r>
      <w:r>
        <w:t>(i)</w:t>
      </w:r>
      <w:r>
        <w:t xml:space="preserve"> </w:t>
      </w:r>
      <w:r>
        <w:t>the</w:t>
      </w:r>
      <w:r>
        <w:t xml:space="preserve"> </w:t>
      </w:r>
      <w:r>
        <w:t>incident</w:t>
      </w:r>
      <w:r>
        <w:t xml:space="preserve"> </w:t>
      </w:r>
      <w:r>
        <w:t>SEP</w:t>
      </w:r>
      <w:r>
        <w:t xml:space="preserve"> </w:t>
      </w:r>
      <w:r>
        <w:t>spectrum</w:t>
      </w:r>
      <w:r>
        <w:t xml:space="preserve"> </w:t>
      </w:r>
      <w:r>
        <w:t>J(E)</w:t>
      </w:r>
      <w:r>
        <w:t xml:space="preserve"> </w:t>
      </w:r>
      <w:r>
        <w:t>used</w:t>
      </w:r>
      <w:r>
        <w:t xml:space="preserve"> </w:t>
      </w:r>
      <w:r>
        <w:t>throughout</w:t>
      </w:r>
      <w:r>
        <w:t xml:space="preserve"> </w:t>
      </w:r>
      <w:r>
        <w:t>this</w:t>
      </w:r>
      <w:r>
        <w:t xml:space="preserve"> </w:t>
      </w:r>
      <w:del w:id="10340" w:author="Leon Sandler" w:date="2026-09-06T00:00:00Z">
        <w:r>
          <w:delText>work;</w:delText>
        </w:r>
      </w:del>
      <w:ins w:id="10341" w:author="Leon Sandler" w:date="2026-09-06T00:00:00Z">
        <w:r>
          <w:t>work,</w:t>
        </w:r>
      </w:ins>
      <w:ins w:id="10342" w:author="Leon Sandler" w:date="2026-09-06T00:00:00Z">
        <w:r>
          <w:t xml:space="preserve"> </w:t>
        </w:r>
      </w:ins>
      <w:ins w:id="10343" w:author="Leon Sandler" w:date="2026-09-06T00:00:00Z">
        <w:r>
          <w:t>together</w:t>
        </w:r>
      </w:ins>
      <w:ins w:id="10344" w:author="Leon Sandler" w:date="2026-09-06T00:00:00Z">
        <w:r>
          <w:t xml:space="preserve"> </w:t>
        </w:r>
      </w:ins>
      <w:ins w:id="10345" w:author="Leon Sandler" w:date="2026-09-06T00:00:00Z">
        <w:r>
          <w:t>with</w:t>
        </w:r>
      </w:ins>
      <w:ins w:id="10346" w:author="Leon Sandler" w:date="2026-09-06T00:00:00Z">
        <w:r>
          <w:t xml:space="preserve"> </w:t>
        </w:r>
      </w:ins>
      <w:ins w:id="10347" w:author="Leon Sandler" w:date="2026-09-06T00:00:00Z">
        <w:r>
          <w:t>one</w:t>
        </w:r>
      </w:ins>
      <w:ins w:id="10348" w:author="Leon Sandler" w:date="2026-09-06T00:00:00Z">
        <w:r>
          <w:t xml:space="preserve"> </w:t>
        </w:r>
      </w:ins>
      <w:ins w:id="10349" w:author="Leon Sandler" w:date="2026-09-06T00:00:00Z">
        <w:r>
          <w:t>or</w:t>
        </w:r>
      </w:ins>
      <w:ins w:id="10350" w:author="Leon Sandler" w:date="2026-09-06T00:00:00Z">
        <w:r>
          <w:t xml:space="preserve"> </w:t>
        </w:r>
      </w:ins>
      <w:ins w:id="10351" w:author="Leon Sandler" w:date="2026-09-06T00:00:00Z">
        <w:r>
          <w:t>more</w:t>
        </w:r>
      </w:ins>
      <w:ins w:id="10352" w:author="Leon Sandler" w:date="2026-09-06T00:00:00Z">
        <w:r>
          <w:t xml:space="preserve"> </w:t>
        </w:r>
      </w:ins>
      <w:ins w:id="10353" w:author="Leon Sandler" w:date="2026-09-06T00:00:00Z">
        <w:r>
          <w:t>historical</w:t>
        </w:r>
      </w:ins>
      <w:ins w:id="10354" w:author="Leon Sandler" w:date="2026-09-06T00:00:00Z">
        <w:r>
          <w:t xml:space="preserve"> </w:t>
        </w:r>
      </w:ins>
      <w:ins w:id="10355" w:author="Leon Sandler" w:date="2026-09-06T00:00:00Z">
        <w:r>
          <w:t>design-reference</w:t>
        </w:r>
      </w:ins>
      <w:ins w:id="10356" w:author="Leon Sandler" w:date="2026-09-06T00:00:00Z">
        <w:r>
          <w:t xml:space="preserve"> </w:t>
        </w:r>
      </w:ins>
      <w:ins w:id="10357" w:author="Leon Sandler" w:date="2026-09-06T00:00:00Z">
        <w:r>
          <w:t>spectra</w:t>
        </w:r>
      </w:ins>
      <w:ins w:id="10358" w:author="Leon Sandler" w:date="2026-09-06T00:00:00Z">
        <w:r>
          <w:t xml:space="preserve"> </w:t>
        </w:r>
      </w:ins>
      <w:ins w:id="10359" w:author="Leon Sandler" w:date="2026-09-06T00:00:00Z">
        <w:r>
          <w:t>such</w:t>
        </w:r>
      </w:ins>
      <w:ins w:id="10360" w:author="Leon Sandler" w:date="2026-09-06T00:00:00Z">
        <w:r>
          <w:t xml:space="preserve"> </w:t>
        </w:r>
      </w:ins>
      <w:ins w:id="10361" w:author="Leon Sandler" w:date="2026-09-06T00:00:00Z">
        <w:r>
          <w:t>as</w:t>
        </w:r>
      </w:ins>
      <w:ins w:id="10362" w:author="Leon Sandler" w:date="2026-09-06T00:00:00Z">
        <w:r>
          <w:t xml:space="preserve"> </w:t>
        </w:r>
      </w:ins>
      <w:ins w:id="10363" w:author="Leon Sandler" w:date="2026-09-06T00:00:00Z">
        <w:r>
          <w:t>the</w:t>
        </w:r>
      </w:ins>
      <w:ins w:id="10364" w:author="Leon Sandler" w:date="2026-09-06T00:00:00Z">
        <w:r>
          <w:t xml:space="preserve"> </w:t>
        </w:r>
      </w:ins>
      <w:ins w:id="10365" w:author="Leon Sandler" w:date="2026-09-06T00:00:00Z">
        <w:r>
          <w:t>October</w:t>
        </w:r>
      </w:ins>
      <w:ins w:id="10366" w:author="Leon Sandler" w:date="2026-09-06T00:00:00Z">
        <w:r>
          <w:t xml:space="preserve"> </w:t>
        </w:r>
      </w:ins>
      <w:ins w:id="10367" w:author="Leon Sandler" w:date="2026-09-06T00:00:00Z">
        <w:r>
          <w:t>1989</w:t>
        </w:r>
      </w:ins>
      <w:ins w:id="10368" w:author="Leon Sandler" w:date="2026-09-06T00:00:00Z">
        <w:r>
          <w:t xml:space="preserve"> </w:t>
        </w:r>
      </w:ins>
      <w:ins w:id="10369" w:author="Leon Sandler" w:date="2026-09-06T00:00:00Z">
        <w:r>
          <w:t>event</w:t>
        </w:r>
      </w:ins>
      <w:ins w:id="10370" w:author="Leon Sandler" w:date="2026-09-06T00:00:00Z">
        <w:r>
          <w:t xml:space="preserve"> </w:t>
        </w:r>
      </w:ins>
      <w:ins w:id="10371" w:author="Leon Sandler" w:date="2026-09-06T00:00:00Z">
        <w:r>
          <w:t>series</w:t>
        </w:r>
      </w:ins>
      <w:ins w:id="10372" w:author="Leon Sandler" w:date="2026-09-06T00:00:00Z">
        <w:r>
          <w:t xml:space="preserve"> </w:t>
        </w:r>
      </w:ins>
      <w:ins w:id="10373" w:author="Leon Sandler" w:date="2026-09-06T00:00:00Z">
        <w:r>
          <w:t>used</w:t>
        </w:r>
      </w:ins>
      <w:ins w:id="10374" w:author="Leon Sandler" w:date="2026-09-06T00:00:00Z">
        <w:r>
          <w:t xml:space="preserve"> </w:t>
        </w:r>
      </w:ins>
      <w:ins w:id="10375" w:author="Leon Sandler" w:date="2026-09-06T00:00:00Z">
        <w:r>
          <w:t>in</w:t>
        </w:r>
      </w:ins>
      <w:ins w:id="10376" w:author="Leon Sandler" w:date="2026-09-06T00:00:00Z">
        <w:r>
          <w:t xml:space="preserve"> </w:t>
        </w:r>
      </w:ins>
      <w:ins w:id="10377" w:author="Leon Sandler" w:date="2026-09-06T00:00:00Z">
        <w:r>
          <w:t>NASA's</w:t>
        </w:r>
      </w:ins>
      <w:ins w:id="10378" w:author="Leon Sandler" w:date="2026-09-06T00:00:00Z">
        <w:r>
          <w:t xml:space="preserve"> </w:t>
        </w:r>
      </w:ins>
      <w:ins w:id="10379" w:author="Leon Sandler" w:date="2026-09-06T00:00:00Z">
        <w:r>
          <w:t>own</w:t>
        </w:r>
      </w:ins>
      <w:ins w:id="10380" w:author="Leon Sandler" w:date="2026-09-06T00:00:00Z">
        <w:r>
          <w:t xml:space="preserve"> </w:t>
        </w:r>
      </w:ins>
      <w:ins w:id="10381" w:author="Leon Sandler" w:date="2026-09-06T00:00:00Z">
        <w:r>
          <w:t>SPE</w:t>
        </w:r>
      </w:ins>
      <w:ins w:id="10382" w:author="Leon Sandler" w:date="2026-09-06T00:00:00Z">
        <w:r>
          <w:t xml:space="preserve"> </w:t>
        </w:r>
      </w:ins>
      <w:ins w:id="10383" w:author="Leon Sandler" w:date="2026-09-06T00:00:00Z">
        <w:r>
          <w:t>habitat</w:t>
        </w:r>
      </w:ins>
      <w:ins w:id="10384" w:author="Leon Sandler" w:date="2026-09-06T00:00:00Z">
        <w:r>
          <w:t xml:space="preserve"> </w:t>
        </w:r>
      </w:ins>
      <w:ins w:id="10385" w:author="Leon Sandler" w:date="2026-09-06T00:00:00Z">
        <w:r>
          <w:t>design</w:t>
        </w:r>
      </w:ins>
      <w:ins w:id="10386" w:author="Leon Sandler" w:date="2026-09-06T00:00:00Z">
        <w:r>
          <w:t xml:space="preserve"> </w:t>
        </w:r>
      </w:ins>
      <w:ins w:id="10387" w:author="Leon Sandler" w:date="2026-09-06T00:00:00Z">
        <w:r>
          <w:t>guidance;</w:t>
        </w:r>
      </w:ins>
      <w:r>
        <w:t xml:space="preserve"> </w:t>
      </w:r>
      <w:r>
        <w:t>(ii)</w:t>
      </w:r>
      <w:r>
        <w:t xml:space="preserve"> </w:t>
      </w:r>
      <w:r>
        <w:t>the</w:t>
      </w:r>
      <w:r>
        <w:t xml:space="preserve"> </w:t>
      </w:r>
      <w:r>
        <w:t>magnetic</w:t>
      </w:r>
      <w:r>
        <w:t xml:space="preserve"> </w:t>
      </w:r>
      <w:r>
        <w:t>fence's</w:t>
      </w:r>
      <w:r>
        <w:t xml:space="preserve"> </w:t>
      </w:r>
      <w:r>
        <w:t>transmitted</w:t>
      </w:r>
      <w:r>
        <w:t xml:space="preserve"> </w:t>
      </w:r>
      <w:r>
        <w:t>spectrum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Boris-pusher</w:t>
      </w:r>
      <w:r>
        <w:t xml:space="preserve"> </w:t>
      </w:r>
      <w:r>
        <w:t>simulation</w:t>
      </w:r>
      <w:r>
        <w:t xml:space="preserve"> </w:t>
      </w:r>
      <w:r>
        <w:t>of</w:t>
      </w:r>
      <w:r>
        <w:t xml:space="preserve"> </w:t>
      </w:r>
      <w:del w:id="10388" w:author="Leon Sandler" w:date="2026-09-06T00:00:00Z">
        <w:r>
          <w:delText>§3</w:delText>
        </w:r>
      </w:del>
      <w:ins w:id="10389" w:author="Leon Sandler" w:date="2026-09-06T00:00:00Z">
        <w:r>
          <w:t>Section</w:t>
        </w:r>
      </w:ins>
      <w:ins w:id="10390" w:author="Leon Sandler" w:date="2026-09-06T00:00:00Z">
        <w:r>
          <w:t xml:space="preserve"> </w:t>
        </w:r>
      </w:ins>
      <w:ins w:id="10391" w:author="Leon Sandler" w:date="2026-09-06T00:00:00Z">
        <w:r>
          <w:t>4</w:t>
        </w:r>
      </w:ins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intermediate</w:t>
      </w:r>
      <w:r>
        <w:t xml:space="preserve"> </w:t>
      </w:r>
      <w:r>
        <w:t>boundary</w:t>
      </w:r>
      <w:r>
        <w:t xml:space="preserve"> </w:t>
      </w:r>
      <w:r>
        <w:t>condition;</w:t>
      </w:r>
      <w:r>
        <w:t xml:space="preserve"> </w:t>
      </w:r>
      <w:r>
        <w:t>(iii)</w:t>
      </w:r>
      <w:r>
        <w:t xml:space="preserve"> </w:t>
      </w:r>
      <w:r>
        <w:t>transport</w:t>
      </w:r>
      <w:r>
        <w:t xml:space="preserve"> </w:t>
      </w:r>
      <w:r>
        <w:t>through</w:t>
      </w:r>
      <w:r>
        <w:t xml:space="preserve"> </w:t>
      </w:r>
      <w:r>
        <w:t>regolith</w:t>
      </w:r>
      <w:r>
        <w:t xml:space="preserve"> </w:t>
      </w:r>
      <w:r>
        <w:t>slabs</w:t>
      </w:r>
      <w:r>
        <w:t xml:space="preserve"> </w:t>
      </w:r>
      <w:r>
        <w:t>of</w:t>
      </w:r>
      <w:r>
        <w:t xml:space="preserve"> </w:t>
      </w:r>
      <w:r>
        <w:t>0,</w:t>
      </w:r>
      <w:r>
        <w:t xml:space="preserve"> </w:t>
      </w:r>
      <w:r>
        <w:t>1,</w:t>
      </w:r>
      <w:r>
        <w:t xml:space="preserve"> </w:t>
      </w:r>
      <w:r>
        <w:t>2,</w:t>
      </w:r>
      <w:r>
        <w:t xml:space="preserve"> </w:t>
      </w:r>
      <w:r>
        <w:t>5,</w:t>
      </w:r>
      <w:r>
        <w:t xml:space="preserve"> </w:t>
      </w:r>
      <w:r>
        <w:t>and</w:t>
      </w:r>
      <w:r>
        <w:t xml:space="preserve"> </w:t>
      </w:r>
      <w:r>
        <w:t>10</w:t>
      </w:r>
      <w:r>
        <w:t xml:space="preserve"> </w:t>
      </w:r>
      <w:del w:id="10392" w:author="Leon Sandler" w:date="2026-09-06T00:00:00Z">
        <w:r>
          <w:delText>cm</w:delText>
        </w:r>
      </w:del>
      <w:ins w:id="10393" w:author="Leon Sandler" w:date="2026-09-06T00:00:00Z">
        <w:r>
          <w:t>cm,</w:t>
        </w:r>
      </w:ins>
      <w:r>
        <w:t xml:space="preserve"> </w:t>
      </w:r>
      <w:del w:id="10394" w:author="Leon Sandler" w:date="2026-09-06T00:00:00Z">
        <w:r>
          <w:delText>(matching</w:delText>
        </w:r>
      </w:del>
      <w:ins w:id="10395" w:author="Leon Sandler" w:date="2026-09-06T00:00:00Z">
        <w:r>
          <w:t>matching</w:t>
        </w:r>
      </w:ins>
      <w:r>
        <w:t xml:space="preserve"> </w:t>
      </w:r>
      <w:r>
        <w:t>Table</w:t>
      </w:r>
      <w:r>
        <w:t xml:space="preserve"> </w:t>
      </w:r>
      <w:del w:id="10396" w:author="Leon Sandler" w:date="2026-09-06T00:00:00Z">
        <w:r>
          <w:delText>4);</w:delText>
        </w:r>
      </w:del>
      <w:ins w:id="10397" w:author="Leon Sandler" w:date="2026-09-06T00:00:00Z">
        <w:r>
          <w:t>4;</w:t>
        </w:r>
      </w:ins>
      <w:r>
        <w:t xml:space="preserve"> </w:t>
      </w:r>
      <w:r>
        <w:t>(iv)</w:t>
      </w:r>
      <w:r>
        <w:t xml:space="preserve"> </w:t>
      </w:r>
      <w:r>
        <w:t>absorbed</w:t>
      </w:r>
      <w:r>
        <w:t xml:space="preserve"> </w:t>
      </w:r>
      <w:del w:id="10398" w:author="Leon Sandler" w:date="2026-09-06T00:00:00Z">
        <w:r>
          <w:delText>dose</w:delText>
        </w:r>
      </w:del>
      <w:ins w:id="10399" w:author="Leon Sandler" w:date="2026-09-06T00:00:00Z">
        <w:r>
          <w:t>dose,</w:t>
        </w:r>
      </w:ins>
      <w:r>
        <w:t xml:space="preserve"> </w:t>
      </w:r>
      <w:del w:id="10400" w:author="Leon Sandler" w:date="2026-09-06T00:00:00Z">
        <w:r>
          <w:delText>(and,</w:delText>
        </w:r>
      </w:del>
      <w:ins w:id="10401" w:author="Leon Sandler" w:date="2026-09-06T00:00:00Z">
        <w:r>
          <w:t>and,</w:t>
        </w:r>
      </w:ins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appropriate</w:t>
      </w:r>
      <w:r>
        <w:t xml:space="preserve"> </w:t>
      </w:r>
      <w:r>
        <w:t>quality-factor</w:t>
      </w:r>
      <w:r>
        <w:t xml:space="preserve"> </w:t>
      </w:r>
      <w:r>
        <w:t>treatment,</w:t>
      </w:r>
      <w:r>
        <w:t xml:space="preserve"> </w:t>
      </w:r>
      <w:r>
        <w:t>dose</w:t>
      </w:r>
      <w:r>
        <w:t xml:space="preserve"> </w:t>
      </w:r>
      <w:del w:id="10402" w:author="Leon Sandler" w:date="2026-09-06T00:00:00Z">
        <w:r>
          <w:delText>equivalent)</w:delText>
        </w:r>
      </w:del>
      <w:ins w:id="10403" w:author="Leon Sandler" w:date="2026-09-06T00:00:00Z">
        <w:r>
          <w:t>equivalent,</w:t>
        </w:r>
      </w:ins>
      <w:r>
        <w:t xml:space="preserve"> </w:t>
      </w:r>
      <w:r>
        <w:t>scored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tissue-equivalent</w:t>
      </w:r>
      <w:r>
        <w:t xml:space="preserve"> </w:t>
      </w:r>
      <w:r>
        <w:t>target</w:t>
      </w:r>
      <w:r>
        <w:t xml:space="preserve"> </w:t>
      </w:r>
      <w:r>
        <w:t>behind</w:t>
      </w:r>
      <w:r>
        <w:t xml:space="preserve"> </w:t>
      </w:r>
      <w:r>
        <w:t>each</w:t>
      </w:r>
      <w:r>
        <w:t xml:space="preserve"> </w:t>
      </w:r>
      <w:r>
        <w:t>configuration;</w:t>
      </w:r>
      <w:r>
        <w:t xml:space="preserve"> </w:t>
      </w:r>
      <w:r>
        <w:t>repeated</w:t>
      </w:r>
      <w:r>
        <w:t xml:space="preserve"> </w:t>
      </w:r>
      <w:r>
        <w:t>for</w:t>
      </w:r>
      <w:r>
        <w:t xml:space="preserve"> </w:t>
      </w:r>
      <w:r>
        <w:t>all</w:t>
      </w:r>
      <w:r>
        <w:t xml:space="preserve"> </w:t>
      </w:r>
      <w:r>
        <w:t>four</w:t>
      </w:r>
      <w:r>
        <w:t xml:space="preserve"> </w:t>
      </w:r>
      <w:r>
        <w:t>architectures</w:t>
      </w:r>
      <w:r>
        <w:t xml:space="preserve"> </w:t>
      </w:r>
      <w:r>
        <w:t>of</w:t>
      </w:r>
      <w:r>
        <w:t xml:space="preserve"> </w:t>
      </w:r>
      <w:r>
        <w:t>Table</w:t>
      </w:r>
      <w:r>
        <w:t xml:space="preserve"> </w:t>
      </w:r>
      <w:r>
        <w:t>3.</w:t>
      </w:r>
      <w:r>
        <w:t xml:space="preserve"> </w:t>
      </w:r>
      <w:r>
        <w:t>This</w:t>
      </w:r>
      <w:r>
        <w:t xml:space="preserve"> </w:t>
      </w:r>
      <w:ins w:id="10404" w:author="Leon Sandler" w:date="2026-09-06T00:00:00Z">
        <w:r>
          <w:t>calculation</w:t>
        </w:r>
      </w:ins>
      <w:ins w:id="10405" w:author="Leon Sandler" w:date="2026-09-06T00:00:00Z">
        <w:r>
          <w:t xml:space="preserve"> </w:t>
        </w:r>
      </w:ins>
      <w:ins w:id="10406" w:author="Leon Sandler" w:date="2026-09-06T00:00:00Z">
        <w:r>
          <w:t>chain</w:t>
        </w:r>
      </w:ins>
      <w:ins w:id="10407" w:author="Leon Sandler" w:date="2026-09-06T00:00:00Z">
        <w:r>
          <w:t xml:space="preserve"> </w:t>
        </w:r>
      </w:ins>
      <w:r>
        <w:t>would</w:t>
      </w:r>
      <w:r>
        <w:t xml:space="preserve"> </w:t>
      </w:r>
      <w:r>
        <w:t>directly</w:t>
      </w:r>
      <w:r>
        <w:t xml:space="preserve"> </w:t>
      </w:r>
      <w:r>
        <w:t>yield</w:t>
      </w:r>
      <w:r>
        <w:t xml:space="preserve"> </w:t>
      </w:r>
      <w:r>
        <w:t>η_D</w:t>
      </w:r>
      <w:r>
        <w:t xml:space="preserve"> </w:t>
      </w:r>
      <w:r>
        <w:t>=</w:t>
      </w:r>
      <w:r>
        <w:t xml:space="preserve"> </w:t>
      </w:r>
      <w:r>
        <w:t>ΔD</w:t>
      </w:r>
      <w:r>
        <w:t xml:space="preserve"> </w:t>
      </w:r>
      <w:r>
        <w:t>/</w:t>
      </w:r>
      <w:r>
        <w:t xml:space="preserve"> </w:t>
      </w:r>
      <w:r>
        <w:t>M_E</w:t>
      </w:r>
      <w:r>
        <w:t xml:space="preserve"> </w:t>
      </w:r>
      <w:r>
        <w:t>for</w:t>
      </w:r>
      <w:r>
        <w:t xml:space="preserve"> </w:t>
      </w:r>
      <w:r>
        <w:t>each</w:t>
      </w:r>
      <w:r>
        <w:t xml:space="preserve"> </w:t>
      </w:r>
      <w:del w:id="10408" w:author="Leon Sandler" w:date="2026-09-06T00:00:00Z">
        <w:r>
          <w:delText>architecture</w:delText>
        </w:r>
      </w:del>
      <w:ins w:id="10409" w:author="Leon Sandler" w:date="2026-09-06T00:00:00Z">
        <w:r>
          <w:t>architecture,</w:t>
        </w:r>
      </w:ins>
      <w:ins w:id="10410" w:author="Leon Sandler" w:date="2026-09-06T00:00:00Z">
        <w:r>
          <w:t xml:space="preserve"> </w:t>
        </w:r>
      </w:ins>
      <w:ins w:id="10411" w:author="Leon Sandler" w:date="2026-09-06T00:00:00Z">
        <w:r>
          <w:t>allow</w:t>
        </w:r>
      </w:ins>
      <w:ins w:id="10412" w:author="Leon Sandler" w:date="2026-09-06T00:00:00Z">
        <w:r>
          <w:t xml:space="preserve"> </w:t>
        </w:r>
      </w:ins>
      <w:ins w:id="10413" w:author="Leon Sandler" w:date="2026-09-06T00:00:00Z">
        <w:r>
          <w:t>direct</w:t>
        </w:r>
      </w:ins>
      <w:ins w:id="10414" w:author="Leon Sandler" w:date="2026-09-06T00:00:00Z">
        <w:r>
          <w:t xml:space="preserve"> </w:t>
        </w:r>
      </w:ins>
      <w:ins w:id="10415" w:author="Leon Sandler" w:date="2026-09-06T00:00:00Z">
        <w:r>
          <w:t>comparison</w:t>
        </w:r>
      </w:ins>
      <w:ins w:id="10416" w:author="Leon Sandler" w:date="2026-09-06T00:00:00Z">
        <w:r>
          <w:t xml:space="preserve"> </w:t>
        </w:r>
      </w:ins>
      <w:ins w:id="10417" w:author="Leon Sandler" w:date="2026-09-06T00:00:00Z">
        <w:r>
          <w:t>against</w:t>
        </w:r>
      </w:ins>
      <w:ins w:id="10418" w:author="Leon Sandler" w:date="2026-09-06T00:00:00Z">
        <w:r>
          <w:t xml:space="preserve"> </w:t>
        </w:r>
      </w:ins>
      <w:ins w:id="10419" w:author="Leon Sandler" w:date="2026-09-06T00:00:00Z">
        <w:r>
          <w:t>the</w:t>
        </w:r>
      </w:ins>
      <w:ins w:id="10420" w:author="Leon Sandler" w:date="2026-09-06T00:00:00Z">
        <w:r>
          <w:t xml:space="preserve"> </w:t>
        </w:r>
      </w:ins>
      <w:ins w:id="10421" w:author="Leon Sandler" w:date="2026-09-06T00:00:00Z">
        <w:r>
          <w:t>AstroRad</w:t>
        </w:r>
      </w:ins>
      <w:ins w:id="10422" w:author="Leon Sandler" w:date="2026-09-06T00:00:00Z">
        <w:r>
          <w:t xml:space="preserve"> </w:t>
        </w:r>
      </w:ins>
      <w:ins w:id="10423" w:author="Leon Sandler" w:date="2026-09-06T00:00:00Z">
        <w:r>
          <w:t>and</w:t>
        </w:r>
      </w:ins>
      <w:ins w:id="10424" w:author="Leon Sandler" w:date="2026-09-06T00:00:00Z">
        <w:r>
          <w:t xml:space="preserve"> </w:t>
        </w:r>
      </w:ins>
      <w:ins w:id="10425" w:author="Leon Sandler" w:date="2026-09-06T00:00:00Z">
        <w:r>
          <w:t>historical-event</w:t>
        </w:r>
      </w:ins>
      <w:ins w:id="10426" w:author="Leon Sandler" w:date="2026-09-06T00:00:00Z">
        <w:r>
          <w:t xml:space="preserve"> </w:t>
        </w:r>
      </w:ins>
      <w:ins w:id="10427" w:author="Leon Sandler" w:date="2026-09-06T00:00:00Z">
        <w:r>
          <w:t>dose</w:t>
        </w:r>
      </w:ins>
      <w:ins w:id="10428" w:author="Leon Sandler" w:date="2026-09-06T00:00:00Z">
        <w:r>
          <w:t xml:space="preserve"> </w:t>
        </w:r>
      </w:ins>
      <w:ins w:id="10429" w:author="Leon Sandler" w:date="2026-09-06T00:00:00Z">
        <w:r>
          <w:t>figures</w:t>
        </w:r>
      </w:ins>
      <w:ins w:id="10430" w:author="Leon Sandler" w:date="2026-09-06T00:00:00Z">
        <w:r>
          <w:t xml:space="preserve"> </w:t>
        </w:r>
      </w:ins>
      <w:ins w:id="10431" w:author="Leon Sandler" w:date="2026-09-06T00:00:00Z">
        <w:r>
          <w:t>of</w:t>
        </w:r>
      </w:ins>
      <w:ins w:id="10432" w:author="Leon Sandler" w:date="2026-09-06T00:00:00Z">
        <w:r>
          <w:t xml:space="preserve"> </w:t>
        </w:r>
      </w:ins>
      <w:ins w:id="10433" w:author="Leon Sandler" w:date="2026-09-06T00:00:00Z">
        <w:r>
          <w:t>Section</w:t>
        </w:r>
      </w:ins>
      <w:ins w:id="10434" w:author="Leon Sandler" w:date="2026-09-06T00:00:00Z">
        <w:r>
          <w:t xml:space="preserve"> </w:t>
        </w:r>
      </w:ins>
      <w:ins w:id="10435" w:author="Leon Sandler" w:date="2026-09-06T00:00:00Z">
        <w:r>
          <w:t>10.2–10.3</w:t>
        </w:r>
      </w:ins>
      <w:ins w:id="10436" w:author="Leon Sandler" w:date="2026-09-06T00:00:00Z">
        <w:r>
          <w:t xml:space="preserve"> </w:t>
        </w:r>
      </w:ins>
      <w:ins w:id="10437" w:author="Leon Sandler" w:date="2026-09-06T00:00:00Z">
        <w:r>
          <w:t>on</w:t>
        </w:r>
      </w:ins>
      <w:ins w:id="10438" w:author="Leon Sandler" w:date="2026-09-06T00:00:00Z">
        <w:r>
          <w:t xml:space="preserve"> </w:t>
        </w:r>
      </w:ins>
      <w:ins w:id="10439" w:author="Leon Sandler" w:date="2026-09-06T00:00:00Z">
        <w:r>
          <w:t>a</w:t>
        </w:r>
      </w:ins>
      <w:ins w:id="10440" w:author="Leon Sandler" w:date="2026-09-06T00:00:00Z">
        <w:r>
          <w:t xml:space="preserve"> </w:t>
        </w:r>
      </w:ins>
      <w:ins w:id="10441" w:author="Leon Sandler" w:date="2026-09-06T00:00:00Z">
        <w:r>
          <w:t>common</w:t>
        </w:r>
      </w:ins>
      <w:ins w:id="10442" w:author="Leon Sandler" w:date="2026-09-06T00:00:00Z">
        <w:r>
          <w:t xml:space="preserve"> </w:t>
        </w:r>
      </w:ins>
      <w:ins w:id="10443" w:author="Leon Sandler" w:date="2026-09-06T00:00:00Z">
        <w:r>
          <w:t>footing,</w:t>
        </w:r>
      </w:ins>
      <w:r>
        <w:t xml:space="preserve"> </w:t>
      </w:r>
      <w:r>
        <w:t>and</w:t>
      </w:r>
      <w:r>
        <w:t xml:space="preserve"> </w:t>
      </w:r>
      <w:r>
        <w:t>confirm</w:t>
      </w:r>
      <w:r>
        <w:t xml:space="preserve"> </w:t>
      </w:r>
      <w:r>
        <w:t>or</w:t>
      </w:r>
      <w:r>
        <w:t xml:space="preserve"> </w:t>
      </w:r>
      <w:r>
        <w:t>revise</w:t>
      </w:r>
      <w:r>
        <w:t xml:space="preserve"> </w:t>
      </w:r>
      <w:r>
        <w:t>the</w:t>
      </w:r>
      <w:r>
        <w:t xml:space="preserve"> </w:t>
      </w:r>
      <w:ins w:id="10444" w:author="Leon Sandler" w:date="2026-09-06T00:00:00Z">
        <w:r>
          <w:t>architectural</w:t>
        </w:r>
      </w:ins>
      <w:ins w:id="10445" w:author="Leon Sandler" w:date="2026-09-06T00:00:00Z">
        <w:r>
          <w:t xml:space="preserve"> </w:t>
        </w:r>
      </w:ins>
      <w:r>
        <w:t>ranking</w:t>
      </w:r>
      <w:r>
        <w:t xml:space="preserve"> </w:t>
      </w:r>
      <w:r>
        <w:t>presently</w:t>
      </w:r>
      <w:r>
        <w:t xml:space="preserve"> </w:t>
      </w:r>
      <w:r>
        <w:t>established</w:t>
      </w:r>
      <w:ins w:id="10446" w:author="Leon Sandler" w:date="2026-09-06T00:00:00Z">
        <w:r>
          <w:t xml:space="preserve"> </w:t>
        </w:r>
      </w:ins>
      <w:ins w:id="10447" w:author="Leon Sandler" w:date="2026-09-06T00:00:00Z">
        <w:r>
          <w:t>in</w:t>
        </w:r>
      </w:ins>
      <w:ins w:id="10448" w:author="Leon Sandler" w:date="2026-09-06T00:00:00Z">
        <w:r>
          <w:t xml:space="preserve"> </w:t>
        </w:r>
      </w:ins>
      <w:ins w:id="10449" w:author="Leon Sandler" w:date="2026-09-06T00:00:00Z">
        <w:r>
          <w:t>Section</w:t>
        </w:r>
      </w:ins>
      <w:ins w:id="10450" w:author="Leon Sandler" w:date="2026-09-06T00:00:00Z">
        <w:r>
          <w:t xml:space="preserve"> </w:t>
        </w:r>
      </w:ins>
      <w:ins w:id="10451" w:author="Leon Sandler" w:date="2026-09-06T00:00:00Z">
        <w:r>
          <w:t>8.4</w:t>
        </w:r>
      </w:ins>
      <w:r>
        <w:t xml:space="preserve"> </w:t>
      </w:r>
      <w:r>
        <w:t>on</w:t>
      </w:r>
      <w:r>
        <w:t xml:space="preserve"> </w:t>
      </w:r>
      <w:r>
        <w:t>fluence</w:t>
      </w:r>
      <w:r>
        <w:t xml:space="preserve"> </w:t>
      </w:r>
      <w:r>
        <w:t>grounds</w:t>
      </w:r>
      <w:r>
        <w:t xml:space="preserve"> </w:t>
      </w:r>
      <w:r>
        <w:t>only.</w:t>
      </w:r>
    </w:p>
    <w:p>
      <w:ins w:id="10452" w:author="Leon Sandler" w:date="2026-09-06T00:00:00Z">
        <w:r>
          <w:t>11.</w:t>
        </w:r>
      </w:ins>
      <w:ins w:id="10453" w:author="Leon Sandler" w:date="2026-09-06T00:00:00Z">
        <w:r>
          <w:t xml:space="preserve"> </w:t>
        </w:r>
      </w:ins>
      <w:ins w:id="10454" w:author="Leon Sandler" w:date="2026-09-06T00:00:00Z">
        <w:r>
          <w:t>Engineering</w:t>
        </w:r>
      </w:ins>
      <w:ins w:id="10455" w:author="Leon Sandler" w:date="2026-09-06T00:00:00Z">
        <w:r>
          <w:t xml:space="preserve"> </w:t>
        </w:r>
      </w:ins>
      <w:ins w:id="10456" w:author="Leon Sandler" w:date="2026-09-06T00:00:00Z">
        <w:r>
          <w:t>Feasibility:</w:t>
        </w:r>
      </w:ins>
      <w:ins w:id="10457" w:author="Leon Sandler" w:date="2026-09-06T00:00:00Z">
        <w:r>
          <w:t xml:space="preserve"> </w:t>
        </w:r>
      </w:ins>
      <w:ins w:id="10458" w:author="Leon Sandler" w:date="2026-09-06T00:00:00Z">
        <w:r>
          <w:t>Launch,</w:t>
        </w:r>
      </w:ins>
      <w:ins w:id="10459" w:author="Leon Sandler" w:date="2026-09-06T00:00:00Z">
        <w:r>
          <w:t xml:space="preserve"> </w:t>
        </w:r>
      </w:ins>
      <w:ins w:id="10460" w:author="Leon Sandler" w:date="2026-09-06T00:00:00Z">
        <w:r>
          <w:t>Cooling,</w:t>
        </w:r>
      </w:ins>
      <w:ins w:id="10461" w:author="Leon Sandler" w:date="2026-09-06T00:00:00Z">
        <w:r>
          <w:t xml:space="preserve"> </w:t>
        </w:r>
      </w:ins>
      <w:ins w:id="10462" w:author="Leon Sandler" w:date="2026-09-06T00:00:00Z">
        <w:r>
          <w:t>Power,</w:t>
        </w:r>
      </w:ins>
      <w:ins w:id="10463" w:author="Leon Sandler" w:date="2026-09-06T00:00:00Z">
        <w:r>
          <w:t xml:space="preserve"> </w:t>
        </w:r>
      </w:ins>
      <w:ins w:id="10464" w:author="Leon Sandler" w:date="2026-09-06T00:00:00Z">
        <w:r>
          <w:t>and</w:t>
        </w:r>
      </w:ins>
      <w:ins w:id="10465" w:author="Leon Sandler" w:date="2026-09-06T00:00:00Z">
        <w:r>
          <w:t xml:space="preserve"> </w:t>
        </w:r>
      </w:ins>
      <w:ins w:id="10466" w:author="Leon Sandler" w:date="2026-09-06T00:00:00Z">
        <w:r>
          <w:t>Reliability</w:t>
        </w:r>
      </w:ins>
    </w:p>
    <w:p>
      <w:ins w:id="10467" w:author="Leon Sandler" w:date="2026-09-06T00:00:00Z">
        <w:r>
          <w:t>The</w:t>
        </w:r>
      </w:ins>
      <w:ins w:id="10468" w:author="Leon Sandler" w:date="2026-09-06T00:00:00Z">
        <w:r>
          <w:t xml:space="preserve"> </w:t>
        </w:r>
      </w:ins>
      <w:ins w:id="10469" w:author="Leon Sandler" w:date="2026-09-06T00:00:00Z">
        <w:r>
          <w:t>editor's</w:t>
        </w:r>
      </w:ins>
      <w:ins w:id="10470" w:author="Leon Sandler" w:date="2026-09-06T00:00:00Z">
        <w:r>
          <w:t xml:space="preserve"> </w:t>
        </w:r>
      </w:ins>
      <w:ins w:id="10471" w:author="Leon Sandler" w:date="2026-09-06T00:00:00Z">
        <w:r>
          <w:t>review</w:t>
        </w:r>
      </w:ins>
      <w:ins w:id="10472" w:author="Leon Sandler" w:date="2026-09-06T00:00:00Z">
        <w:r>
          <w:t xml:space="preserve"> </w:t>
        </w:r>
      </w:ins>
      <w:ins w:id="10473" w:author="Leon Sandler" w:date="2026-09-06T00:00:00Z">
        <w:r>
          <w:t>identified</w:t>
        </w:r>
      </w:ins>
      <w:ins w:id="10474" w:author="Leon Sandler" w:date="2026-09-06T00:00:00Z">
        <w:r>
          <w:t xml:space="preserve"> </w:t>
        </w:r>
      </w:ins>
      <w:ins w:id="10475" w:author="Leon Sandler" w:date="2026-09-06T00:00:00Z">
        <w:r>
          <w:t>launch</w:t>
        </w:r>
      </w:ins>
      <w:ins w:id="10476" w:author="Leon Sandler" w:date="2026-09-06T00:00:00Z">
        <w:r>
          <w:t xml:space="preserve"> </w:t>
        </w:r>
      </w:ins>
      <w:ins w:id="10477" w:author="Leon Sandler" w:date="2026-09-06T00:00:00Z">
        <w:r>
          <w:t>capacity,</w:t>
        </w:r>
      </w:ins>
      <w:ins w:id="10478" w:author="Leon Sandler" w:date="2026-09-06T00:00:00Z">
        <w:r>
          <w:t xml:space="preserve"> </w:t>
        </w:r>
      </w:ins>
      <w:ins w:id="10479" w:author="Leon Sandler" w:date="2026-09-06T00:00:00Z">
        <w:r>
          <w:t>cooling,</w:t>
        </w:r>
      </w:ins>
      <w:ins w:id="10480" w:author="Leon Sandler" w:date="2026-09-06T00:00:00Z">
        <w:r>
          <w:t xml:space="preserve"> </w:t>
        </w:r>
      </w:ins>
      <w:ins w:id="10481" w:author="Leon Sandler" w:date="2026-09-06T00:00:00Z">
        <w:r>
          <w:t>and</w:t>
        </w:r>
      </w:ins>
      <w:ins w:id="10482" w:author="Leon Sandler" w:date="2026-09-06T00:00:00Z">
        <w:r>
          <w:t xml:space="preserve"> </w:t>
        </w:r>
      </w:ins>
      <w:ins w:id="10483" w:author="Leon Sandler" w:date="2026-09-06T00:00:00Z">
        <w:r>
          <w:t>power</w:t>
        </w:r>
      </w:ins>
      <w:ins w:id="10484" w:author="Leon Sandler" w:date="2026-09-06T00:00:00Z">
        <w:r>
          <w:t xml:space="preserve"> </w:t>
        </w:r>
      </w:ins>
      <w:ins w:id="10485" w:author="Leon Sandler" w:date="2026-09-06T00:00:00Z">
        <w:r>
          <w:t>feasibility</w:t>
        </w:r>
      </w:ins>
      <w:ins w:id="10486" w:author="Leon Sandler" w:date="2026-09-06T00:00:00Z">
        <w:r>
          <w:t xml:space="preserve"> </w:t>
        </w:r>
      </w:ins>
      <w:ins w:id="10487" w:author="Leon Sandler" w:date="2026-09-06T00:00:00Z">
        <w:r>
          <w:t>as</w:t>
        </w:r>
      </w:ins>
      <w:ins w:id="10488" w:author="Leon Sandler" w:date="2026-09-06T00:00:00Z">
        <w:r>
          <w:t xml:space="preserve"> </w:t>
        </w:r>
      </w:ins>
      <w:ins w:id="10489" w:author="Leon Sandler" w:date="2026-09-06T00:00:00Z">
        <w:r>
          <w:t>inadequately</w:t>
        </w:r>
      </w:ins>
      <w:ins w:id="10490" w:author="Leon Sandler" w:date="2026-09-06T00:00:00Z">
        <w:r>
          <w:t xml:space="preserve"> </w:t>
        </w:r>
      </w:ins>
      <w:ins w:id="10491" w:author="Leon Sandler" w:date="2026-09-06T00:00:00Z">
        <w:r>
          <w:t>addressed</w:t>
        </w:r>
      </w:ins>
      <w:ins w:id="10492" w:author="Leon Sandler" w:date="2026-09-06T00:00:00Z">
        <w:r>
          <w:t xml:space="preserve"> </w:t>
        </w:r>
      </w:ins>
      <w:ins w:id="10493" w:author="Leon Sandler" w:date="2026-09-06T00:00:00Z">
        <w:r>
          <w:t>in</w:t>
        </w:r>
      </w:ins>
      <w:ins w:id="10494" w:author="Leon Sandler" w:date="2026-09-06T00:00:00Z">
        <w:r>
          <w:t xml:space="preserve"> </w:t>
        </w:r>
      </w:ins>
      <w:ins w:id="10495" w:author="Leon Sandler" w:date="2026-09-06T00:00:00Z">
        <w:r>
          <w:t>the</w:t>
        </w:r>
      </w:ins>
      <w:ins w:id="10496" w:author="Leon Sandler" w:date="2026-09-06T00:00:00Z">
        <w:r>
          <w:t xml:space="preserve"> </w:t>
        </w:r>
      </w:ins>
      <w:ins w:id="10497" w:author="Leon Sandler" w:date="2026-09-06T00:00:00Z">
        <w:r>
          <w:t>original</w:t>
        </w:r>
      </w:ins>
      <w:ins w:id="10498" w:author="Leon Sandler" w:date="2026-09-06T00:00:00Z">
        <w:r>
          <w:t xml:space="preserve"> </w:t>
        </w:r>
      </w:ins>
      <w:ins w:id="10499" w:author="Leon Sandler" w:date="2026-09-06T00:00:00Z">
        <w:r>
          <w:t>submission.</w:t>
        </w:r>
      </w:ins>
      <w:ins w:id="10500" w:author="Leon Sandler" w:date="2026-09-06T00:00:00Z">
        <w:r>
          <w:t xml:space="preserve"> </w:t>
        </w:r>
      </w:ins>
      <w:ins w:id="10501" w:author="Leon Sandler" w:date="2026-09-06T00:00:00Z">
        <w:r>
          <w:t>This</w:t>
        </w:r>
      </w:ins>
      <w:ins w:id="10502" w:author="Leon Sandler" w:date="2026-09-06T00:00:00Z">
        <w:r>
          <w:t xml:space="preserve"> </w:t>
        </w:r>
      </w:ins>
      <w:ins w:id="10503" w:author="Leon Sandler" w:date="2026-09-06T00:00:00Z">
        <w:r>
          <w:t>section</w:t>
        </w:r>
      </w:ins>
      <w:ins w:id="10504" w:author="Leon Sandler" w:date="2026-09-06T00:00:00Z">
        <w:r>
          <w:t xml:space="preserve"> </w:t>
        </w:r>
      </w:ins>
      <w:ins w:id="10505" w:author="Leon Sandler" w:date="2026-09-06T00:00:00Z">
        <w:r>
          <w:t>provides</w:t>
        </w:r>
      </w:ins>
      <w:ins w:id="10506" w:author="Leon Sandler" w:date="2026-09-06T00:00:00Z">
        <w:r>
          <w:t xml:space="preserve"> </w:t>
        </w:r>
      </w:ins>
      <w:ins w:id="10507" w:author="Leon Sandler" w:date="2026-09-06T00:00:00Z">
        <w:r>
          <w:t>first-order,</w:t>
        </w:r>
      </w:ins>
      <w:ins w:id="10508" w:author="Leon Sandler" w:date="2026-09-06T00:00:00Z">
        <w:r>
          <w:t xml:space="preserve"> </w:t>
        </w:r>
      </w:ins>
      <w:ins w:id="10509" w:author="Leon Sandler" w:date="2026-09-06T00:00:00Z">
        <w:r>
          <w:t>explicitly</w:t>
        </w:r>
      </w:ins>
      <w:ins w:id="10510" w:author="Leon Sandler" w:date="2026-09-06T00:00:00Z">
        <w:r>
          <w:t xml:space="preserve"> </w:t>
        </w:r>
      </w:ins>
      <w:ins w:id="10511" w:author="Leon Sandler" w:date="2026-09-06T00:00:00Z">
        <w:r>
          <w:t>flagged</w:t>
        </w:r>
      </w:ins>
      <w:ins w:id="10512" w:author="Leon Sandler" w:date="2026-09-06T00:00:00Z">
        <w:r>
          <w:t xml:space="preserve"> </w:t>
        </w:r>
      </w:ins>
      <w:ins w:id="10513" w:author="Leon Sandler" w:date="2026-09-06T00:00:00Z">
        <w:r>
          <w:t>engineering</w:t>
        </w:r>
      </w:ins>
      <w:ins w:id="10514" w:author="Leon Sandler" w:date="2026-09-06T00:00:00Z">
        <w:r>
          <w:t xml:space="preserve"> </w:t>
        </w:r>
      </w:ins>
      <w:ins w:id="10515" w:author="Leon Sandler" w:date="2026-09-06T00:00:00Z">
        <w:r>
          <w:t>estimates</w:t>
        </w:r>
      </w:ins>
      <w:ins w:id="10516" w:author="Leon Sandler" w:date="2026-09-06T00:00:00Z">
        <w:r>
          <w:t xml:space="preserve"> </w:t>
        </w:r>
      </w:ins>
      <w:ins w:id="10517" w:author="Leon Sandler" w:date="2026-09-06T00:00:00Z">
        <w:r>
          <w:t>for</w:t>
        </w:r>
      </w:ins>
      <w:ins w:id="10518" w:author="Leon Sandler" w:date="2026-09-06T00:00:00Z">
        <w:r>
          <w:t xml:space="preserve"> </w:t>
        </w:r>
      </w:ins>
      <w:ins w:id="10519" w:author="Leon Sandler" w:date="2026-09-06T00:00:00Z">
        <w:r>
          <w:t>each,</w:t>
        </w:r>
      </w:ins>
      <w:ins w:id="10520" w:author="Leon Sandler" w:date="2026-09-06T00:00:00Z">
        <w:r>
          <w:t xml:space="preserve"> </w:t>
        </w:r>
      </w:ins>
      <w:ins w:id="10521" w:author="Leon Sandler" w:date="2026-09-06T00:00:00Z">
        <w:r>
          <w:t>together</w:t>
        </w:r>
      </w:ins>
      <w:ins w:id="10522" w:author="Leon Sandler" w:date="2026-09-06T00:00:00Z">
        <w:r>
          <w:t xml:space="preserve"> </w:t>
        </w:r>
      </w:ins>
      <w:ins w:id="10523" w:author="Leon Sandler" w:date="2026-09-06T00:00:00Z">
        <w:r>
          <w:t>with</w:t>
        </w:r>
      </w:ins>
      <w:ins w:id="10524" w:author="Leon Sandler" w:date="2026-09-06T00:00:00Z">
        <w:r>
          <w:t xml:space="preserve"> </w:t>
        </w:r>
      </w:ins>
      <w:ins w:id="10525" w:author="Leon Sandler" w:date="2026-09-06T00:00:00Z">
        <w:r>
          <w:t>a</w:t>
        </w:r>
      </w:ins>
      <w:ins w:id="10526" w:author="Leon Sandler" w:date="2026-09-06T00:00:00Z">
        <w:r>
          <w:t xml:space="preserve"> </w:t>
        </w:r>
      </w:ins>
      <w:ins w:id="10527" w:author="Leon Sandler" w:date="2026-09-06T00:00:00Z">
        <w:r>
          <w:t>reliability</w:t>
        </w:r>
      </w:ins>
      <w:ins w:id="10528" w:author="Leon Sandler" w:date="2026-09-06T00:00:00Z">
        <w:r>
          <w:t xml:space="preserve"> </w:t>
        </w:r>
      </w:ins>
      <w:ins w:id="10529" w:author="Leon Sandler" w:date="2026-09-06T00:00:00Z">
        <w:r>
          <w:t>discussion</w:t>
        </w:r>
      </w:ins>
      <w:ins w:id="10530" w:author="Leon Sandler" w:date="2026-09-06T00:00:00Z">
        <w:r>
          <w:t xml:space="preserve"> </w:t>
        </w:r>
      </w:ins>
      <w:ins w:id="10531" w:author="Leon Sandler" w:date="2026-09-06T00:00:00Z">
        <w:r>
          <w:t>grounded</w:t>
        </w:r>
      </w:ins>
      <w:ins w:id="10532" w:author="Leon Sandler" w:date="2026-09-06T00:00:00Z">
        <w:r>
          <w:t xml:space="preserve"> </w:t>
        </w:r>
      </w:ins>
      <w:ins w:id="10533" w:author="Leon Sandler" w:date="2026-09-06T00:00:00Z">
        <w:r>
          <w:t>in</w:t>
        </w:r>
      </w:ins>
      <w:ins w:id="10534" w:author="Leon Sandler" w:date="2026-09-06T00:00:00Z">
        <w:r>
          <w:t xml:space="preserve"> </w:t>
        </w:r>
      </w:ins>
      <w:ins w:id="10535" w:author="Leon Sandler" w:date="2026-09-06T00:00:00Z">
        <w:r>
          <w:t>the</w:t>
        </w:r>
      </w:ins>
      <w:ins w:id="10536" w:author="Leon Sandler" w:date="2026-09-06T00:00:00Z">
        <w:r>
          <w:t xml:space="preserve"> </w:t>
        </w:r>
      </w:ins>
      <w:ins w:id="10537" w:author="Leon Sandler" w:date="2026-09-06T00:00:00Z">
        <w:r>
          <w:t>array's</w:t>
        </w:r>
      </w:ins>
      <w:ins w:id="10538" w:author="Leon Sandler" w:date="2026-09-06T00:00:00Z">
        <w:r>
          <w:t xml:space="preserve"> </w:t>
        </w:r>
      </w:ins>
      <w:ins w:id="10539" w:author="Leon Sandler" w:date="2026-09-06T00:00:00Z">
        <w:r>
          <w:t>verified</w:t>
        </w:r>
      </w:ins>
      <w:ins w:id="10540" w:author="Leon Sandler" w:date="2026-09-06T00:00:00Z">
        <w:r>
          <w:t xml:space="preserve"> </w:t>
        </w:r>
      </w:ins>
      <w:ins w:id="10541" w:author="Leon Sandler" w:date="2026-09-06T00:00:00Z">
        <w:r>
          <w:t>scaling</w:t>
        </w:r>
      </w:ins>
      <w:ins w:id="10542" w:author="Leon Sandler" w:date="2026-09-06T00:00:00Z">
        <w:r>
          <w:t xml:space="preserve"> </w:t>
        </w:r>
      </w:ins>
      <w:ins w:id="10543" w:author="Leon Sandler" w:date="2026-09-06T00:00:00Z">
        <w:r>
          <w:t>behavior.</w:t>
        </w:r>
      </w:ins>
      <w:ins w:id="10544" w:author="Leon Sandler" w:date="2026-09-06T00:00:00Z">
        <w:r>
          <w:t xml:space="preserve"> </w:t>
        </w:r>
      </w:ins>
      <w:ins w:id="10545" w:author="Leon Sandler" w:date="2026-09-06T00:00:00Z">
        <w:r>
          <w:t>As</w:t>
        </w:r>
      </w:ins>
      <w:ins w:id="10546" w:author="Leon Sandler" w:date="2026-09-06T00:00:00Z">
        <w:r>
          <w:t xml:space="preserve"> </w:t>
        </w:r>
      </w:ins>
      <w:ins w:id="10547" w:author="Leon Sandler" w:date="2026-09-06T00:00:00Z">
        <w:r>
          <w:t>with</w:t>
        </w:r>
      </w:ins>
      <w:ins w:id="10548" w:author="Leon Sandler" w:date="2026-09-06T00:00:00Z">
        <w:r>
          <w:t xml:space="preserve"> </w:t>
        </w:r>
      </w:ins>
      <w:ins w:id="10549" w:author="Leon Sandler" w:date="2026-09-06T00:00:00Z">
        <w:r>
          <w:t>the</w:t>
        </w:r>
      </w:ins>
      <w:ins w:id="10550" w:author="Leon Sandler" w:date="2026-09-06T00:00:00Z">
        <w:r>
          <w:t xml:space="preserve"> </w:t>
        </w:r>
      </w:ins>
      <w:ins w:id="10551" w:author="Leon Sandler" w:date="2026-09-06T00:00:00Z">
        <w:r>
          <w:t>CSDA</w:t>
        </w:r>
      </w:ins>
      <w:ins w:id="10552" w:author="Leon Sandler" w:date="2026-09-06T00:00:00Z">
        <w:r>
          <w:t xml:space="preserve"> </w:t>
        </w:r>
      </w:ins>
      <w:ins w:id="10553" w:author="Leon Sandler" w:date="2026-09-06T00:00:00Z">
        <w:r>
          <w:t>dose-context</w:t>
        </w:r>
      </w:ins>
      <w:ins w:id="10554" w:author="Leon Sandler" w:date="2026-09-06T00:00:00Z">
        <w:r>
          <w:t xml:space="preserve"> </w:t>
        </w:r>
      </w:ins>
      <w:ins w:id="10555" w:author="Leon Sandler" w:date="2026-09-06T00:00:00Z">
        <w:r>
          <w:t>calculation</w:t>
        </w:r>
      </w:ins>
      <w:ins w:id="10556" w:author="Leon Sandler" w:date="2026-09-06T00:00:00Z">
        <w:r>
          <w:t xml:space="preserve"> </w:t>
        </w:r>
      </w:ins>
      <w:ins w:id="10557" w:author="Leon Sandler" w:date="2026-09-06T00:00:00Z">
        <w:r>
          <w:t>of</w:t>
        </w:r>
      </w:ins>
      <w:ins w:id="10558" w:author="Leon Sandler" w:date="2026-09-06T00:00:00Z">
        <w:r>
          <w:t xml:space="preserve"> </w:t>
        </w:r>
      </w:ins>
      <w:ins w:id="10559" w:author="Leon Sandler" w:date="2026-09-06T00:00:00Z">
        <w:r>
          <w:t>Section</w:t>
        </w:r>
      </w:ins>
      <w:ins w:id="10560" w:author="Leon Sandler" w:date="2026-09-06T00:00:00Z">
        <w:r>
          <w:t xml:space="preserve"> </w:t>
        </w:r>
      </w:ins>
      <w:ins w:id="10561" w:author="Leon Sandler" w:date="2026-09-06T00:00:00Z">
        <w:r>
          <w:t>10.1,</w:t>
        </w:r>
      </w:ins>
      <w:ins w:id="10562" w:author="Leon Sandler" w:date="2026-09-06T00:00:00Z">
        <w:r>
          <w:t xml:space="preserve"> </w:t>
        </w:r>
      </w:ins>
      <w:ins w:id="10563" w:author="Leon Sandler" w:date="2026-09-06T00:00:00Z">
        <w:r>
          <w:t>these</w:t>
        </w:r>
      </w:ins>
      <w:ins w:id="10564" w:author="Leon Sandler" w:date="2026-09-06T00:00:00Z">
        <w:r>
          <w:t xml:space="preserve"> </w:t>
        </w:r>
      </w:ins>
      <w:ins w:id="10565" w:author="Leon Sandler" w:date="2026-09-06T00:00:00Z">
        <w:r>
          <w:t>are</w:t>
        </w:r>
      </w:ins>
      <w:ins w:id="10566" w:author="Leon Sandler" w:date="2026-09-06T00:00:00Z">
        <w:r>
          <w:t xml:space="preserve"> </w:t>
        </w:r>
      </w:ins>
      <w:ins w:id="10567" w:author="Leon Sandler" w:date="2026-09-06T00:00:00Z">
        <w:r>
          <w:t>order-of-magnitude</w:t>
        </w:r>
      </w:ins>
      <w:ins w:id="10568" w:author="Leon Sandler" w:date="2026-09-06T00:00:00Z">
        <w:r>
          <w:t xml:space="preserve"> </w:t>
        </w:r>
      </w:ins>
      <w:ins w:id="10569" w:author="Leon Sandler" w:date="2026-09-06T00:00:00Z">
        <w:r>
          <w:t>estimates</w:t>
        </w:r>
      </w:ins>
      <w:ins w:id="10570" w:author="Leon Sandler" w:date="2026-09-06T00:00:00Z">
        <w:r>
          <w:t xml:space="preserve"> </w:t>
        </w:r>
      </w:ins>
      <w:ins w:id="10571" w:author="Leon Sandler" w:date="2026-09-06T00:00:00Z">
        <w:r>
          <w:t>intended</w:t>
        </w:r>
      </w:ins>
      <w:ins w:id="10572" w:author="Leon Sandler" w:date="2026-09-06T00:00:00Z">
        <w:r>
          <w:t xml:space="preserve"> </w:t>
        </w:r>
      </w:ins>
      <w:ins w:id="10573" w:author="Leon Sandler" w:date="2026-09-06T00:00:00Z">
        <w:r>
          <w:t>to</w:t>
        </w:r>
      </w:ins>
      <w:ins w:id="10574" w:author="Leon Sandler" w:date="2026-09-06T00:00:00Z">
        <w:r>
          <w:t xml:space="preserve"> </w:t>
        </w:r>
      </w:ins>
      <w:ins w:id="10575" w:author="Leon Sandler" w:date="2026-09-06T00:00:00Z">
        <w:r>
          <w:t>establish</w:t>
        </w:r>
      </w:ins>
      <w:ins w:id="10576" w:author="Leon Sandler" w:date="2026-09-06T00:00:00Z">
        <w:r>
          <w:t xml:space="preserve"> </w:t>
        </w:r>
      </w:ins>
      <w:ins w:id="10577" w:author="Leon Sandler" w:date="2026-09-06T00:00:00Z">
        <w:r>
          <w:t>whether</w:t>
        </w:r>
      </w:ins>
      <w:ins w:id="10578" w:author="Leon Sandler" w:date="2026-09-06T00:00:00Z">
        <w:r>
          <w:t xml:space="preserve"> </w:t>
        </w:r>
      </w:ins>
      <w:ins w:id="10579" w:author="Leon Sandler" w:date="2026-09-06T00:00:00Z">
        <w:r>
          <w:t>the</w:t>
        </w:r>
      </w:ins>
      <w:ins w:id="10580" w:author="Leon Sandler" w:date="2026-09-06T00:00:00Z">
        <w:r>
          <w:t xml:space="preserve"> </w:t>
        </w:r>
      </w:ins>
      <w:ins w:id="10581" w:author="Leon Sandler" w:date="2026-09-06T00:00:00Z">
        <w:r>
          <w:t>concept</w:t>
        </w:r>
      </w:ins>
      <w:ins w:id="10582" w:author="Leon Sandler" w:date="2026-09-06T00:00:00Z">
        <w:r>
          <w:t xml:space="preserve"> </w:t>
        </w:r>
      </w:ins>
      <w:ins w:id="10583" w:author="Leon Sandler" w:date="2026-09-06T00:00:00Z">
        <w:r>
          <w:t>is</w:t>
        </w:r>
      </w:ins>
      <w:ins w:id="10584" w:author="Leon Sandler" w:date="2026-09-06T00:00:00Z">
        <w:r>
          <w:t xml:space="preserve"> </w:t>
        </w:r>
      </w:ins>
      <w:ins w:id="10585" w:author="Leon Sandler" w:date="2026-09-06T00:00:00Z">
        <w:r>
          <w:t>plausibly</w:t>
        </w:r>
      </w:ins>
      <w:ins w:id="10586" w:author="Leon Sandler" w:date="2026-09-06T00:00:00Z">
        <w:r>
          <w:t xml:space="preserve"> </w:t>
        </w:r>
      </w:ins>
      <w:ins w:id="10587" w:author="Leon Sandler" w:date="2026-09-06T00:00:00Z">
        <w:r>
          <w:t>buildable</w:t>
        </w:r>
      </w:ins>
      <w:ins w:id="10588" w:author="Leon Sandler" w:date="2026-09-06T00:00:00Z">
        <w:r>
          <w:t xml:space="preserve"> </w:t>
        </w:r>
      </w:ins>
      <w:ins w:id="10589" w:author="Leon Sandler" w:date="2026-09-06T00:00:00Z">
        <w:r>
          <w:t>and</w:t>
        </w:r>
      </w:ins>
      <w:ins w:id="10590" w:author="Leon Sandler" w:date="2026-09-06T00:00:00Z">
        <w:r>
          <w:t xml:space="preserve"> </w:t>
        </w:r>
      </w:ins>
      <w:ins w:id="10591" w:author="Leon Sandler" w:date="2026-09-06T00:00:00Z">
        <w:r>
          <w:t>to</w:t>
        </w:r>
      </w:ins>
      <w:ins w:id="10592" w:author="Leon Sandler" w:date="2026-09-06T00:00:00Z">
        <w:r>
          <w:t xml:space="preserve"> </w:t>
        </w:r>
      </w:ins>
      <w:ins w:id="10593" w:author="Leon Sandler" w:date="2026-09-06T00:00:00Z">
        <w:r>
          <w:t>identify</w:t>
        </w:r>
      </w:ins>
      <w:ins w:id="10594" w:author="Leon Sandler" w:date="2026-09-06T00:00:00Z">
        <w:r>
          <w:t xml:space="preserve"> </w:t>
        </w:r>
      </w:ins>
      <w:ins w:id="10595" w:author="Leon Sandler" w:date="2026-09-06T00:00:00Z">
        <w:r>
          <w:t>which</w:t>
        </w:r>
      </w:ins>
      <w:ins w:id="10596" w:author="Leon Sandler" w:date="2026-09-06T00:00:00Z">
        <w:r>
          <w:t xml:space="preserve"> </w:t>
        </w:r>
      </w:ins>
      <w:ins w:id="10597" w:author="Leon Sandler" w:date="2026-09-06T00:00:00Z">
        <w:r>
          <w:t>subsystem</w:t>
        </w:r>
      </w:ins>
      <w:ins w:id="10598" w:author="Leon Sandler" w:date="2026-09-06T00:00:00Z">
        <w:r>
          <w:t xml:space="preserve"> </w:t>
        </w:r>
      </w:ins>
      <w:ins w:id="10599" w:author="Leon Sandler" w:date="2026-09-06T00:00:00Z">
        <w:r>
          <w:t>dominates</w:t>
        </w:r>
      </w:ins>
      <w:ins w:id="10600" w:author="Leon Sandler" w:date="2026-09-06T00:00:00Z">
        <w:r>
          <w:t xml:space="preserve"> </w:t>
        </w:r>
      </w:ins>
      <w:ins w:id="10601" w:author="Leon Sandler" w:date="2026-09-06T00:00:00Z">
        <w:r>
          <w:t>the</w:t>
        </w:r>
      </w:ins>
      <w:ins w:id="10602" w:author="Leon Sandler" w:date="2026-09-06T00:00:00Z">
        <w:r>
          <w:t xml:space="preserve"> </w:t>
        </w:r>
      </w:ins>
      <w:ins w:id="10603" w:author="Leon Sandler" w:date="2026-09-06T00:00:00Z">
        <w:r>
          <w:t>remaining</w:t>
        </w:r>
      </w:ins>
      <w:ins w:id="10604" w:author="Leon Sandler" w:date="2026-09-06T00:00:00Z">
        <w:r>
          <w:t xml:space="preserve"> </w:t>
        </w:r>
      </w:ins>
      <w:ins w:id="10605" w:author="Leon Sandler" w:date="2026-09-06T00:00:00Z">
        <w:r>
          <w:t>uncertainty;</w:t>
        </w:r>
      </w:ins>
      <w:ins w:id="10606" w:author="Leon Sandler" w:date="2026-09-06T00:00:00Z">
        <w:r>
          <w:t xml:space="preserve"> </w:t>
        </w:r>
      </w:ins>
      <w:ins w:id="10607" w:author="Leon Sandler" w:date="2026-09-06T00:00:00Z">
        <w:r>
          <w:t>they</w:t>
        </w:r>
      </w:ins>
      <w:ins w:id="10608" w:author="Leon Sandler" w:date="2026-09-06T00:00:00Z">
        <w:r>
          <w:t xml:space="preserve"> </w:t>
        </w:r>
      </w:ins>
      <w:ins w:id="10609" w:author="Leon Sandler" w:date="2026-09-06T00:00:00Z">
        <w:r>
          <w:t>are</w:t>
        </w:r>
      </w:ins>
      <w:ins w:id="10610" w:author="Leon Sandler" w:date="2026-09-06T00:00:00Z">
        <w:r>
          <w:t xml:space="preserve"> </w:t>
        </w:r>
      </w:ins>
      <w:ins w:id="10611" w:author="Leon Sandler" w:date="2026-09-06T00:00:00Z">
        <w:r>
          <w:t>not</w:t>
        </w:r>
      </w:ins>
      <w:ins w:id="10612" w:author="Leon Sandler" w:date="2026-09-06T00:00:00Z">
        <w:r>
          <w:t xml:space="preserve"> </w:t>
        </w:r>
      </w:ins>
      <w:ins w:id="10613" w:author="Leon Sandler" w:date="2026-09-06T00:00:00Z">
        <w:r>
          <w:t>a</w:t>
        </w:r>
      </w:ins>
      <w:ins w:id="10614" w:author="Leon Sandler" w:date="2026-09-06T00:00:00Z">
        <w:r>
          <w:t xml:space="preserve"> </w:t>
        </w:r>
      </w:ins>
      <w:ins w:id="10615" w:author="Leon Sandler" w:date="2026-09-06T00:00:00Z">
        <w:r>
          <w:t>substitute</w:t>
        </w:r>
      </w:ins>
      <w:ins w:id="10616" w:author="Leon Sandler" w:date="2026-09-06T00:00:00Z">
        <w:r>
          <w:t xml:space="preserve"> </w:t>
        </w:r>
      </w:ins>
      <w:ins w:id="10617" w:author="Leon Sandler" w:date="2026-09-06T00:00:00Z">
        <w:r>
          <w:t>for</w:t>
        </w:r>
      </w:ins>
      <w:ins w:id="10618" w:author="Leon Sandler" w:date="2026-09-06T00:00:00Z">
        <w:r>
          <w:t xml:space="preserve"> </w:t>
        </w:r>
      </w:ins>
      <w:ins w:id="10619" w:author="Leon Sandler" w:date="2026-09-06T00:00:00Z">
        <w:r>
          <w:t>detailed</w:t>
        </w:r>
      </w:ins>
      <w:ins w:id="10620" w:author="Leon Sandler" w:date="2026-09-06T00:00:00Z">
        <w:r>
          <w:t xml:space="preserve"> </w:t>
        </w:r>
      </w:ins>
      <w:ins w:id="10621" w:author="Leon Sandler" w:date="2026-09-06T00:00:00Z">
        <w:r>
          <w:t>subsystem</w:t>
        </w:r>
      </w:ins>
      <w:ins w:id="10622" w:author="Leon Sandler" w:date="2026-09-06T00:00:00Z">
        <w:r>
          <w:t xml:space="preserve"> </w:t>
        </w:r>
      </w:ins>
      <w:ins w:id="10623" w:author="Leon Sandler" w:date="2026-09-06T00:00:00Z">
        <w:r>
          <w:t>engineering,</w:t>
        </w:r>
      </w:ins>
      <w:ins w:id="10624" w:author="Leon Sandler" w:date="2026-09-06T00:00:00Z">
        <w:r>
          <w:t xml:space="preserve"> </w:t>
        </w:r>
      </w:ins>
      <w:ins w:id="10625" w:author="Leon Sandler" w:date="2026-09-06T00:00:00Z">
        <w:r>
          <w:t>which</w:t>
        </w:r>
      </w:ins>
      <w:ins w:id="10626" w:author="Leon Sandler" w:date="2026-09-06T00:00:00Z">
        <w:r>
          <w:t xml:space="preserve"> </w:t>
        </w:r>
      </w:ins>
      <w:ins w:id="10627" w:author="Leon Sandler" w:date="2026-09-06T00:00:00Z">
        <w:r>
          <w:t>we</w:t>
        </w:r>
      </w:ins>
      <w:ins w:id="10628" w:author="Leon Sandler" w:date="2026-09-06T00:00:00Z">
        <w:r>
          <w:t xml:space="preserve"> </w:t>
        </w:r>
      </w:ins>
      <w:ins w:id="10629" w:author="Leon Sandler" w:date="2026-09-06T00:00:00Z">
        <w:r>
          <w:t>identify</w:t>
        </w:r>
      </w:ins>
      <w:ins w:id="10630" w:author="Leon Sandler" w:date="2026-09-06T00:00:00Z">
        <w:r>
          <w:t xml:space="preserve"> </w:t>
        </w:r>
      </w:ins>
      <w:ins w:id="10631" w:author="Leon Sandler" w:date="2026-09-06T00:00:00Z">
        <w:r>
          <w:t>explicitly</w:t>
        </w:r>
      </w:ins>
      <w:ins w:id="10632" w:author="Leon Sandler" w:date="2026-09-06T00:00:00Z">
        <w:r>
          <w:t xml:space="preserve"> </w:t>
        </w:r>
      </w:ins>
      <w:ins w:id="10633" w:author="Leon Sandler" w:date="2026-09-06T00:00:00Z">
        <w:r>
          <w:t>as</w:t>
        </w:r>
      </w:ins>
      <w:ins w:id="10634" w:author="Leon Sandler" w:date="2026-09-06T00:00:00Z">
        <w:r>
          <w:t xml:space="preserve"> </w:t>
        </w:r>
      </w:ins>
      <w:ins w:id="10635" w:author="Leon Sandler" w:date="2026-09-06T00:00:00Z">
        <w:r>
          <w:t>future</w:t>
        </w:r>
      </w:ins>
      <w:ins w:id="10636" w:author="Leon Sandler" w:date="2026-09-06T00:00:00Z">
        <w:r>
          <w:t xml:space="preserve"> </w:t>
        </w:r>
      </w:ins>
      <w:ins w:id="10637" w:author="Leon Sandler" w:date="2026-09-06T00:00:00Z">
        <w:r>
          <w:t>work</w:t>
        </w:r>
      </w:ins>
      <w:ins w:id="10638" w:author="Leon Sandler" w:date="2026-09-06T00:00:00Z">
        <w:r>
          <w:t xml:space="preserve"> </w:t>
        </w:r>
      </w:ins>
      <w:ins w:id="10639" w:author="Leon Sandler" w:date="2026-09-06T00:00:00Z">
        <w:r>
          <w:t>in</w:t>
        </w:r>
      </w:ins>
      <w:ins w:id="10640" w:author="Leon Sandler" w:date="2026-09-06T00:00:00Z">
        <w:r>
          <w:t xml:space="preserve"> </w:t>
        </w:r>
      </w:ins>
      <w:ins w:id="10641" w:author="Leon Sandler" w:date="2026-09-06T00:00:00Z">
        <w:r>
          <w:t>Section</w:t>
        </w:r>
      </w:ins>
      <w:ins w:id="10642" w:author="Leon Sandler" w:date="2026-09-06T00:00:00Z">
        <w:r>
          <w:t xml:space="preserve"> </w:t>
        </w:r>
      </w:ins>
      <w:ins w:id="10643" w:author="Leon Sandler" w:date="2026-09-06T00:00:00Z">
        <w:r>
          <w:t>14.</w:t>
        </w:r>
      </w:ins>
    </w:p>
    <w:p>
      <w:ins w:id="10644" w:author="Leon Sandler" w:date="2026-09-06T00:00:00Z">
        <w:r>
          <w:t>11.1</w:t>
        </w:r>
      </w:ins>
      <w:ins w:id="10645" w:author="Leon Sandler" w:date="2026-09-06T00:00:00Z">
        <w:r>
          <w:t xml:space="preserve"> </w:t>
        </w:r>
      </w:ins>
      <w:ins w:id="10646" w:author="Leon Sandler" w:date="2026-09-06T00:00:00Z">
        <w:r>
          <w:t>Launch</w:t>
        </w:r>
      </w:ins>
      <w:ins w:id="10647" w:author="Leon Sandler" w:date="2026-09-06T00:00:00Z">
        <w:r>
          <w:t xml:space="preserve"> </w:t>
        </w:r>
      </w:ins>
      <w:ins w:id="10648" w:author="Leon Sandler" w:date="2026-09-06T00:00:00Z">
        <w:r>
          <w:t>and</w:t>
        </w:r>
      </w:ins>
      <w:ins w:id="10649" w:author="Leon Sandler" w:date="2026-09-06T00:00:00Z">
        <w:r>
          <w:t xml:space="preserve"> </w:t>
        </w:r>
      </w:ins>
      <w:ins w:id="10650" w:author="Leon Sandler" w:date="2026-09-06T00:00:00Z">
        <w:r>
          <w:t>deployment</w:t>
        </w:r>
      </w:ins>
      <w:ins w:id="10651" w:author="Leon Sandler" w:date="2026-09-06T00:00:00Z">
        <w:r>
          <w:t xml:space="preserve"> </w:t>
        </w:r>
      </w:ins>
      <w:ins w:id="10652" w:author="Leon Sandler" w:date="2026-09-06T00:00:00Z">
        <w:r>
          <w:t>feasibility</w:t>
        </w:r>
      </w:ins>
    </w:p>
    <w:p>
      <w:ins w:id="10653" w:author="Leon Sandler" w:date="2026-09-06T00:00:00Z">
        <w:r>
          <w:t>Table</w:t>
        </w:r>
      </w:ins>
      <w:ins w:id="10654" w:author="Leon Sandler" w:date="2026-09-06T00:00:00Z">
        <w:r>
          <w:t xml:space="preserve"> </w:t>
        </w:r>
      </w:ins>
      <w:ins w:id="10655" w:author="Leon Sandler" w:date="2026-09-06T00:00:00Z">
        <w:r>
          <w:t>6</w:t>
        </w:r>
      </w:ins>
      <w:ins w:id="10656" w:author="Leon Sandler" w:date="2026-09-06T00:00:00Z">
        <w:r>
          <w:t xml:space="preserve"> </w:t>
        </w:r>
      </w:ins>
      <w:ins w:id="10657" w:author="Leon Sandler" w:date="2026-09-06T00:00:00Z">
        <w:r>
          <w:t>places</w:t>
        </w:r>
      </w:ins>
      <w:ins w:id="10658" w:author="Leon Sandler" w:date="2026-09-06T00:00:00Z">
        <w:r>
          <w:t xml:space="preserve"> </w:t>
        </w:r>
      </w:ins>
      <w:ins w:id="10659" w:author="Leon Sandler" w:date="2026-09-06T00:00:00Z">
        <w:r>
          <w:t>this</w:t>
        </w:r>
      </w:ins>
      <w:ins w:id="10660" w:author="Leon Sandler" w:date="2026-09-06T00:00:00Z">
        <w:r>
          <w:t xml:space="preserve"> </w:t>
        </w:r>
      </w:ins>
      <w:ins w:id="10661" w:author="Leon Sandler" w:date="2026-09-06T00:00:00Z">
        <w:r>
          <w:t>paper's</w:t>
        </w:r>
      </w:ins>
      <w:ins w:id="10662" w:author="Leon Sandler" w:date="2026-09-06T00:00:00Z">
        <w:r>
          <w:t xml:space="preserve"> </w:t>
        </w:r>
      </w:ins>
      <w:ins w:id="10663" w:author="Leon Sandler" w:date="2026-09-06T00:00:00Z">
        <w:r>
          <w:t>Earth-launched</w:t>
        </w:r>
      </w:ins>
      <w:ins w:id="10664" w:author="Leon Sandler" w:date="2026-09-06T00:00:00Z">
        <w:r>
          <w:t xml:space="preserve"> </w:t>
        </w:r>
      </w:ins>
      <w:ins w:id="10665" w:author="Leon Sandler" w:date="2026-09-06T00:00:00Z">
        <w:r>
          <w:t>mass</w:t>
        </w:r>
      </w:ins>
      <w:ins w:id="10666" w:author="Leon Sandler" w:date="2026-09-06T00:00:00Z">
        <w:r>
          <w:t xml:space="preserve"> </w:t>
        </w:r>
      </w:ins>
      <w:ins w:id="10667" w:author="Leon Sandler" w:date="2026-09-06T00:00:00Z">
        <w:r>
          <w:t>figures</w:t>
        </w:r>
      </w:ins>
      <w:ins w:id="10668" w:author="Leon Sandler" w:date="2026-09-06T00:00:00Z">
        <w:r>
          <w:t xml:space="preserve"> </w:t>
        </w:r>
      </w:ins>
      <w:ins w:id="10669" w:author="Leon Sandler" w:date="2026-09-06T00:00:00Z">
        <w:r>
          <w:t>(81.0</w:t>
        </w:r>
      </w:ins>
      <w:ins w:id="10670" w:author="Leon Sandler" w:date="2026-09-06T00:00:00Z">
        <w:r>
          <w:t xml:space="preserve"> </w:t>
        </w:r>
      </w:ins>
      <w:ins w:id="10671" w:author="Leon Sandler" w:date="2026-09-06T00:00:00Z">
        <w:r>
          <w:t>t</w:t>
        </w:r>
      </w:ins>
      <w:ins w:id="10672" w:author="Leon Sandler" w:date="2026-09-06T00:00:00Z">
        <w:r>
          <w:t xml:space="preserve"> </w:t>
        </w:r>
      </w:ins>
      <w:ins w:id="10673" w:author="Leon Sandler" w:date="2026-09-06T00:00:00Z">
        <w:r>
          <w:t>for</w:t>
        </w:r>
      </w:ins>
      <w:ins w:id="10674" w:author="Leon Sandler" w:date="2026-09-06T00:00:00Z">
        <w:r>
          <w:t xml:space="preserve"> </w:t>
        </w:r>
      </w:ins>
      <w:ins w:id="10675" w:author="Leon Sandler" w:date="2026-09-06T00:00:00Z">
        <w:r>
          <w:t>the</w:t>
        </w:r>
      </w:ins>
      <w:ins w:id="10676" w:author="Leon Sandler" w:date="2026-09-06T00:00:00Z">
        <w:r>
          <w:t xml:space="preserve"> </w:t>
        </w:r>
      </w:ins>
      <w:ins w:id="10677" w:author="Leon Sandler" w:date="2026-09-06T00:00:00Z">
        <w:r>
          <w:t>fully</w:t>
        </w:r>
      </w:ins>
      <w:ins w:id="10678" w:author="Leon Sandler" w:date="2026-09-06T00:00:00Z">
        <w:r>
          <w:t xml:space="preserve"> </w:t>
        </w:r>
      </w:ins>
      <w:ins w:id="10679" w:author="Leon Sandler" w:date="2026-09-06T00:00:00Z">
        <w:r>
          <w:t>imported</w:t>
        </w:r>
      </w:ins>
      <w:ins w:id="10680" w:author="Leon Sandler" w:date="2026-09-06T00:00:00Z">
        <w:r>
          <w:t xml:space="preserve"> </w:t>
        </w:r>
      </w:ins>
      <w:ins w:id="10681" w:author="Leon Sandler" w:date="2026-09-06T00:00:00Z">
        <w:r>
          <w:t>architecture</w:t>
        </w:r>
      </w:ins>
      <w:ins w:id="10682" w:author="Leon Sandler" w:date="2026-09-06T00:00:00Z">
        <w:r>
          <w:t xml:space="preserve"> </w:t>
        </w:r>
      </w:ins>
      <w:ins w:id="10683" w:author="Leon Sandler" w:date="2026-09-06T00:00:00Z">
        <w:r>
          <w:t>A,</w:t>
        </w:r>
      </w:ins>
      <w:ins w:id="10684" w:author="Leon Sandler" w:date="2026-09-06T00:00:00Z">
        <w:r>
          <w:t xml:space="preserve"> </w:t>
        </w:r>
      </w:ins>
      <w:ins w:id="10685" w:author="Leon Sandler" w:date="2026-09-06T00:00:00Z">
        <w:r>
          <w:t>46.4</w:t>
        </w:r>
      </w:ins>
      <w:ins w:id="10686" w:author="Leon Sandler" w:date="2026-09-06T00:00:00Z">
        <w:r>
          <w:t xml:space="preserve"> </w:t>
        </w:r>
      </w:ins>
      <w:ins w:id="10687" w:author="Leon Sandler" w:date="2026-09-06T00:00:00Z">
        <w:r>
          <w:t>t</w:t>
        </w:r>
      </w:ins>
      <w:ins w:id="10688" w:author="Leon Sandler" w:date="2026-09-06T00:00:00Z">
        <w:r>
          <w:t xml:space="preserve"> </w:t>
        </w:r>
      </w:ins>
      <w:ins w:id="10689" w:author="Leon Sandler" w:date="2026-09-06T00:00:00Z">
        <w:r>
          <w:t>for</w:t>
        </w:r>
      </w:ins>
      <w:ins w:id="10690" w:author="Leon Sandler" w:date="2026-09-06T00:00:00Z">
        <w:r>
          <w:t xml:space="preserve"> </w:t>
        </w:r>
      </w:ins>
      <w:ins w:id="10691" w:author="Leon Sandler" w:date="2026-09-06T00:00:00Z">
        <w:r>
          <w:t>the</w:t>
        </w:r>
      </w:ins>
      <w:ins w:id="10692" w:author="Leon Sandler" w:date="2026-09-06T00:00:00Z">
        <w:r>
          <w:t xml:space="preserve"> </w:t>
        </w:r>
      </w:ins>
      <w:ins w:id="10693" w:author="Leon Sandler" w:date="2026-09-06T00:00:00Z">
        <w:r>
          <w:t>ISRU-structural</w:t>
        </w:r>
      </w:ins>
      <w:ins w:id="10694" w:author="Leon Sandler" w:date="2026-09-06T00:00:00Z">
        <w:r>
          <w:t xml:space="preserve"> </w:t>
        </w:r>
      </w:ins>
      <w:ins w:id="10695" w:author="Leon Sandler" w:date="2026-09-06T00:00:00Z">
        <w:r>
          <w:t>architecture</w:t>
        </w:r>
      </w:ins>
      <w:ins w:id="10696" w:author="Leon Sandler" w:date="2026-09-06T00:00:00Z">
        <w:r>
          <w:t xml:space="preserve"> </w:t>
        </w:r>
      </w:ins>
      <w:ins w:id="10697" w:author="Leon Sandler" w:date="2026-09-06T00:00:00Z">
        <w:r>
          <w:t>D)</w:t>
        </w:r>
      </w:ins>
      <w:ins w:id="10698" w:author="Leon Sandler" w:date="2026-09-06T00:00:00Z">
        <w:r>
          <w:t xml:space="preserve"> </w:t>
        </w:r>
      </w:ins>
      <w:ins w:id="10699" w:author="Leon Sandler" w:date="2026-09-06T00:00:00Z">
        <w:r>
          <w:t>against</w:t>
        </w:r>
      </w:ins>
      <w:ins w:id="10700" w:author="Leon Sandler" w:date="2026-09-06T00:00:00Z">
        <w:r>
          <w:t xml:space="preserve"> </w:t>
        </w:r>
      </w:ins>
      <w:ins w:id="10701" w:author="Leon Sandler" w:date="2026-09-06T00:00:00Z">
        <w:r>
          <w:t>the</w:t>
        </w:r>
      </w:ins>
      <w:ins w:id="10702" w:author="Leon Sandler" w:date="2026-09-06T00:00:00Z">
        <w:r>
          <w:t xml:space="preserve"> </w:t>
        </w:r>
      </w:ins>
      <w:ins w:id="10703" w:author="Leon Sandler" w:date="2026-09-06T00:00:00Z">
        <w:r>
          <w:t>lunar-surface</w:t>
        </w:r>
      </w:ins>
      <w:ins w:id="10704" w:author="Leon Sandler" w:date="2026-09-06T00:00:00Z">
        <w:r>
          <w:t xml:space="preserve"> </w:t>
        </w:r>
      </w:ins>
      <w:ins w:id="10705" w:author="Leon Sandler" w:date="2026-09-06T00:00:00Z">
        <w:r>
          <w:t>cargo</w:t>
        </w:r>
      </w:ins>
      <w:ins w:id="10706" w:author="Leon Sandler" w:date="2026-09-06T00:00:00Z">
        <w:r>
          <w:t xml:space="preserve"> </w:t>
        </w:r>
      </w:ins>
      <w:ins w:id="10707" w:author="Leon Sandler" w:date="2026-09-06T00:00:00Z">
        <w:r>
          <w:t>capacities</w:t>
        </w:r>
      </w:ins>
      <w:ins w:id="10708" w:author="Leon Sandler" w:date="2026-09-06T00:00:00Z">
        <w:r>
          <w:t xml:space="preserve"> </w:t>
        </w:r>
      </w:ins>
      <w:ins w:id="10709" w:author="Leon Sandler" w:date="2026-09-06T00:00:00Z">
        <w:r>
          <w:t>NASA</w:t>
        </w:r>
      </w:ins>
      <w:ins w:id="10710" w:author="Leon Sandler" w:date="2026-09-06T00:00:00Z">
        <w:r>
          <w:t xml:space="preserve"> </w:t>
        </w:r>
      </w:ins>
      <w:ins w:id="10711" w:author="Leon Sandler" w:date="2026-09-06T00:00:00Z">
        <w:r>
          <w:t>and</w:t>
        </w:r>
      </w:ins>
      <w:ins w:id="10712" w:author="Leon Sandler" w:date="2026-09-06T00:00:00Z">
        <w:r>
          <w:t xml:space="preserve"> </w:t>
        </w:r>
      </w:ins>
      <w:ins w:id="10713" w:author="Leon Sandler" w:date="2026-09-06T00:00:00Z">
        <w:r>
          <w:t>Blue</w:t>
        </w:r>
      </w:ins>
      <w:ins w:id="10714" w:author="Leon Sandler" w:date="2026-09-06T00:00:00Z">
        <w:r>
          <w:t xml:space="preserve"> </w:t>
        </w:r>
      </w:ins>
      <w:ins w:id="10715" w:author="Leon Sandler" w:date="2026-09-06T00:00:00Z">
        <w:r>
          <w:t>Origin</w:t>
        </w:r>
      </w:ins>
      <w:ins w:id="10716" w:author="Leon Sandler" w:date="2026-09-06T00:00:00Z">
        <w:r>
          <w:t xml:space="preserve"> </w:t>
        </w:r>
      </w:ins>
      <w:ins w:id="10717" w:author="Leon Sandler" w:date="2026-09-06T00:00:00Z">
        <w:r>
          <w:t>have</w:t>
        </w:r>
      </w:ins>
      <w:ins w:id="10718" w:author="Leon Sandler" w:date="2026-09-06T00:00:00Z">
        <w:r>
          <w:t xml:space="preserve"> </w:t>
        </w:r>
      </w:ins>
      <w:ins w:id="10719" w:author="Leon Sandler" w:date="2026-09-06T00:00:00Z">
        <w:r>
          <w:t>each</w:t>
        </w:r>
      </w:ins>
      <w:ins w:id="10720" w:author="Leon Sandler" w:date="2026-09-06T00:00:00Z">
        <w:r>
          <w:t xml:space="preserve"> </w:t>
        </w:r>
      </w:ins>
      <w:ins w:id="10721" w:author="Leon Sandler" w:date="2026-09-06T00:00:00Z">
        <w:r>
          <w:t>publicly</w:t>
        </w:r>
      </w:ins>
      <w:ins w:id="10722" w:author="Leon Sandler" w:date="2026-09-06T00:00:00Z">
        <w:r>
          <w:t xml:space="preserve"> </w:t>
        </w:r>
      </w:ins>
      <w:ins w:id="10723" w:author="Leon Sandler" w:date="2026-09-06T00:00:00Z">
        <w:r>
          <w:t>quantified</w:t>
        </w:r>
      </w:ins>
      <w:ins w:id="10724" w:author="Leon Sandler" w:date="2026-09-06T00:00:00Z">
        <w:r>
          <w:t xml:space="preserve"> </w:t>
        </w:r>
      </w:ins>
      <w:ins w:id="10725" w:author="Leon Sandler" w:date="2026-09-06T00:00:00Z">
        <w:r>
          <w:t>for</w:t>
        </w:r>
      </w:ins>
      <w:ins w:id="10726" w:author="Leon Sandler" w:date="2026-09-06T00:00:00Z">
        <w:r>
          <w:t xml:space="preserve"> </w:t>
        </w:r>
      </w:ins>
      <w:ins w:id="10727" w:author="Leon Sandler" w:date="2026-09-06T00:00:00Z">
        <w:r>
          <w:t>vehicles</w:t>
        </w:r>
      </w:ins>
      <w:ins w:id="10728" w:author="Leon Sandler" w:date="2026-09-06T00:00:00Z">
        <w:r>
          <w:t xml:space="preserve"> </w:t>
        </w:r>
      </w:ins>
      <w:ins w:id="10729" w:author="Leon Sandler" w:date="2026-09-06T00:00:00Z">
        <w:r>
          <w:t>under</w:t>
        </w:r>
      </w:ins>
      <w:ins w:id="10730" w:author="Leon Sandler" w:date="2026-09-06T00:00:00Z">
        <w:r>
          <w:t xml:space="preserve"> </w:t>
        </w:r>
      </w:ins>
      <w:ins w:id="10731" w:author="Leon Sandler" w:date="2026-09-06T00:00:00Z">
        <w:r>
          <w:t>development</w:t>
        </w:r>
      </w:ins>
      <w:ins w:id="10732" w:author="Leon Sandler" w:date="2026-09-06T00:00:00Z">
        <w:r>
          <w:t xml:space="preserve"> </w:t>
        </w:r>
      </w:ins>
      <w:ins w:id="10733" w:author="Leon Sandler" w:date="2026-09-06T00:00:00Z">
        <w:r>
          <w:t>for</w:t>
        </w:r>
      </w:ins>
      <w:ins w:id="10734" w:author="Leon Sandler" w:date="2026-09-06T00:00:00Z">
        <w:r>
          <w:t xml:space="preserve"> </w:t>
        </w:r>
      </w:ins>
      <w:ins w:id="10735" w:author="Leon Sandler" w:date="2026-09-06T00:00:00Z">
        <w:r>
          <w:t>the</w:t>
        </w:r>
      </w:ins>
      <w:ins w:id="10736" w:author="Leon Sandler" w:date="2026-09-06T00:00:00Z">
        <w:r>
          <w:t xml:space="preserve"> </w:t>
        </w:r>
      </w:ins>
      <w:ins w:id="10737" w:author="Leon Sandler" w:date="2026-09-06T00:00:00Z">
        <w:r>
          <w:t>Artemis</w:t>
        </w:r>
      </w:ins>
      <w:ins w:id="10738" w:author="Leon Sandler" w:date="2026-09-06T00:00:00Z">
        <w:r>
          <w:t xml:space="preserve"> </w:t>
        </w:r>
      </w:ins>
      <w:ins w:id="10739" w:author="Leon Sandler" w:date="2026-09-06T00:00:00Z">
        <w:r>
          <w:t>program:</w:t>
        </w:r>
      </w:ins>
      <w:ins w:id="10740" w:author="Leon Sandler" w:date="2026-09-06T00:00:00Z">
        <w:r>
          <w:t xml:space="preserve"> </w:t>
        </w:r>
      </w:ins>
      <w:ins w:id="10741" w:author="Leon Sandler" w:date="2026-09-06T00:00:00Z">
        <w:r>
          <w:t>NASA's</w:t>
        </w:r>
      </w:ins>
      <w:ins w:id="10742" w:author="Leon Sandler" w:date="2026-09-06T00:00:00Z">
        <w:r>
          <w:t xml:space="preserve"> </w:t>
        </w:r>
      </w:ins>
      <w:ins w:id="10743" w:author="Leon Sandler" w:date="2026-09-06T00:00:00Z">
        <w:r>
          <w:t>own</w:t>
        </w:r>
      </w:ins>
      <w:ins w:id="10744" w:author="Leon Sandler" w:date="2026-09-06T00:00:00Z">
        <w:r>
          <w:t xml:space="preserve"> </w:t>
        </w:r>
      </w:ins>
      <w:ins w:id="10745" w:author="Leon Sandler" w:date="2026-09-06T00:00:00Z">
        <w:r>
          <w:t>program</w:t>
        </w:r>
      </w:ins>
      <w:ins w:id="10746" w:author="Leon Sandler" w:date="2026-09-06T00:00:00Z">
        <w:r>
          <w:t xml:space="preserve"> </w:t>
        </w:r>
      </w:ins>
      <w:ins w:id="10747" w:author="Leon Sandler" w:date="2026-09-06T00:00:00Z">
        <w:r>
          <w:t>description</w:t>
        </w:r>
      </w:ins>
      <w:ins w:id="10748" w:author="Leon Sandler" w:date="2026-09-06T00:00:00Z">
        <w:r>
          <w:t xml:space="preserve"> </w:t>
        </w:r>
      </w:ins>
      <w:ins w:id="10749" w:author="Leon Sandler" w:date="2026-09-06T00:00:00Z">
        <w:r>
          <w:t>states</w:t>
        </w:r>
      </w:ins>
      <w:ins w:id="10750" w:author="Leon Sandler" w:date="2026-09-06T00:00:00Z">
        <w:r>
          <w:t xml:space="preserve"> </w:t>
        </w:r>
      </w:ins>
      <w:ins w:id="10751" w:author="Leon Sandler" w:date="2026-09-06T00:00:00Z">
        <w:r>
          <w:t>that</w:t>
        </w:r>
      </w:ins>
      <w:ins w:id="10752" w:author="Leon Sandler" w:date="2026-09-06T00:00:00Z">
        <w:r>
          <w:t xml:space="preserve"> </w:t>
        </w:r>
      </w:ins>
      <w:ins w:id="10753" w:author="Leon Sandler" w:date="2026-09-06T00:00:00Z">
        <w:r>
          <w:t>the</w:t>
        </w:r>
      </w:ins>
      <w:ins w:id="10754" w:author="Leon Sandler" w:date="2026-09-06T00:00:00Z">
        <w:r>
          <w:t xml:space="preserve"> </w:t>
        </w:r>
      </w:ins>
      <w:ins w:id="10755" w:author="Leon Sandler" w:date="2026-09-06T00:00:00Z">
        <w:r>
          <w:t>large</w:t>
        </w:r>
      </w:ins>
      <w:ins w:id="10756" w:author="Leon Sandler" w:date="2026-09-06T00:00:00Z">
        <w:r>
          <w:t xml:space="preserve"> </w:t>
        </w:r>
      </w:ins>
      <w:ins w:id="10757" w:author="Leon Sandler" w:date="2026-09-06T00:00:00Z">
        <w:r>
          <w:t>cargo-lander</w:t>
        </w:r>
      </w:ins>
      <w:ins w:id="10758" w:author="Leon Sandler" w:date="2026-09-06T00:00:00Z">
        <w:r>
          <w:t xml:space="preserve"> </w:t>
        </w:r>
      </w:ins>
      <w:ins w:id="10759" w:author="Leon Sandler" w:date="2026-09-06T00:00:00Z">
        <w:r>
          <w:t>variants</w:t>
        </w:r>
      </w:ins>
      <w:ins w:id="10760" w:author="Leon Sandler" w:date="2026-09-06T00:00:00Z">
        <w:r>
          <w:t xml:space="preserve"> </w:t>
        </w:r>
      </w:ins>
      <w:ins w:id="10761" w:author="Leon Sandler" w:date="2026-09-06T00:00:00Z">
        <w:r>
          <w:t>of</w:t>
        </w:r>
      </w:ins>
      <w:ins w:id="10762" w:author="Leon Sandler" w:date="2026-09-06T00:00:00Z">
        <w:r>
          <w:t xml:space="preserve"> </w:t>
        </w:r>
      </w:ins>
      <w:ins w:id="10763" w:author="Leon Sandler" w:date="2026-09-06T00:00:00Z">
        <w:r>
          <w:t>Starship</w:t>
        </w:r>
      </w:ins>
      <w:ins w:id="10764" w:author="Leon Sandler" w:date="2026-09-06T00:00:00Z">
        <w:r>
          <w:t xml:space="preserve"> </w:t>
        </w:r>
      </w:ins>
      <w:ins w:id="10765" w:author="Leon Sandler" w:date="2026-09-06T00:00:00Z">
        <w:r>
          <w:t>and</w:t>
        </w:r>
      </w:ins>
      <w:ins w:id="10766" w:author="Leon Sandler" w:date="2026-09-06T00:00:00Z">
        <w:r>
          <w:t xml:space="preserve"> </w:t>
        </w:r>
      </w:ins>
      <w:ins w:id="10767" w:author="Leon Sandler" w:date="2026-09-06T00:00:00Z">
        <w:r>
          <w:t>Blue</w:t>
        </w:r>
      </w:ins>
      <w:ins w:id="10768" w:author="Leon Sandler" w:date="2026-09-06T00:00:00Z">
        <w:r>
          <w:t xml:space="preserve"> </w:t>
        </w:r>
      </w:ins>
      <w:ins w:id="10769" w:author="Leon Sandler" w:date="2026-09-06T00:00:00Z">
        <w:r>
          <w:t>Moon</w:t>
        </w:r>
      </w:ins>
      <w:ins w:id="10770" w:author="Leon Sandler" w:date="2026-09-06T00:00:00Z">
        <w:r>
          <w:t xml:space="preserve"> </w:t>
        </w:r>
      </w:ins>
      <w:ins w:id="10771" w:author="Leon Sandler" w:date="2026-09-06T00:00:00Z">
        <w:r>
          <w:t>(“Human-Class</w:t>
        </w:r>
      </w:ins>
      <w:ins w:id="10772" w:author="Leon Sandler" w:date="2026-09-06T00:00:00Z">
        <w:r>
          <w:t xml:space="preserve"> </w:t>
        </w:r>
      </w:ins>
      <w:ins w:id="10773" w:author="Leon Sandler" w:date="2026-09-06T00:00:00Z">
        <w:r>
          <w:t>Delivery</w:t>
        </w:r>
      </w:ins>
      <w:ins w:id="10774" w:author="Leon Sandler" w:date="2026-09-06T00:00:00Z">
        <w:r>
          <w:t xml:space="preserve"> </w:t>
        </w:r>
      </w:ins>
      <w:ins w:id="10775" w:author="Leon Sandler" w:date="2026-09-06T00:00:00Z">
        <w:r>
          <w:t>Landers,”</w:t>
        </w:r>
      </w:ins>
      <w:ins w:id="10776" w:author="Leon Sandler" w:date="2026-09-06T00:00:00Z">
        <w:r>
          <w:t xml:space="preserve"> </w:t>
        </w:r>
      </w:ins>
      <w:ins w:id="10777" w:author="Leon Sandler" w:date="2026-09-06T00:00:00Z">
        <w:r>
          <w:t>planned</w:t>
        </w:r>
      </w:ins>
      <w:ins w:id="10778" w:author="Leon Sandler" w:date="2026-09-06T00:00:00Z">
        <w:r>
          <w:t xml:space="preserve"> </w:t>
        </w:r>
      </w:ins>
      <w:ins w:id="10779" w:author="Leon Sandler" w:date="2026-09-06T00:00:00Z">
        <w:r>
          <w:t>for</w:t>
        </w:r>
      </w:ins>
      <w:ins w:id="10780" w:author="Leon Sandler" w:date="2026-09-06T00:00:00Z">
        <w:r>
          <w:t xml:space="preserve"> </w:t>
        </w:r>
      </w:ins>
      <w:ins w:id="10781" w:author="Leon Sandler" w:date="2026-09-06T00:00:00Z">
        <w:r>
          <w:t>Artemis</w:t>
        </w:r>
      </w:ins>
      <w:ins w:id="10782" w:author="Leon Sandler" w:date="2026-09-06T00:00:00Z">
        <w:r>
          <w:t xml:space="preserve"> </w:t>
        </w:r>
      </w:ins>
      <w:ins w:id="10783" w:author="Leon Sandler" w:date="2026-09-06T00:00:00Z">
        <w:r>
          <w:t>VII</w:t>
        </w:r>
      </w:ins>
      <w:ins w:id="10784" w:author="Leon Sandler" w:date="2026-09-06T00:00:00Z">
        <w:r>
          <w:t xml:space="preserve"> </w:t>
        </w:r>
      </w:ins>
      <w:ins w:id="10785" w:author="Leon Sandler" w:date="2026-09-06T00:00:00Z">
        <w:r>
          <w:t>and</w:t>
        </w:r>
      </w:ins>
      <w:ins w:id="10786" w:author="Leon Sandler" w:date="2026-09-06T00:00:00Z">
        <w:r>
          <w:t xml:space="preserve"> </w:t>
        </w:r>
      </w:ins>
      <w:ins w:id="10787" w:author="Leon Sandler" w:date="2026-09-06T00:00:00Z">
        <w:r>
          <w:t>later)</w:t>
        </w:r>
      </w:ins>
      <w:ins w:id="10788" w:author="Leon Sandler" w:date="2026-09-06T00:00:00Z">
        <w:r>
          <w:t xml:space="preserve"> </w:t>
        </w:r>
      </w:ins>
      <w:ins w:id="10789" w:author="Leon Sandler" w:date="2026-09-06T00:00:00Z">
        <w:r>
          <w:t>will</w:t>
        </w:r>
      </w:ins>
      <w:ins w:id="10790" w:author="Leon Sandler" w:date="2026-09-06T00:00:00Z">
        <w:r>
          <w:t xml:space="preserve"> </w:t>
        </w:r>
      </w:ins>
      <w:ins w:id="10791" w:author="Leon Sandler" w:date="2026-09-06T00:00:00Z">
        <w:r>
          <w:t>be</w:t>
        </w:r>
      </w:ins>
      <w:ins w:id="10792" w:author="Leon Sandler" w:date="2026-09-06T00:00:00Z">
        <w:r>
          <w:t xml:space="preserve"> </w:t>
        </w:r>
      </w:ins>
      <w:ins w:id="10793" w:author="Leon Sandler" w:date="2026-09-06T00:00:00Z">
        <w:r>
          <w:t>capable</w:t>
        </w:r>
      </w:ins>
      <w:ins w:id="10794" w:author="Leon Sandler" w:date="2026-09-06T00:00:00Z">
        <w:r>
          <w:t xml:space="preserve"> </w:t>
        </w:r>
      </w:ins>
      <w:ins w:id="10795" w:author="Leon Sandler" w:date="2026-09-06T00:00:00Z">
        <w:r>
          <w:t>of</w:t>
        </w:r>
      </w:ins>
      <w:ins w:id="10796" w:author="Leon Sandler" w:date="2026-09-06T00:00:00Z">
        <w:r>
          <w:t xml:space="preserve"> </w:t>
        </w:r>
      </w:ins>
      <w:ins w:id="10797" w:author="Leon Sandler" w:date="2026-09-06T00:00:00Z">
        <w:r>
          <w:t>delivering</w:t>
        </w:r>
      </w:ins>
      <w:ins w:id="10798" w:author="Leon Sandler" w:date="2026-09-06T00:00:00Z">
        <w:r>
          <w:t xml:space="preserve"> </w:t>
        </w:r>
      </w:ins>
      <w:ins w:id="10799" w:author="Leon Sandler" w:date="2026-09-06T00:00:00Z">
        <w:r>
          <w:t>approximately</w:t>
        </w:r>
      </w:ins>
      <w:ins w:id="10800" w:author="Leon Sandler" w:date="2026-09-06T00:00:00Z">
        <w:r>
          <w:t xml:space="preserve"> </w:t>
        </w:r>
      </w:ins>
      <w:ins w:id="10801" w:author="Leon Sandler" w:date="2026-09-06T00:00:00Z">
        <w:r>
          <w:t>12–15</w:t>
        </w:r>
      </w:ins>
      <w:ins w:id="10802" w:author="Leon Sandler" w:date="2026-09-06T00:00:00Z">
        <w:r>
          <w:t xml:space="preserve"> </w:t>
        </w:r>
      </w:ins>
      <w:ins w:id="10803" w:author="Leon Sandler" w:date="2026-09-06T00:00:00Z">
        <w:r>
          <w:t>t</w:t>
        </w:r>
      </w:ins>
      <w:ins w:id="10804" w:author="Leon Sandler" w:date="2026-09-06T00:00:00Z">
        <w:r>
          <w:t xml:space="preserve"> </w:t>
        </w:r>
      </w:ins>
      <w:ins w:id="10805" w:author="Leon Sandler" w:date="2026-09-06T00:00:00Z">
        <w:r>
          <w:t>to</w:t>
        </w:r>
      </w:ins>
      <w:ins w:id="10806" w:author="Leon Sandler" w:date="2026-09-06T00:00:00Z">
        <w:r>
          <w:t xml:space="preserve"> </w:t>
        </w:r>
      </w:ins>
      <w:ins w:id="10807" w:author="Leon Sandler" w:date="2026-09-06T00:00:00Z">
        <w:r>
          <w:t>the</w:t>
        </w:r>
      </w:ins>
      <w:ins w:id="10808" w:author="Leon Sandler" w:date="2026-09-06T00:00:00Z">
        <w:r>
          <w:t xml:space="preserve"> </w:t>
        </w:r>
      </w:ins>
      <w:ins w:id="10809" w:author="Leon Sandler" w:date="2026-09-06T00:00:00Z">
        <w:r>
          <w:t>lunar</w:t>
        </w:r>
      </w:ins>
      <w:ins w:id="10810" w:author="Leon Sandler" w:date="2026-09-06T00:00:00Z">
        <w:r>
          <w:t xml:space="preserve"> </w:t>
        </w:r>
      </w:ins>
      <w:ins w:id="10811" w:author="Leon Sandler" w:date="2026-09-06T00:00:00Z">
        <w:r>
          <w:t>surface</w:t>
        </w:r>
      </w:ins>
      <w:ins w:id="10812" w:author="Leon Sandler" w:date="2026-09-06T00:00:00Z">
        <w:r>
          <w:t xml:space="preserve"> </w:t>
        </w:r>
      </w:ins>
      <w:ins w:id="10813" w:author="Leon Sandler" w:date="2026-09-06T00:00:00Z">
        <w:r>
          <w:t>(Creech</w:t>
        </w:r>
      </w:ins>
      <w:ins w:id="10814" w:author="Leon Sandler" w:date="2026-09-06T00:00:00Z">
        <w:r>
          <w:t xml:space="preserve"> </w:t>
        </w:r>
      </w:ins>
      <w:ins w:id="10815" w:author="Leon Sandler" w:date="2026-09-06T00:00:00Z">
        <w:r>
          <w:t>et</w:t>
        </w:r>
      </w:ins>
      <w:ins w:id="10816" w:author="Leon Sandler" w:date="2026-09-06T00:00:00Z">
        <w:r>
          <w:t xml:space="preserve"> </w:t>
        </w:r>
      </w:ins>
      <w:ins w:id="10817" w:author="Leon Sandler" w:date="2026-09-06T00:00:00Z">
        <w:r>
          <w:t>al.,</w:t>
        </w:r>
      </w:ins>
      <w:ins w:id="10818" w:author="Leon Sandler" w:date="2026-09-06T00:00:00Z">
        <w:r>
          <w:t xml:space="preserve"> </w:t>
        </w:r>
      </w:ins>
      <w:ins w:id="10819" w:author="Leon Sandler" w:date="2026-09-06T00:00:00Z">
        <w:r>
          <w:t>2025),</w:t>
        </w:r>
      </w:ins>
      <w:ins w:id="10820" w:author="Leon Sandler" w:date="2026-09-06T00:00:00Z">
        <w:r>
          <w:t xml:space="preserve"> </w:t>
        </w:r>
      </w:ins>
      <w:ins w:id="10821" w:author="Leon Sandler" w:date="2026-09-06T00:00:00Z">
        <w:r>
          <w:t>and</w:t>
        </w:r>
      </w:ins>
      <w:ins w:id="10822" w:author="Leon Sandler" w:date="2026-09-06T00:00:00Z">
        <w:r>
          <w:t xml:space="preserve"> </w:t>
        </w:r>
      </w:ins>
      <w:ins w:id="10823" w:author="Leon Sandler" w:date="2026-09-06T00:00:00Z">
        <w:r>
          <w:t>Blue</w:t>
        </w:r>
      </w:ins>
      <w:ins w:id="10824" w:author="Leon Sandler" w:date="2026-09-06T00:00:00Z">
        <w:r>
          <w:t xml:space="preserve"> </w:t>
        </w:r>
      </w:ins>
      <w:ins w:id="10825" w:author="Leon Sandler" w:date="2026-09-06T00:00:00Z">
        <w:r>
          <w:t>Origin</w:t>
        </w:r>
      </w:ins>
      <w:ins w:id="10826" w:author="Leon Sandler" w:date="2026-09-06T00:00:00Z">
        <w:r>
          <w:t xml:space="preserve"> </w:t>
        </w:r>
      </w:ins>
      <w:ins w:id="10827" w:author="Leon Sandler" w:date="2026-09-06T00:00:00Z">
        <w:r>
          <w:t>states</w:t>
        </w:r>
      </w:ins>
      <w:ins w:id="10828" w:author="Leon Sandler" w:date="2026-09-06T00:00:00Z">
        <w:r>
          <w:t xml:space="preserve"> </w:t>
        </w:r>
      </w:ins>
      <w:ins w:id="10829" w:author="Leon Sandler" w:date="2026-09-06T00:00:00Z">
        <w:r>
          <w:t>a</w:t>
        </w:r>
      </w:ins>
      <w:ins w:id="10830" w:author="Leon Sandler" w:date="2026-09-06T00:00:00Z">
        <w:r>
          <w:t xml:space="preserve"> </w:t>
        </w:r>
      </w:ins>
      <w:ins w:id="10831" w:author="Leon Sandler" w:date="2026-09-06T00:00:00Z">
        <w:r>
          <w:t>cargo</w:t>
        </w:r>
      </w:ins>
      <w:ins w:id="10832" w:author="Leon Sandler" w:date="2026-09-06T00:00:00Z">
        <w:r>
          <w:t xml:space="preserve"> </w:t>
        </w:r>
      </w:ins>
      <w:ins w:id="10833" w:author="Leon Sandler" w:date="2026-09-06T00:00:00Z">
        <w:r>
          <w:t>capacity</w:t>
        </w:r>
      </w:ins>
      <w:ins w:id="10834" w:author="Leon Sandler" w:date="2026-09-06T00:00:00Z">
        <w:r>
          <w:t xml:space="preserve"> </w:t>
        </w:r>
      </w:ins>
      <w:ins w:id="10835" w:author="Leon Sandler" w:date="2026-09-06T00:00:00Z">
        <w:r>
          <w:t>of</w:t>
        </w:r>
      </w:ins>
      <w:ins w:id="10836" w:author="Leon Sandler" w:date="2026-09-06T00:00:00Z">
        <w:r>
          <w:t xml:space="preserve"> </w:t>
        </w:r>
      </w:ins>
      <w:ins w:id="10837" w:author="Leon Sandler" w:date="2026-09-06T00:00:00Z">
        <w:r>
          <w:t>approximately</w:t>
        </w:r>
      </w:ins>
      <w:ins w:id="10838" w:author="Leon Sandler" w:date="2026-09-06T00:00:00Z">
        <w:r>
          <w:t xml:space="preserve"> </w:t>
        </w:r>
      </w:ins>
      <w:ins w:id="10839" w:author="Leon Sandler" w:date="2026-09-06T00:00:00Z">
        <w:r>
          <w:t>3</w:t>
        </w:r>
      </w:ins>
      <w:ins w:id="10840" w:author="Leon Sandler" w:date="2026-09-06T00:00:00Z">
        <w:r>
          <w:t xml:space="preserve"> </w:t>
        </w:r>
      </w:ins>
      <w:ins w:id="10841" w:author="Leon Sandler" w:date="2026-09-06T00:00:00Z">
        <w:r>
          <w:t>t</w:t>
        </w:r>
      </w:ins>
      <w:ins w:id="10842" w:author="Leon Sandler" w:date="2026-09-06T00:00:00Z">
        <w:r>
          <w:t xml:space="preserve"> </w:t>
        </w:r>
      </w:ins>
      <w:ins w:id="10843" w:author="Leon Sandler" w:date="2026-09-06T00:00:00Z">
        <w:r>
          <w:t>for</w:t>
        </w:r>
      </w:ins>
      <w:ins w:id="10844" w:author="Leon Sandler" w:date="2026-09-06T00:00:00Z">
        <w:r>
          <w:t xml:space="preserve"> </w:t>
        </w:r>
      </w:ins>
      <w:ins w:id="10845" w:author="Leon Sandler" w:date="2026-09-06T00:00:00Z">
        <w:r>
          <w:t>the</w:t>
        </w:r>
      </w:ins>
      <w:ins w:id="10846" w:author="Leon Sandler" w:date="2026-09-06T00:00:00Z">
        <w:r>
          <w:t xml:space="preserve"> </w:t>
        </w:r>
      </w:ins>
      <w:ins w:id="10847" w:author="Leon Sandler" w:date="2026-09-06T00:00:00Z">
        <w:r>
          <w:t>smaller</w:t>
        </w:r>
      </w:ins>
      <w:ins w:id="10848" w:author="Leon Sandler" w:date="2026-09-06T00:00:00Z">
        <w:r>
          <w:t xml:space="preserve"> </w:t>
        </w:r>
      </w:ins>
      <w:ins w:id="10849" w:author="Leon Sandler" w:date="2026-09-06T00:00:00Z">
        <w:r>
          <w:t>Blue</w:t>
        </w:r>
      </w:ins>
      <w:ins w:id="10850" w:author="Leon Sandler" w:date="2026-09-06T00:00:00Z">
        <w:r>
          <w:t xml:space="preserve"> </w:t>
        </w:r>
      </w:ins>
      <w:ins w:id="10851" w:author="Leon Sandler" w:date="2026-09-06T00:00:00Z">
        <w:r>
          <w:t>Moon</w:t>
        </w:r>
      </w:ins>
      <w:ins w:id="10852" w:author="Leon Sandler" w:date="2026-09-06T00:00:00Z">
        <w:r>
          <w:t xml:space="preserve"> </w:t>
        </w:r>
      </w:ins>
      <w:ins w:id="10853" w:author="Leon Sandler" w:date="2026-09-06T00:00:00Z">
        <w:r>
          <w:t>Mark</w:t>
        </w:r>
      </w:ins>
      <w:ins w:id="10854" w:author="Leon Sandler" w:date="2026-09-06T00:00:00Z">
        <w:r>
          <w:t xml:space="preserve"> </w:t>
        </w:r>
      </w:ins>
      <w:ins w:id="10855" w:author="Leon Sandler" w:date="2026-09-06T00:00:00Z">
        <w:r>
          <w:t>1</w:t>
        </w:r>
      </w:ins>
      <w:ins w:id="10856" w:author="Leon Sandler" w:date="2026-09-06T00:00:00Z">
        <w:r>
          <w:t xml:space="preserve"> </w:t>
        </w:r>
      </w:ins>
      <w:ins w:id="10857" w:author="Leon Sandler" w:date="2026-09-06T00:00:00Z">
        <w:r>
          <w:t>lander</w:t>
        </w:r>
      </w:ins>
      <w:ins w:id="10858" w:author="Leon Sandler" w:date="2026-09-06T00:00:00Z">
        <w:r>
          <w:t xml:space="preserve"> </w:t>
        </w:r>
      </w:ins>
      <w:ins w:id="10859" w:author="Leon Sandler" w:date="2026-09-06T00:00:00Z">
        <w:r>
          <w:t>(Blue</w:t>
        </w:r>
      </w:ins>
      <w:ins w:id="10860" w:author="Leon Sandler" w:date="2026-09-06T00:00:00Z">
        <w:r>
          <w:t xml:space="preserve"> </w:t>
        </w:r>
      </w:ins>
      <w:ins w:id="10861" w:author="Leon Sandler" w:date="2026-09-06T00:00:00Z">
        <w:r>
          <w:t>Origin,</w:t>
        </w:r>
      </w:ins>
      <w:ins w:id="10862" w:author="Leon Sandler" w:date="2026-09-06T00:00:00Z">
        <w:r>
          <w:t xml:space="preserve"> </w:t>
        </w:r>
      </w:ins>
      <w:ins w:id="10863" w:author="Leon Sandler" w:date="2026-09-06T00:00:00Z">
        <w:r>
          <w:t>2025).</w:t>
        </w:r>
      </w:ins>
      <w:ins w:id="10864" w:author="Leon Sandler" w:date="2026-09-06T00:00:00Z">
        <w:r>
          <w:t xml:space="preserve"> </w:t>
        </w:r>
      </w:ins>
      <w:ins w:id="10865" w:author="Leon Sandler" w:date="2026-09-06T00:00:00Z">
        <w:r>
          <w:t>NASA's</w:t>
        </w:r>
      </w:ins>
      <w:ins w:id="10866" w:author="Leon Sandler" w:date="2026-09-06T00:00:00Z">
        <w:r>
          <w:t xml:space="preserve"> </w:t>
        </w:r>
      </w:ins>
      <w:ins w:id="10867" w:author="Leon Sandler" w:date="2026-09-06T00:00:00Z">
        <w:r>
          <w:t>Human</w:t>
        </w:r>
      </w:ins>
      <w:ins w:id="10868" w:author="Leon Sandler" w:date="2026-09-06T00:00:00Z">
        <w:r>
          <w:t xml:space="preserve"> </w:t>
        </w:r>
      </w:ins>
      <w:ins w:id="10869" w:author="Leon Sandler" w:date="2026-09-06T00:00:00Z">
        <w:r>
          <w:t>Landing</w:t>
        </w:r>
      </w:ins>
      <w:ins w:id="10870" w:author="Leon Sandler" w:date="2026-09-06T00:00:00Z">
        <w:r>
          <w:t xml:space="preserve"> </w:t>
        </w:r>
      </w:ins>
      <w:ins w:id="10871" w:author="Leon Sandler" w:date="2026-09-06T00:00:00Z">
        <w:r>
          <w:t>System</w:t>
        </w:r>
      </w:ins>
      <w:ins w:id="10872" w:author="Leon Sandler" w:date="2026-09-06T00:00:00Z">
        <w:r>
          <w:t xml:space="preserve"> </w:t>
        </w:r>
      </w:ins>
      <w:ins w:id="10873" w:author="Leon Sandler" w:date="2026-09-06T00:00:00Z">
        <w:r>
          <w:t>program</w:t>
        </w:r>
      </w:ins>
      <w:ins w:id="10874" w:author="Leon Sandler" w:date="2026-09-06T00:00:00Z">
        <w:r>
          <w:t xml:space="preserve"> </w:t>
        </w:r>
      </w:ins>
      <w:ins w:id="10875" w:author="Leon Sandler" w:date="2026-09-06T00:00:00Z">
        <w:r>
          <w:t>materials</w:t>
        </w:r>
      </w:ins>
      <w:ins w:id="10876" w:author="Leon Sandler" w:date="2026-09-06T00:00:00Z">
        <w:r>
          <w:t xml:space="preserve"> </w:t>
        </w:r>
      </w:ins>
      <w:ins w:id="10877" w:author="Leon Sandler" w:date="2026-09-06T00:00:00Z">
        <w:r>
          <w:t>describe</w:t>
        </w:r>
      </w:ins>
      <w:ins w:id="10878" w:author="Leon Sandler" w:date="2026-09-06T00:00:00Z">
        <w:r>
          <w:t xml:space="preserve"> </w:t>
        </w:r>
      </w:ins>
      <w:ins w:id="10879" w:author="Leon Sandler" w:date="2026-09-06T00:00:00Z">
        <w:r>
          <w:t>an</w:t>
        </w:r>
      </w:ins>
      <w:ins w:id="10880" w:author="Leon Sandler" w:date="2026-09-06T00:00:00Z">
        <w:r>
          <w:t xml:space="preserve"> </w:t>
        </w:r>
      </w:ins>
      <w:ins w:id="10881" w:author="Leon Sandler" w:date="2026-09-06T00:00:00Z">
        <w:r>
          <w:t>on-orbit</w:t>
        </w:r>
      </w:ins>
      <w:ins w:id="10882" w:author="Leon Sandler" w:date="2026-09-06T00:00:00Z">
        <w:r>
          <w:t xml:space="preserve"> </w:t>
        </w:r>
      </w:ins>
      <w:ins w:id="10883" w:author="Leon Sandler" w:date="2026-09-06T00:00:00Z">
        <w:r>
          <w:t>propellant-transfer</w:t>
        </w:r>
      </w:ins>
      <w:ins w:id="10884" w:author="Leon Sandler" w:date="2026-09-06T00:00:00Z">
        <w:r>
          <w:t xml:space="preserve"> </w:t>
        </w:r>
      </w:ins>
      <w:ins w:id="10885" w:author="Leon Sandler" w:date="2026-09-06T00:00:00Z">
        <w:r>
          <w:t>architecture</w:t>
        </w:r>
      </w:ins>
      <w:ins w:id="10886" w:author="Leon Sandler" w:date="2026-09-06T00:00:00Z">
        <w:r>
          <w:t xml:space="preserve"> </w:t>
        </w:r>
      </w:ins>
      <w:ins w:id="10887" w:author="Leon Sandler" w:date="2026-09-06T00:00:00Z">
        <w:r>
          <w:t>intended</w:t>
        </w:r>
      </w:ins>
      <w:ins w:id="10888" w:author="Leon Sandler" w:date="2026-09-06T00:00:00Z">
        <w:r>
          <w:t xml:space="preserve"> </w:t>
        </w:r>
      </w:ins>
      <w:ins w:id="10889" w:author="Leon Sandler" w:date="2026-09-06T00:00:00Z">
        <w:r>
          <w:t>to</w:t>
        </w:r>
      </w:ins>
      <w:ins w:id="10890" w:author="Leon Sandler" w:date="2026-09-06T00:00:00Z">
        <w:r>
          <w:t xml:space="preserve"> </w:t>
        </w:r>
      </w:ins>
      <w:ins w:id="10891" w:author="Leon Sandler" w:date="2026-09-06T00:00:00Z">
        <w:r>
          <w:t>enable</w:t>
        </w:r>
      </w:ins>
      <w:ins w:id="10892" w:author="Leon Sandler" w:date="2026-09-06T00:00:00Z">
        <w:r>
          <w:t xml:space="preserve"> </w:t>
        </w:r>
      </w:ins>
      <w:ins w:id="10893" w:author="Leon Sandler" w:date="2026-09-06T00:00:00Z">
        <w:r>
          <w:t>the</w:t>
        </w:r>
      </w:ins>
      <w:ins w:id="10894" w:author="Leon Sandler" w:date="2026-09-06T00:00:00Z">
        <w:r>
          <w:t xml:space="preserve"> </w:t>
        </w:r>
      </w:ins>
      <w:ins w:id="10895" w:author="Leon Sandler" w:date="2026-09-06T00:00:00Z">
        <w:r>
          <w:t>larger,</w:t>
        </w:r>
      </w:ins>
      <w:ins w:id="10896" w:author="Leon Sandler" w:date="2026-09-06T00:00:00Z">
        <w:r>
          <w:t xml:space="preserve"> </w:t>
        </w:r>
      </w:ins>
      <w:ins w:id="10897" w:author="Leon Sandler" w:date="2026-09-06T00:00:00Z">
        <w:r>
          <w:t>crewed</w:t>
        </w:r>
      </w:ins>
      <w:ins w:id="10898" w:author="Leon Sandler" w:date="2026-09-06T00:00:00Z">
        <w:r>
          <w:t xml:space="preserve"> </w:t>
        </w:r>
      </w:ins>
      <w:ins w:id="10899" w:author="Leon Sandler" w:date="2026-09-06T00:00:00Z">
        <w:r>
          <w:t>Starship</w:t>
        </w:r>
      </w:ins>
      <w:ins w:id="10900" w:author="Leon Sandler" w:date="2026-09-06T00:00:00Z">
        <w:r>
          <w:t xml:space="preserve"> </w:t>
        </w:r>
      </w:ins>
      <w:ins w:id="10901" w:author="Leon Sandler" w:date="2026-09-06T00:00:00Z">
        <w:r>
          <w:t>HLS</w:t>
        </w:r>
      </w:ins>
      <w:ins w:id="10902" w:author="Leon Sandler" w:date="2026-09-06T00:00:00Z">
        <w:r>
          <w:t xml:space="preserve"> </w:t>
        </w:r>
      </w:ins>
      <w:ins w:id="10903" w:author="Leon Sandler" w:date="2026-09-06T00:00:00Z">
        <w:r>
          <w:t>variant</w:t>
        </w:r>
      </w:ins>
      <w:ins w:id="10904" w:author="Leon Sandler" w:date="2026-09-06T00:00:00Z">
        <w:r>
          <w:t xml:space="preserve"> </w:t>
        </w:r>
      </w:ins>
      <w:ins w:id="10905" w:author="Leon Sandler" w:date="2026-09-06T00:00:00Z">
        <w:r>
          <w:t>to</w:t>
        </w:r>
      </w:ins>
      <w:ins w:id="10906" w:author="Leon Sandler" w:date="2026-09-06T00:00:00Z">
        <w:r>
          <w:t xml:space="preserve"> </w:t>
        </w:r>
      </w:ins>
      <w:ins w:id="10907" w:author="Leon Sandler" w:date="2026-09-06T00:00:00Z">
        <w:r>
          <w:t>deliver</w:t>
        </w:r>
      </w:ins>
      <w:ins w:id="10908" w:author="Leon Sandler" w:date="2026-09-06T00:00:00Z">
        <w:r>
          <w:t xml:space="preserve"> </w:t>
        </w:r>
      </w:ins>
      <w:ins w:id="10909" w:author="Leon Sandler" w:date="2026-09-06T00:00:00Z">
        <w:r>
          <w:t>substantially</w:t>
        </w:r>
      </w:ins>
      <w:ins w:id="10910" w:author="Leon Sandler" w:date="2026-09-06T00:00:00Z">
        <w:r>
          <w:t xml:space="preserve"> </w:t>
        </w:r>
      </w:ins>
      <w:ins w:id="10911" w:author="Leon Sandler" w:date="2026-09-06T00:00:00Z">
        <w:r>
          <w:t>more</w:t>
        </w:r>
      </w:ins>
      <w:ins w:id="10912" w:author="Leon Sandler" w:date="2026-09-06T00:00:00Z">
        <w:r>
          <w:t xml:space="preserve"> </w:t>
        </w:r>
      </w:ins>
      <w:ins w:id="10913" w:author="Leon Sandler" w:date="2026-09-06T00:00:00Z">
        <w:r>
          <w:t>mass</w:t>
        </w:r>
      </w:ins>
      <w:ins w:id="10914" w:author="Leon Sandler" w:date="2026-09-06T00:00:00Z">
        <w:r>
          <w:t xml:space="preserve"> </w:t>
        </w:r>
      </w:ins>
      <w:ins w:id="10915" w:author="Leon Sandler" w:date="2026-09-06T00:00:00Z">
        <w:r>
          <w:t>than</w:t>
        </w:r>
      </w:ins>
      <w:ins w:id="10916" w:author="Leon Sandler" w:date="2026-09-06T00:00:00Z">
        <w:r>
          <w:t xml:space="preserve"> </w:t>
        </w:r>
      </w:ins>
      <w:ins w:id="10917" w:author="Leon Sandler" w:date="2026-09-06T00:00:00Z">
        <w:r>
          <w:t>these</w:t>
        </w:r>
      </w:ins>
      <w:ins w:id="10918" w:author="Leon Sandler" w:date="2026-09-06T00:00:00Z">
        <w:r>
          <w:t xml:space="preserve"> </w:t>
        </w:r>
      </w:ins>
      <w:ins w:id="10919" w:author="Leon Sandler" w:date="2026-09-06T00:00:00Z">
        <w:r>
          <w:t>cargo-specific</w:t>
        </w:r>
      </w:ins>
      <w:ins w:id="10920" w:author="Leon Sandler" w:date="2026-09-06T00:00:00Z">
        <w:r>
          <w:t xml:space="preserve"> </w:t>
        </w:r>
      </w:ins>
      <w:ins w:id="10921" w:author="Leon Sandler" w:date="2026-09-06T00:00:00Z">
        <w:r>
          <w:t>landers,</w:t>
        </w:r>
      </w:ins>
      <w:ins w:id="10922" w:author="Leon Sandler" w:date="2026-09-06T00:00:00Z">
        <w:r>
          <w:t xml:space="preserve"> </w:t>
        </w:r>
      </w:ins>
      <w:ins w:id="10923" w:author="Leon Sandler" w:date="2026-09-06T00:00:00Z">
        <w:r>
          <w:t>but,</w:t>
        </w:r>
      </w:ins>
      <w:ins w:id="10924" w:author="Leon Sandler" w:date="2026-09-06T00:00:00Z">
        <w:r>
          <w:t xml:space="preserve"> </w:t>
        </w:r>
      </w:ins>
      <w:ins w:id="10925" w:author="Leon Sandler" w:date="2026-09-06T00:00:00Z">
        <w:r>
          <w:t>at</w:t>
        </w:r>
      </w:ins>
      <w:ins w:id="10926" w:author="Leon Sandler" w:date="2026-09-06T00:00:00Z">
        <w:r>
          <w:t xml:space="preserve"> </w:t>
        </w:r>
      </w:ins>
      <w:ins w:id="10927" w:author="Leon Sandler" w:date="2026-09-06T00:00:00Z">
        <w:r>
          <w:t>the</w:t>
        </w:r>
      </w:ins>
      <w:ins w:id="10928" w:author="Leon Sandler" w:date="2026-09-06T00:00:00Z">
        <w:r>
          <w:t xml:space="preserve"> </w:t>
        </w:r>
      </w:ins>
      <w:ins w:id="10929" w:author="Leon Sandler" w:date="2026-09-06T00:00:00Z">
        <w:r>
          <w:t>time</w:t>
        </w:r>
      </w:ins>
      <w:ins w:id="10930" w:author="Leon Sandler" w:date="2026-09-06T00:00:00Z">
        <w:r>
          <w:t xml:space="preserve"> </w:t>
        </w:r>
      </w:ins>
      <w:ins w:id="10931" w:author="Leon Sandler" w:date="2026-09-06T00:00:00Z">
        <w:r>
          <w:t>of</w:t>
        </w:r>
      </w:ins>
      <w:ins w:id="10932" w:author="Leon Sandler" w:date="2026-09-06T00:00:00Z">
        <w:r>
          <w:t xml:space="preserve"> </w:t>
        </w:r>
      </w:ins>
      <w:ins w:id="10933" w:author="Leon Sandler" w:date="2026-09-06T00:00:00Z">
        <w:r>
          <w:t>writing,</w:t>
        </w:r>
      </w:ins>
      <w:ins w:id="10934" w:author="Leon Sandler" w:date="2026-09-06T00:00:00Z">
        <w:r>
          <w:t xml:space="preserve"> </w:t>
        </w:r>
      </w:ins>
      <w:ins w:id="10935" w:author="Leon Sandler" w:date="2026-09-06T00:00:00Z">
        <w:r>
          <w:t>NASA</w:t>
        </w:r>
      </w:ins>
      <w:ins w:id="10936" w:author="Leon Sandler" w:date="2026-09-06T00:00:00Z">
        <w:r>
          <w:t xml:space="preserve"> </w:t>
        </w:r>
      </w:ins>
      <w:ins w:id="10937" w:author="Leon Sandler" w:date="2026-09-06T00:00:00Z">
        <w:r>
          <w:t>has</w:t>
        </w:r>
      </w:ins>
      <w:ins w:id="10938" w:author="Leon Sandler" w:date="2026-09-06T00:00:00Z">
        <w:r>
          <w:t xml:space="preserve"> </w:t>
        </w:r>
      </w:ins>
      <w:ins w:id="10939" w:author="Leon Sandler" w:date="2026-09-06T00:00:00Z">
        <w:r>
          <w:t>not</w:t>
        </w:r>
      </w:ins>
      <w:ins w:id="10940" w:author="Leon Sandler" w:date="2026-09-06T00:00:00Z">
        <w:r>
          <w:t xml:space="preserve"> </w:t>
        </w:r>
      </w:ins>
      <w:ins w:id="10941" w:author="Leon Sandler" w:date="2026-09-06T00:00:00Z">
        <w:r>
          <w:t>published</w:t>
        </w:r>
      </w:ins>
      <w:ins w:id="10942" w:author="Leon Sandler" w:date="2026-09-06T00:00:00Z">
        <w:r>
          <w:t xml:space="preserve"> </w:t>
        </w:r>
      </w:ins>
      <w:ins w:id="10943" w:author="Leon Sandler" w:date="2026-09-06T00:00:00Z">
        <w:r>
          <w:t>a</w:t>
        </w:r>
      </w:ins>
      <w:ins w:id="10944" w:author="Leon Sandler" w:date="2026-09-06T00:00:00Z">
        <w:r>
          <w:t xml:space="preserve"> </w:t>
        </w:r>
      </w:ins>
      <w:ins w:id="10945" w:author="Leon Sandler" w:date="2026-09-06T00:00:00Z">
        <w:r>
          <w:t>single</w:t>
        </w:r>
      </w:ins>
      <w:ins w:id="10946" w:author="Leon Sandler" w:date="2026-09-06T00:00:00Z">
        <w:r>
          <w:t xml:space="preserve"> </w:t>
        </w:r>
      </w:ins>
      <w:ins w:id="10947" w:author="Leon Sandler" w:date="2026-09-06T00:00:00Z">
        <w:r>
          <w:t>definitive</w:t>
        </w:r>
      </w:ins>
      <w:ins w:id="10948" w:author="Leon Sandler" w:date="2026-09-06T00:00:00Z">
        <w:r>
          <w:t xml:space="preserve"> </w:t>
        </w:r>
      </w:ins>
      <w:ins w:id="10949" w:author="Leon Sandler" w:date="2026-09-06T00:00:00Z">
        <w:r>
          <w:t>tonnage</w:t>
        </w:r>
      </w:ins>
      <w:ins w:id="10950" w:author="Leon Sandler" w:date="2026-09-06T00:00:00Z">
        <w:r>
          <w:t xml:space="preserve"> </w:t>
        </w:r>
      </w:ins>
      <w:ins w:id="10951" w:author="Leon Sandler" w:date="2026-09-06T00:00:00Z">
        <w:r>
          <w:t>figure</w:t>
        </w:r>
      </w:ins>
      <w:ins w:id="10952" w:author="Leon Sandler" w:date="2026-09-06T00:00:00Z">
        <w:r>
          <w:t xml:space="preserve"> </w:t>
        </w:r>
      </w:ins>
      <w:ins w:id="10953" w:author="Leon Sandler" w:date="2026-09-06T00:00:00Z">
        <w:r>
          <w:t>for</w:t>
        </w:r>
      </w:ins>
      <w:ins w:id="10954" w:author="Leon Sandler" w:date="2026-09-06T00:00:00Z">
        <w:r>
          <w:t xml:space="preserve"> </w:t>
        </w:r>
      </w:ins>
      <w:ins w:id="10955" w:author="Leon Sandler" w:date="2026-09-06T00:00:00Z">
        <w:r>
          <w:t>that</w:t>
        </w:r>
      </w:ins>
      <w:ins w:id="10956" w:author="Leon Sandler" w:date="2026-09-06T00:00:00Z">
        <w:r>
          <w:t xml:space="preserve"> </w:t>
        </w:r>
      </w:ins>
      <w:ins w:id="10957" w:author="Leon Sandler" w:date="2026-09-06T00:00:00Z">
        <w:r>
          <w:t>variant's</w:t>
        </w:r>
      </w:ins>
      <w:ins w:id="10958" w:author="Leon Sandler" w:date="2026-09-06T00:00:00Z">
        <w:r>
          <w:t xml:space="preserve"> </w:t>
        </w:r>
      </w:ins>
      <w:ins w:id="10959" w:author="Leon Sandler" w:date="2026-09-06T00:00:00Z">
        <w:r>
          <w:t>own</w:t>
        </w:r>
      </w:ins>
      <w:ins w:id="10960" w:author="Leon Sandler" w:date="2026-09-06T00:00:00Z">
        <w:r>
          <w:t xml:space="preserve"> </w:t>
        </w:r>
      </w:ins>
      <w:ins w:id="10961" w:author="Leon Sandler" w:date="2026-09-06T00:00:00Z">
        <w:r>
          <w:t>cargo-delivery</w:t>
        </w:r>
      </w:ins>
      <w:ins w:id="10962" w:author="Leon Sandler" w:date="2026-09-06T00:00:00Z">
        <w:r>
          <w:t xml:space="preserve"> </w:t>
        </w:r>
      </w:ins>
      <w:ins w:id="10963" w:author="Leon Sandler" w:date="2026-09-06T00:00:00Z">
        <w:r>
          <w:t>mode;</w:t>
        </w:r>
      </w:ins>
      <w:ins w:id="10964" w:author="Leon Sandler" w:date="2026-09-06T00:00:00Z">
        <w:r>
          <w:t xml:space="preserve"> </w:t>
        </w:r>
      </w:ins>
      <w:ins w:id="10965" w:author="Leon Sandler" w:date="2026-09-06T00:00:00Z">
        <w:r>
          <w:t>we</w:t>
        </w:r>
      </w:ins>
      <w:ins w:id="10966" w:author="Leon Sandler" w:date="2026-09-06T00:00:00Z">
        <w:r>
          <w:t xml:space="preserve"> </w:t>
        </w:r>
      </w:ins>
      <w:ins w:id="10967" w:author="Leon Sandler" w:date="2026-09-06T00:00:00Z">
        <w:r>
          <w:t>therefore</w:t>
        </w:r>
      </w:ins>
      <w:ins w:id="10968" w:author="Leon Sandler" w:date="2026-09-06T00:00:00Z">
        <w:r>
          <w:t xml:space="preserve"> </w:t>
        </w:r>
      </w:ins>
      <w:ins w:id="10969" w:author="Leon Sandler" w:date="2026-09-06T00:00:00Z">
        <w:r>
          <w:t>benchmark</w:t>
        </w:r>
      </w:ins>
      <w:ins w:id="10970" w:author="Leon Sandler" w:date="2026-09-06T00:00:00Z">
        <w:r>
          <w:t xml:space="preserve"> </w:t>
        </w:r>
      </w:ins>
      <w:ins w:id="10971" w:author="Leon Sandler" w:date="2026-09-06T00:00:00Z">
        <w:r>
          <w:t>only</w:t>
        </w:r>
      </w:ins>
      <w:ins w:id="10972" w:author="Leon Sandler" w:date="2026-09-06T00:00:00Z">
        <w:r>
          <w:t xml:space="preserve"> </w:t>
        </w:r>
      </w:ins>
      <w:ins w:id="10973" w:author="Leon Sandler" w:date="2026-09-06T00:00:00Z">
        <w:r>
          <w:t>against</w:t>
        </w:r>
      </w:ins>
      <w:ins w:id="10974" w:author="Leon Sandler" w:date="2026-09-06T00:00:00Z">
        <w:r>
          <w:t xml:space="preserve"> </w:t>
        </w:r>
      </w:ins>
      <w:ins w:id="10975" w:author="Leon Sandler" w:date="2026-09-06T00:00:00Z">
        <w:r>
          <w:t>the</w:t>
        </w:r>
      </w:ins>
      <w:ins w:id="10976" w:author="Leon Sandler" w:date="2026-09-06T00:00:00Z">
        <w:r>
          <w:t xml:space="preserve"> </w:t>
        </w:r>
      </w:ins>
      <w:ins w:id="10977" w:author="Leon Sandler" w:date="2026-09-06T00:00:00Z">
        <w:r>
          <w:t>two</w:t>
        </w:r>
      </w:ins>
      <w:ins w:id="10978" w:author="Leon Sandler" w:date="2026-09-06T00:00:00Z">
        <w:r>
          <w:t xml:space="preserve"> </w:t>
        </w:r>
      </w:ins>
      <w:ins w:id="10979" w:author="Leon Sandler" w:date="2026-09-06T00:00:00Z">
        <w:r>
          <w:t>capacities</w:t>
        </w:r>
      </w:ins>
      <w:ins w:id="10980" w:author="Leon Sandler" w:date="2026-09-06T00:00:00Z">
        <w:r>
          <w:t xml:space="preserve"> </w:t>
        </w:r>
      </w:ins>
      <w:ins w:id="10981" w:author="Leon Sandler" w:date="2026-09-06T00:00:00Z">
        <w:r>
          <w:t>that</w:t>
        </w:r>
      </w:ins>
      <w:ins w:id="10982" w:author="Leon Sandler" w:date="2026-09-06T00:00:00Z">
        <w:r>
          <w:t xml:space="preserve"> </w:t>
        </w:r>
      </w:ins>
      <w:ins w:id="10983" w:author="Leon Sandler" w:date="2026-09-06T00:00:00Z">
        <w:r>
          <w:t>are</w:t>
        </w:r>
      </w:ins>
      <w:ins w:id="10984" w:author="Leon Sandler" w:date="2026-09-06T00:00:00Z">
        <w:r>
          <w:t xml:space="preserve"> </w:t>
        </w:r>
      </w:ins>
      <w:ins w:id="10985" w:author="Leon Sandler" w:date="2026-09-06T00:00:00Z">
        <w:r>
          <w:t>publicly</w:t>
        </w:r>
      </w:ins>
      <w:ins w:id="10986" w:author="Leon Sandler" w:date="2026-09-06T00:00:00Z">
        <w:r>
          <w:t xml:space="preserve"> </w:t>
        </w:r>
      </w:ins>
      <w:ins w:id="10987" w:author="Leon Sandler" w:date="2026-09-06T00:00:00Z">
        <w:r>
          <w:t>quantified</w:t>
        </w:r>
      </w:ins>
      <w:ins w:id="10988" w:author="Leon Sandler" w:date="2026-09-06T00:00:00Z">
        <w:r>
          <w:t xml:space="preserve"> </w:t>
        </w:r>
      </w:ins>
      <w:ins w:id="10989" w:author="Leon Sandler" w:date="2026-09-06T00:00:00Z">
        <w:r>
          <w:t>by</w:t>
        </w:r>
      </w:ins>
      <w:ins w:id="10990" w:author="Leon Sandler" w:date="2026-09-06T00:00:00Z">
        <w:r>
          <w:t xml:space="preserve"> </w:t>
        </w:r>
      </w:ins>
      <w:ins w:id="10991" w:author="Leon Sandler" w:date="2026-09-06T00:00:00Z">
        <w:r>
          <w:t>name,</w:t>
        </w:r>
      </w:ins>
      <w:ins w:id="10992" w:author="Leon Sandler" w:date="2026-09-06T00:00:00Z">
        <w:r>
          <w:t xml:space="preserve"> </w:t>
        </w:r>
      </w:ins>
      <w:ins w:id="10993" w:author="Leon Sandler" w:date="2026-09-06T00:00:00Z">
        <w:r>
          <w:t>both</w:t>
        </w:r>
      </w:ins>
      <w:ins w:id="10994" w:author="Leon Sandler" w:date="2026-09-06T00:00:00Z">
        <w:r>
          <w:t xml:space="preserve"> </w:t>
        </w:r>
      </w:ins>
      <w:ins w:id="10995" w:author="Leon Sandler" w:date="2026-09-06T00:00:00Z">
        <w:r>
          <w:t>of</w:t>
        </w:r>
      </w:ins>
      <w:ins w:id="10996" w:author="Leon Sandler" w:date="2026-09-06T00:00:00Z">
        <w:r>
          <w:t xml:space="preserve"> </w:t>
        </w:r>
      </w:ins>
      <w:ins w:id="10997" w:author="Leon Sandler" w:date="2026-09-06T00:00:00Z">
        <w:r>
          <w:t>which</w:t>
        </w:r>
      </w:ins>
      <w:ins w:id="10998" w:author="Leon Sandler" w:date="2026-09-06T00:00:00Z">
        <w:r>
          <w:t xml:space="preserve"> </w:t>
        </w:r>
      </w:ins>
      <w:ins w:id="10999" w:author="Leon Sandler" w:date="2026-09-06T00:00:00Z">
        <w:r>
          <w:t>fall</w:t>
        </w:r>
      </w:ins>
      <w:ins w:id="11000" w:author="Leon Sandler" w:date="2026-09-06T00:00:00Z">
        <w:r>
          <w:t xml:space="preserve"> </w:t>
        </w:r>
      </w:ins>
      <w:ins w:id="11001" w:author="Leon Sandler" w:date="2026-09-06T00:00:00Z">
        <w:r>
          <w:t>below</w:t>
        </w:r>
      </w:ins>
      <w:ins w:id="11002" w:author="Leon Sandler" w:date="2026-09-06T00:00:00Z">
        <w:r>
          <w:t xml:space="preserve"> </w:t>
        </w:r>
      </w:ins>
      <w:ins w:id="11003" w:author="Leon Sandler" w:date="2026-09-06T00:00:00Z">
        <w:r>
          <w:t>either</w:t>
        </w:r>
      </w:ins>
      <w:ins w:id="11004" w:author="Leon Sandler" w:date="2026-09-06T00:00:00Z">
        <w:r>
          <w:t xml:space="preserve"> </w:t>
        </w:r>
      </w:ins>
      <w:ins w:id="11005" w:author="Leon Sandler" w:date="2026-09-06T00:00:00Z">
        <w:r>
          <w:t>architecture's</w:t>
        </w:r>
      </w:ins>
      <w:ins w:id="11006" w:author="Leon Sandler" w:date="2026-09-06T00:00:00Z">
        <w:r>
          <w:t xml:space="preserve"> </w:t>
        </w:r>
      </w:ins>
      <w:ins w:id="11007" w:author="Leon Sandler" w:date="2026-09-06T00:00:00Z">
        <w:r>
          <w:t>Earth-launched</w:t>
        </w:r>
      </w:ins>
      <w:ins w:id="11008" w:author="Leon Sandler" w:date="2026-09-06T00:00:00Z">
        <w:r>
          <w:t xml:space="preserve"> </w:t>
        </w:r>
      </w:ins>
      <w:ins w:id="11009" w:author="Leon Sandler" w:date="2026-09-06T00:00:00Z">
        <w:r>
          <w:t>mass.</w:t>
        </w:r>
      </w:ins>
      <w:ins w:id="11010" w:author="Leon Sandler" w:date="2026-09-06T00:00:00Z">
        <w:r>
          <w:t xml:space="preserve"> </w:t>
        </w:r>
      </w:ins>
      <w:ins w:id="11011" w:author="Leon Sandler" w:date="2026-09-06T00:00:00Z">
        <w:r>
          <w:t>Neither</w:t>
        </w:r>
      </w:ins>
      <w:ins w:id="11012" w:author="Leon Sandler" w:date="2026-09-06T00:00:00Z">
        <w:r>
          <w:t xml:space="preserve"> </w:t>
        </w:r>
      </w:ins>
      <w:ins w:id="11013" w:author="Leon Sandler" w:date="2026-09-06T00:00:00Z">
        <w:r>
          <w:t>architecture</w:t>
        </w:r>
      </w:ins>
      <w:ins w:id="11014" w:author="Leon Sandler" w:date="2026-09-06T00:00:00Z">
        <w:r>
          <w:t xml:space="preserve"> </w:t>
        </w:r>
      </w:ins>
      <w:ins w:id="11015" w:author="Leon Sandler" w:date="2026-09-06T00:00:00Z">
        <w:r>
          <w:t>is</w:t>
        </w:r>
      </w:ins>
      <w:ins w:id="11016" w:author="Leon Sandler" w:date="2026-09-06T00:00:00Z">
        <w:r>
          <w:t xml:space="preserve"> </w:t>
        </w:r>
      </w:ins>
      <w:ins w:id="11017" w:author="Leon Sandler" w:date="2026-09-06T00:00:00Z">
        <w:r>
          <w:t>deliverable</w:t>
        </w:r>
      </w:ins>
      <w:ins w:id="11018" w:author="Leon Sandler" w:date="2026-09-06T00:00:00Z">
        <w:r>
          <w:t xml:space="preserve"> </w:t>
        </w:r>
      </w:ins>
      <w:ins w:id="11019" w:author="Leon Sandler" w:date="2026-09-06T00:00:00Z">
        <w:r>
          <w:t>in</w:t>
        </w:r>
      </w:ins>
      <w:ins w:id="11020" w:author="Leon Sandler" w:date="2026-09-06T00:00:00Z">
        <w:r>
          <w:t xml:space="preserve"> </w:t>
        </w:r>
      </w:ins>
      <w:ins w:id="11021" w:author="Leon Sandler" w:date="2026-09-06T00:00:00Z">
        <w:r>
          <w:t>a</w:t>
        </w:r>
      </w:ins>
      <w:ins w:id="11022" w:author="Leon Sandler" w:date="2026-09-06T00:00:00Z">
        <w:r>
          <w:t xml:space="preserve"> </w:t>
        </w:r>
      </w:ins>
      <w:ins w:id="11023" w:author="Leon Sandler" w:date="2026-09-06T00:00:00Z">
        <w:r>
          <w:t>single</w:t>
        </w:r>
      </w:ins>
      <w:ins w:id="11024" w:author="Leon Sandler" w:date="2026-09-06T00:00:00Z">
        <w:r>
          <w:t xml:space="preserve"> </w:t>
        </w:r>
      </w:ins>
      <w:ins w:id="11025" w:author="Leon Sandler" w:date="2026-09-06T00:00:00Z">
        <w:r>
          <w:t>flight</w:t>
        </w:r>
      </w:ins>
      <w:ins w:id="11026" w:author="Leon Sandler" w:date="2026-09-06T00:00:00Z">
        <w:r>
          <w:t xml:space="preserve"> </w:t>
        </w:r>
      </w:ins>
      <w:ins w:id="11027" w:author="Leon Sandler" w:date="2026-09-06T00:00:00Z">
        <w:r>
          <w:t>against</w:t>
        </w:r>
      </w:ins>
      <w:ins w:id="11028" w:author="Leon Sandler" w:date="2026-09-06T00:00:00Z">
        <w:r>
          <w:t xml:space="preserve"> </w:t>
        </w:r>
      </w:ins>
      <w:ins w:id="11029" w:author="Leon Sandler" w:date="2026-09-06T00:00:00Z">
        <w:r>
          <w:t>either</w:t>
        </w:r>
      </w:ins>
      <w:ins w:id="11030" w:author="Leon Sandler" w:date="2026-09-06T00:00:00Z">
        <w:r>
          <w:t xml:space="preserve"> </w:t>
        </w:r>
      </w:ins>
      <w:ins w:id="11031" w:author="Leon Sandler" w:date="2026-09-06T00:00:00Z">
        <w:r>
          <w:t>of</w:t>
        </w:r>
      </w:ins>
      <w:ins w:id="11032" w:author="Leon Sandler" w:date="2026-09-06T00:00:00Z">
        <w:r>
          <w:t xml:space="preserve"> </w:t>
        </w:r>
      </w:ins>
      <w:ins w:id="11033" w:author="Leon Sandler" w:date="2026-09-06T00:00:00Z">
        <w:r>
          <w:t>these</w:t>
        </w:r>
      </w:ins>
      <w:ins w:id="11034" w:author="Leon Sandler" w:date="2026-09-06T00:00:00Z">
        <w:r>
          <w:t xml:space="preserve"> </w:t>
        </w:r>
      </w:ins>
      <w:ins w:id="11035" w:author="Leon Sandler" w:date="2026-09-06T00:00:00Z">
        <w:r>
          <w:t>two</w:t>
        </w:r>
      </w:ins>
      <w:ins w:id="11036" w:author="Leon Sandler" w:date="2026-09-06T00:00:00Z">
        <w:r>
          <w:t xml:space="preserve"> </w:t>
        </w:r>
      </w:ins>
      <w:ins w:id="11037" w:author="Leon Sandler" w:date="2026-09-06T00:00:00Z">
        <w:r>
          <w:t>benchmarks,</w:t>
        </w:r>
      </w:ins>
      <w:ins w:id="11038" w:author="Leon Sandler" w:date="2026-09-06T00:00:00Z">
        <w:r>
          <w:t xml:space="preserve"> </w:t>
        </w:r>
      </w:ins>
      <w:ins w:id="11039" w:author="Leon Sandler" w:date="2026-09-06T00:00:00Z">
        <w:r>
          <w:t>reinforcing</w:t>
        </w:r>
      </w:ins>
      <w:ins w:id="11040" w:author="Leon Sandler" w:date="2026-09-06T00:00:00Z">
        <w:r>
          <w:t xml:space="preserve"> </w:t>
        </w:r>
      </w:ins>
      <w:ins w:id="11041" w:author="Leon Sandler" w:date="2026-09-06T00:00:00Z">
        <w:r>
          <w:t>the</w:t>
        </w:r>
      </w:ins>
      <w:ins w:id="11042" w:author="Leon Sandler" w:date="2026-09-06T00:00:00Z">
        <w:r>
          <w:t xml:space="preserve"> </w:t>
        </w:r>
      </w:ins>
      <w:ins w:id="11043" w:author="Leon Sandler" w:date="2026-09-06T00:00:00Z">
        <w:r>
          <w:t>modular,</w:t>
        </w:r>
      </w:ins>
      <w:ins w:id="11044" w:author="Leon Sandler" w:date="2026-09-06T00:00:00Z">
        <w:r>
          <w:t xml:space="preserve"> </w:t>
        </w:r>
      </w:ins>
      <w:ins w:id="11045" w:author="Leon Sandler" w:date="2026-09-06T00:00:00Z">
        <w:r>
          <w:t>multi-flight</w:t>
        </w:r>
      </w:ins>
      <w:ins w:id="11046" w:author="Leon Sandler" w:date="2026-09-06T00:00:00Z">
        <w:r>
          <w:t xml:space="preserve"> </w:t>
        </w:r>
      </w:ins>
      <w:ins w:id="11047" w:author="Leon Sandler" w:date="2026-09-06T00:00:00Z">
        <w:r>
          <w:t>delivery</w:t>
        </w:r>
      </w:ins>
      <w:ins w:id="11048" w:author="Leon Sandler" w:date="2026-09-06T00:00:00Z">
        <w:r>
          <w:t xml:space="preserve"> </w:t>
        </w:r>
      </w:ins>
      <w:ins w:id="11049" w:author="Leon Sandler" w:date="2026-09-06T00:00:00Z">
        <w:r>
          <w:t>profile</w:t>
        </w:r>
      </w:ins>
      <w:ins w:id="11050" w:author="Leon Sandler" w:date="2026-09-06T00:00:00Z">
        <w:r>
          <w:t xml:space="preserve"> </w:t>
        </w:r>
      </w:ins>
      <w:ins w:id="11051" w:author="Leon Sandler" w:date="2026-09-06T00:00:00Z">
        <w:r>
          <w:t>already</w:t>
        </w:r>
      </w:ins>
      <w:ins w:id="11052" w:author="Leon Sandler" w:date="2026-09-06T00:00:00Z">
        <w:r>
          <w:t xml:space="preserve"> </w:t>
        </w:r>
      </w:ins>
      <w:ins w:id="11053" w:author="Leon Sandler" w:date="2026-09-06T00:00:00Z">
        <w:r>
          <w:t>discussed</w:t>
        </w:r>
      </w:ins>
      <w:ins w:id="11054" w:author="Leon Sandler" w:date="2026-09-06T00:00:00Z">
        <w:r>
          <w:t xml:space="preserve"> </w:t>
        </w:r>
      </w:ins>
      <w:ins w:id="11055" w:author="Leon Sandler" w:date="2026-09-06T00:00:00Z">
        <w:r>
          <w:t>below</w:t>
        </w:r>
      </w:ins>
      <w:ins w:id="11056" w:author="Leon Sandler" w:date="2026-09-06T00:00:00Z">
        <w:r>
          <w:t xml:space="preserve"> </w:t>
        </w:r>
      </w:ins>
      <w:ins w:id="11057" w:author="Leon Sandler" w:date="2026-09-06T00:00:00Z">
        <w:r>
          <w:t>regardless</w:t>
        </w:r>
      </w:ins>
      <w:ins w:id="11058" w:author="Leon Sandler" w:date="2026-09-06T00:00:00Z">
        <w:r>
          <w:t xml:space="preserve"> </w:t>
        </w:r>
      </w:ins>
      <w:ins w:id="11059" w:author="Leon Sandler" w:date="2026-09-06T00:00:00Z">
        <w:r>
          <w:t>of</w:t>
        </w:r>
      </w:ins>
      <w:ins w:id="11060" w:author="Leon Sandler" w:date="2026-09-06T00:00:00Z">
        <w:r>
          <w:t xml:space="preserve"> </w:t>
        </w:r>
      </w:ins>
      <w:ins w:id="11061" w:author="Leon Sandler" w:date="2026-09-06T00:00:00Z">
        <w:r>
          <w:t>which</w:t>
        </w:r>
      </w:ins>
      <w:ins w:id="11062" w:author="Leon Sandler" w:date="2026-09-06T00:00:00Z">
        <w:r>
          <w:t xml:space="preserve"> </w:t>
        </w:r>
      </w:ins>
      <w:ins w:id="11063" w:author="Leon Sandler" w:date="2026-09-06T00:00:00Z">
        <w:r>
          <w:t>lander</w:t>
        </w:r>
      </w:ins>
      <w:ins w:id="11064" w:author="Leon Sandler" w:date="2026-09-06T00:00:00Z">
        <w:r>
          <w:t xml:space="preserve"> </w:t>
        </w:r>
      </w:ins>
      <w:ins w:id="11065" w:author="Leon Sandler" w:date="2026-09-06T00:00:00Z">
        <w:r>
          <w:t>ultimately</w:t>
        </w:r>
      </w:ins>
      <w:ins w:id="11066" w:author="Leon Sandler" w:date="2026-09-06T00:00:00Z">
        <w:r>
          <w:t xml:space="preserve"> </w:t>
        </w:r>
      </w:ins>
      <w:ins w:id="11067" w:author="Leon Sandler" w:date="2026-09-06T00:00:00Z">
        <w:r>
          <w:t>performs</w:t>
        </w:r>
      </w:ins>
      <w:ins w:id="11068" w:author="Leon Sandler" w:date="2026-09-06T00:00:00Z">
        <w:r>
          <w:t xml:space="preserve"> </w:t>
        </w:r>
      </w:ins>
      <w:ins w:id="11069" w:author="Leon Sandler" w:date="2026-09-06T00:00:00Z">
        <w:r>
          <w:t>the</w:t>
        </w:r>
      </w:ins>
      <w:ins w:id="11070" w:author="Leon Sandler" w:date="2026-09-06T00:00:00Z">
        <w:r>
          <w:t xml:space="preserve"> </w:t>
        </w:r>
      </w:ins>
      <w:ins w:id="11071" w:author="Leon Sandler" w:date="2026-09-06T00:00:00Z">
        <w:r>
          <w:t>delivery.</w:t>
        </w:r>
      </w:ins>
    </w:p>
    <w:p>
      <w:ins w:id="11072" w:author="Leon Sandler" w:date="2026-09-06T00:00:00Z">
        <w:r>
          <w:t>Table</w:t>
        </w:r>
      </w:ins>
      <w:ins w:id="11073" w:author="Leon Sandler" w:date="2026-09-06T00:00:00Z">
        <w:r>
          <w:t xml:space="preserve"> </w:t>
        </w:r>
      </w:ins>
      <w:ins w:id="11074" w:author="Leon Sandler" w:date="2026-09-06T00:00:00Z">
        <w:r>
          <w:t>6.</w:t>
        </w:r>
      </w:ins>
      <w:ins w:id="11075" w:author="Leon Sandler" w:date="2026-09-06T00:00:00Z">
        <w:r>
          <w:t xml:space="preserve"> </w:t>
        </w:r>
      </w:ins>
      <w:ins w:id="11076" w:author="Leon Sandler" w:date="2026-09-06T00:00:00Z">
        <w:r>
          <w:t>Illustrative</w:t>
        </w:r>
      </w:ins>
      <w:ins w:id="11077" w:author="Leon Sandler" w:date="2026-09-06T00:00:00Z">
        <w:r>
          <w:t xml:space="preserve"> </w:t>
        </w:r>
      </w:ins>
      <w:ins w:id="11078" w:author="Leon Sandler" w:date="2026-09-06T00:00:00Z">
        <w:r>
          <w:t>comparison</w:t>
        </w:r>
      </w:ins>
      <w:ins w:id="11079" w:author="Leon Sandler" w:date="2026-09-06T00:00:00Z">
        <w:r>
          <w:t xml:space="preserve"> </w:t>
        </w:r>
      </w:ins>
      <w:ins w:id="11080" w:author="Leon Sandler" w:date="2026-09-06T00:00:00Z">
        <w:r>
          <w:t>of</w:t>
        </w:r>
      </w:ins>
      <w:ins w:id="11081" w:author="Leon Sandler" w:date="2026-09-06T00:00:00Z">
        <w:r>
          <w:t xml:space="preserve"> </w:t>
        </w:r>
      </w:ins>
      <w:ins w:id="11082" w:author="Leon Sandler" w:date="2026-09-06T00:00:00Z">
        <w:r>
          <w:t>this</w:t>
        </w:r>
      </w:ins>
      <w:ins w:id="11083" w:author="Leon Sandler" w:date="2026-09-06T00:00:00Z">
        <w:r>
          <w:t xml:space="preserve"> </w:t>
        </w:r>
      </w:ins>
      <w:ins w:id="11084" w:author="Leon Sandler" w:date="2026-09-06T00:00:00Z">
        <w:r>
          <w:t>paper's</w:t>
        </w:r>
      </w:ins>
      <w:ins w:id="11085" w:author="Leon Sandler" w:date="2026-09-06T00:00:00Z">
        <w:r>
          <w:t xml:space="preserve"> </w:t>
        </w:r>
      </w:ins>
      <w:ins w:id="11086" w:author="Leon Sandler" w:date="2026-09-06T00:00:00Z">
        <w:r>
          <w:t>Earth-launched</w:t>
        </w:r>
      </w:ins>
      <w:ins w:id="11087" w:author="Leon Sandler" w:date="2026-09-06T00:00:00Z">
        <w:r>
          <w:t xml:space="preserve"> </w:t>
        </w:r>
      </w:ins>
      <w:ins w:id="11088" w:author="Leon Sandler" w:date="2026-09-06T00:00:00Z">
        <w:r>
          <w:t>mass</w:t>
        </w:r>
      </w:ins>
      <w:ins w:id="11089" w:author="Leon Sandler" w:date="2026-09-06T00:00:00Z">
        <w:r>
          <w:t xml:space="preserve"> </w:t>
        </w:r>
      </w:ins>
      <w:ins w:id="11090" w:author="Leon Sandler" w:date="2026-09-06T00:00:00Z">
        <w:r>
          <w:t>figures</w:t>
        </w:r>
      </w:ins>
      <w:ins w:id="11091" w:author="Leon Sandler" w:date="2026-09-06T00:00:00Z">
        <w:r>
          <w:t xml:space="preserve"> </w:t>
        </w:r>
      </w:ins>
      <w:ins w:id="11092" w:author="Leon Sandler" w:date="2026-09-06T00:00:00Z">
        <w:r>
          <w:t>against</w:t>
        </w:r>
      </w:ins>
      <w:ins w:id="11093" w:author="Leon Sandler" w:date="2026-09-06T00:00:00Z">
        <w:r>
          <w:t xml:space="preserve"> </w:t>
        </w:r>
      </w:ins>
      <w:ins w:id="11094" w:author="Leon Sandler" w:date="2026-09-06T00:00:00Z">
        <w:r>
          <w:t>publicly</w:t>
        </w:r>
      </w:ins>
      <w:ins w:id="11095" w:author="Leon Sandler" w:date="2026-09-06T00:00:00Z">
        <w:r>
          <w:t xml:space="preserve"> </w:t>
        </w:r>
      </w:ins>
      <w:ins w:id="11096" w:author="Leon Sandler" w:date="2026-09-06T00:00:00Z">
        <w:r>
          <w:t>reported</w:t>
        </w:r>
      </w:ins>
      <w:ins w:id="11097" w:author="Leon Sandler" w:date="2026-09-06T00:00:00Z">
        <w:r>
          <w:t xml:space="preserve"> </w:t>
        </w:r>
      </w:ins>
      <w:ins w:id="11098" w:author="Leon Sandler" w:date="2026-09-06T00:00:00Z">
        <w:r>
          <w:t>near-term</w:t>
        </w:r>
      </w:ins>
      <w:ins w:id="11099" w:author="Leon Sandler" w:date="2026-09-06T00:00:00Z">
        <w:r>
          <w:t xml:space="preserve"> </w:t>
        </w:r>
      </w:ins>
      <w:ins w:id="11100" w:author="Leon Sandler" w:date="2026-09-06T00:00:00Z">
        <w:r>
          <w:t>lunar</w:t>
        </w:r>
      </w:ins>
      <w:ins w:id="11101" w:author="Leon Sandler" w:date="2026-09-06T00:00:00Z">
        <w:r>
          <w:t xml:space="preserve"> </w:t>
        </w:r>
      </w:ins>
      <w:ins w:id="11102" w:author="Leon Sandler" w:date="2026-09-06T00:00:00Z">
        <w:r>
          <w:t>cargo</w:t>
        </w:r>
      </w:ins>
      <w:ins w:id="11103" w:author="Leon Sandler" w:date="2026-09-06T00:00:00Z">
        <w:r>
          <w:t xml:space="preserve"> </w:t>
        </w:r>
      </w:ins>
      <w:ins w:id="11104" w:author="Leon Sandler" w:date="2026-09-06T00:00:00Z">
        <w:r>
          <w:t>delivery</w:t>
        </w:r>
      </w:ins>
      <w:ins w:id="11105" w:author="Leon Sandler" w:date="2026-09-06T00:00:00Z">
        <w:r>
          <w:t xml:space="preserve"> </w:t>
        </w:r>
      </w:ins>
      <w:ins w:id="11106" w:author="Leon Sandler" w:date="2026-09-06T00:00:00Z">
        <w:r>
          <w:t>capacities.</w:t>
        </w:r>
      </w:ins>
      <w:ins w:id="11107" w:author="Leon Sandler" w:date="2026-09-06T00:00:00Z">
        <w:r>
          <w:t xml:space="preserve"> </w:t>
        </w:r>
      </w:ins>
      <w:ins w:id="11108" w:author="Leon Sandler" w:date="2026-09-06T00:00:00Z">
        <w:r>
          <w:t>Figures</w:t>
        </w:r>
      </w:ins>
      <w:ins w:id="11109" w:author="Leon Sandler" w:date="2026-09-06T00:00:00Z">
        <w:r>
          <w:t xml:space="preserve"> </w:t>
        </w:r>
      </w:ins>
      <w:ins w:id="11110" w:author="Leon Sandler" w:date="2026-09-06T00:00:00Z">
        <w:r>
          <w:t>for</w:t>
        </w:r>
      </w:ins>
      <w:ins w:id="11111" w:author="Leon Sandler" w:date="2026-09-06T00:00:00Z">
        <w:r>
          <w:t xml:space="preserve"> </w:t>
        </w:r>
      </w:ins>
      <w:ins w:id="11112" w:author="Leon Sandler" w:date="2026-09-06T00:00:00Z">
        <w:r>
          <w:t>delivery</w:t>
        </w:r>
      </w:ins>
      <w:ins w:id="11113" w:author="Leon Sandler" w:date="2026-09-06T00:00:00Z">
        <w:r>
          <w:t xml:space="preserve"> </w:t>
        </w:r>
      </w:ins>
      <w:ins w:id="11114" w:author="Leon Sandler" w:date="2026-09-06T00:00:00Z">
        <w:r>
          <w:t>vehicles</w:t>
        </w:r>
      </w:ins>
      <w:ins w:id="11115" w:author="Leon Sandler" w:date="2026-09-06T00:00:00Z">
        <w:r>
          <w:t xml:space="preserve"> </w:t>
        </w:r>
      </w:ins>
      <w:ins w:id="11116" w:author="Leon Sandler" w:date="2026-09-06T00:00:00Z">
        <w:r>
          <w:t>are</w:t>
        </w:r>
      </w:ins>
      <w:ins w:id="11117" w:author="Leon Sandler" w:date="2026-09-06T00:00:00Z">
        <w:r>
          <w:t xml:space="preserve"> </w:t>
        </w:r>
      </w:ins>
      <w:ins w:id="11118" w:author="Leon Sandler" w:date="2026-09-06T00:00:00Z">
        <w:r>
          <w:t>as</w:t>
        </w:r>
      </w:ins>
      <w:ins w:id="11119" w:author="Leon Sandler" w:date="2026-09-06T00:00:00Z">
        <w:r>
          <w:t xml:space="preserve"> </w:t>
        </w:r>
      </w:ins>
      <w:ins w:id="11120" w:author="Leon Sandler" w:date="2026-09-06T00:00:00Z">
        <w:r>
          <w:t>publicly</w:t>
        </w:r>
      </w:ins>
      <w:ins w:id="11121" w:author="Leon Sandler" w:date="2026-09-06T00:00:00Z">
        <w:r>
          <w:t xml:space="preserve"> </w:t>
        </w:r>
      </w:ins>
      <w:ins w:id="11122" w:author="Leon Sandler" w:date="2026-09-06T00:00:00Z">
        <w:r>
          <w:t>reported</w:t>
        </w:r>
      </w:ins>
      <w:ins w:id="11123" w:author="Leon Sandler" w:date="2026-09-06T00:00:00Z">
        <w:r>
          <w:t xml:space="preserve"> </w:t>
        </w:r>
      </w:ins>
      <w:ins w:id="11124" w:author="Leon Sandler" w:date="2026-09-06T00:00:00Z">
        <w:r>
          <w:t>by</w:t>
        </w:r>
      </w:ins>
      <w:ins w:id="11125" w:author="Leon Sandler" w:date="2026-09-06T00:00:00Z">
        <w:r>
          <w:t xml:space="preserve"> </w:t>
        </w:r>
      </w:ins>
      <w:ins w:id="11126" w:author="Leon Sandler" w:date="2026-09-06T00:00:00Z">
        <w:r>
          <w:t>the</w:t>
        </w:r>
      </w:ins>
      <w:ins w:id="11127" w:author="Leon Sandler" w:date="2026-09-06T00:00:00Z">
        <w:r>
          <w:t xml:space="preserve"> </w:t>
        </w:r>
      </w:ins>
      <w:ins w:id="11128" w:author="Leon Sandler" w:date="2026-09-06T00:00:00Z">
        <w:r>
          <w:t>vendor</w:t>
        </w:r>
      </w:ins>
      <w:ins w:id="11129" w:author="Leon Sandler" w:date="2026-09-06T00:00:00Z">
        <w:r>
          <w:t xml:space="preserve"> </w:t>
        </w:r>
      </w:ins>
      <w:ins w:id="11130" w:author="Leon Sandler" w:date="2026-09-06T00:00:00Z">
        <w:r>
          <w:t>or</w:t>
        </w:r>
      </w:ins>
      <w:ins w:id="11131" w:author="Leon Sandler" w:date="2026-09-06T00:00:00Z">
        <w:r>
          <w:t xml:space="preserve"> </w:t>
        </w:r>
      </w:ins>
      <w:ins w:id="11132" w:author="Leon Sandler" w:date="2026-09-06T00:00:00Z">
        <w:r>
          <w:t>agency</w:t>
        </w:r>
      </w:ins>
      <w:ins w:id="11133" w:author="Leon Sandler" w:date="2026-09-06T00:00:00Z">
        <w:r>
          <w:t xml:space="preserve"> </w:t>
        </w:r>
      </w:ins>
      <w:ins w:id="11134" w:author="Leon Sandler" w:date="2026-09-06T00:00:00Z">
        <w:r>
          <w:t>sources</w:t>
        </w:r>
      </w:ins>
      <w:ins w:id="11135" w:author="Leon Sandler" w:date="2026-09-06T00:00:00Z">
        <w:r>
          <w:t xml:space="preserve"> </w:t>
        </w:r>
      </w:ins>
      <w:ins w:id="11136" w:author="Leon Sandler" w:date="2026-09-06T00:00:00Z">
        <w:r>
          <w:t>cited</w:t>
        </w:r>
      </w:ins>
      <w:ins w:id="11137" w:author="Leon Sandler" w:date="2026-09-06T00:00:00Z">
        <w:r>
          <w:t xml:space="preserve"> </w:t>
        </w:r>
      </w:ins>
      <w:ins w:id="11138" w:author="Leon Sandler" w:date="2026-09-06T00:00:00Z">
        <w:r>
          <w:t>in</w:t>
        </w:r>
      </w:ins>
      <w:ins w:id="11139" w:author="Leon Sandler" w:date="2026-09-06T00:00:00Z">
        <w:r>
          <w:t xml:space="preserve"> </w:t>
        </w:r>
      </w:ins>
      <w:ins w:id="11140" w:author="Leon Sandler" w:date="2026-09-06T00:00:00Z">
        <w:r>
          <w:t>the</w:t>
        </w:r>
      </w:ins>
      <w:ins w:id="11141" w:author="Leon Sandler" w:date="2026-09-06T00:00:00Z">
        <w:r>
          <w:t xml:space="preserve"> </w:t>
        </w:r>
      </w:ins>
      <w:ins w:id="11142" w:author="Leon Sandler" w:date="2026-09-06T00:00:00Z">
        <w:r>
          <w:t>text</w:t>
        </w:r>
      </w:ins>
      <w:ins w:id="11143" w:author="Leon Sandler" w:date="2026-09-06T00:00:00Z">
        <w:r>
          <w:t xml:space="preserve"> </w:t>
        </w:r>
      </w:ins>
      <w:ins w:id="11144" w:author="Leon Sandler" w:date="2026-09-06T00:00:00Z">
        <w:r>
          <w:t>and</w:t>
        </w:r>
      </w:ins>
      <w:ins w:id="11145" w:author="Leon Sandler" w:date="2026-09-06T00:00:00Z">
        <w:r>
          <w:t xml:space="preserve"> </w:t>
        </w:r>
      </w:ins>
      <w:ins w:id="11146" w:author="Leon Sandler" w:date="2026-09-06T00:00:00Z">
        <w:r>
          <w:t>are</w:t>
        </w:r>
      </w:ins>
      <w:ins w:id="11147" w:author="Leon Sandler" w:date="2026-09-06T00:00:00Z">
        <w:r>
          <w:t xml:space="preserve"> </w:t>
        </w:r>
      </w:ins>
      <w:ins w:id="11148" w:author="Leon Sandler" w:date="2026-09-06T00:00:00Z">
        <w:r>
          <w:t>subject</w:t>
        </w:r>
      </w:ins>
      <w:ins w:id="11149" w:author="Leon Sandler" w:date="2026-09-06T00:00:00Z">
        <w:r>
          <w:t xml:space="preserve"> </w:t>
        </w:r>
      </w:ins>
      <w:ins w:id="11150" w:author="Leon Sandler" w:date="2026-09-06T00:00:00Z">
        <w:r>
          <w:t>to</w:t>
        </w:r>
      </w:ins>
      <w:ins w:id="11151" w:author="Leon Sandler" w:date="2026-09-06T00:00:00Z">
        <w:r>
          <w:t xml:space="preserve"> </w:t>
        </w:r>
      </w:ins>
      <w:ins w:id="11152" w:author="Leon Sandler" w:date="2026-09-06T00:00:00Z">
        <w:r>
          <w:t>change</w:t>
        </w:r>
      </w:ins>
      <w:ins w:id="11153" w:author="Leon Sandler" w:date="2026-09-06T00:00:00Z">
        <w:r>
          <w:t xml:space="preserve"> </w:t>
        </w:r>
      </w:ins>
      <w:ins w:id="11154" w:author="Leon Sandler" w:date="2026-09-06T00:00:00Z">
        <w:r>
          <w:t>as</w:t>
        </w:r>
      </w:ins>
      <w:ins w:id="11155" w:author="Leon Sandler" w:date="2026-09-06T00:00:00Z">
        <w:r>
          <w:t xml:space="preserve"> </w:t>
        </w:r>
      </w:ins>
      <w:ins w:id="11156" w:author="Leon Sandler" w:date="2026-09-06T00:00:00Z">
        <w:r>
          <w:t>these</w:t>
        </w:r>
      </w:ins>
      <w:ins w:id="11157" w:author="Leon Sandler" w:date="2026-09-06T00:00:00Z">
        <w:r>
          <w:t xml:space="preserve"> </w:t>
        </w:r>
      </w:ins>
      <w:ins w:id="11158" w:author="Leon Sandler" w:date="2026-09-06T00:00:00Z">
        <w:r>
          <w:t>vehicles</w:t>
        </w:r>
      </w:ins>
      <w:ins w:id="11159" w:author="Leon Sandler" w:date="2026-09-06T00:00:00Z">
        <w:r>
          <w:t xml:space="preserve"> </w:t>
        </w:r>
      </w:ins>
      <w:ins w:id="11160" w:author="Leon Sandler" w:date="2026-09-06T00:00:00Z">
        <w:r>
          <w:t>complete</w:t>
        </w:r>
      </w:ins>
      <w:ins w:id="11161" w:author="Leon Sandler" w:date="2026-09-06T00:00:00Z">
        <w:r>
          <w:t xml:space="preserve"> </w:t>
        </w:r>
      </w:ins>
      <w:ins w:id="11162" w:author="Leon Sandler" w:date="2026-09-06T00:00:00Z">
        <w:r>
          <w:t>development.</w:t>
        </w:r>
      </w:ins>
    </w:p>
    <w:p>
      <w:ins w:id="11163" w:author="Leon Sandler" w:date="2026-09-06T00:00:00Z">
        <w:r>
          <w:t>Beyond</w:t>
        </w:r>
      </w:ins>
      <w:ins w:id="11164" w:author="Leon Sandler" w:date="2026-09-06T00:00:00Z">
        <w:r>
          <w:t xml:space="preserve"> </w:t>
        </w:r>
      </w:ins>
      <w:ins w:id="11165" w:author="Leon Sandler" w:date="2026-09-06T00:00:00Z">
        <w:r>
          <w:t>raw</w:t>
        </w:r>
      </w:ins>
      <w:ins w:id="11166" w:author="Leon Sandler" w:date="2026-09-06T00:00:00Z">
        <w:r>
          <w:t xml:space="preserve"> </w:t>
        </w:r>
      </w:ins>
      <w:ins w:id="11167" w:author="Leon Sandler" w:date="2026-09-06T00:00:00Z">
        <w:r>
          <w:t>payload</w:t>
        </w:r>
      </w:ins>
      <w:ins w:id="11168" w:author="Leon Sandler" w:date="2026-09-06T00:00:00Z">
        <w:r>
          <w:t xml:space="preserve"> </w:t>
        </w:r>
      </w:ins>
      <w:ins w:id="11169" w:author="Leon Sandler" w:date="2026-09-06T00:00:00Z">
        <w:r>
          <w:t>capacity,</w:t>
        </w:r>
      </w:ins>
      <w:ins w:id="11170" w:author="Leon Sandler" w:date="2026-09-06T00:00:00Z">
        <w:r>
          <w:t xml:space="preserve"> </w:t>
        </w:r>
      </w:ins>
      <w:ins w:id="11171" w:author="Leon Sandler" w:date="2026-09-06T00:00:00Z">
        <w:r>
          <w:t>deployment</w:t>
        </w:r>
      </w:ins>
      <w:ins w:id="11172" w:author="Leon Sandler" w:date="2026-09-06T00:00:00Z">
        <w:r>
          <w:t xml:space="preserve"> </w:t>
        </w:r>
      </w:ins>
      <w:ins w:id="11173" w:author="Leon Sandler" w:date="2026-09-06T00:00:00Z">
        <w:r>
          <w:t>sequencing</w:t>
        </w:r>
      </w:ins>
      <w:ins w:id="11174" w:author="Leon Sandler" w:date="2026-09-06T00:00:00Z">
        <w:r>
          <w:t xml:space="preserve"> </w:t>
        </w:r>
      </w:ins>
      <w:ins w:id="11175" w:author="Leon Sandler" w:date="2026-09-06T00:00:00Z">
        <w:r>
          <w:t>matters:</w:t>
        </w:r>
      </w:ins>
      <w:ins w:id="11176" w:author="Leon Sandler" w:date="2026-09-06T00:00:00Z">
        <w:r>
          <w:t xml:space="preserve"> </w:t>
        </w:r>
      </w:ins>
      <w:ins w:id="11177" w:author="Leon Sandler" w:date="2026-09-06T00:00:00Z">
        <w:r>
          <w:t>a</w:t>
        </w:r>
      </w:ins>
      <w:ins w:id="11178" w:author="Leon Sandler" w:date="2026-09-06T00:00:00Z">
        <w:r>
          <w:t xml:space="preserve"> </w:t>
        </w:r>
      </w:ins>
      <w:ins w:id="11179" w:author="Leon Sandler" w:date="2026-09-06T00:00:00Z">
        <w:r>
          <w:t>22-coil</w:t>
        </w:r>
      </w:ins>
      <w:ins w:id="11180" w:author="Leon Sandler" w:date="2026-09-06T00:00:00Z">
        <w:r>
          <w:t xml:space="preserve"> </w:t>
        </w:r>
      </w:ins>
      <w:ins w:id="11181" w:author="Leon Sandler" w:date="2026-09-06T00:00:00Z">
        <w:r>
          <w:t>array</w:t>
        </w:r>
      </w:ins>
      <w:ins w:id="11182" w:author="Leon Sandler" w:date="2026-09-06T00:00:00Z">
        <w:r>
          <w:t xml:space="preserve"> </w:t>
        </w:r>
      </w:ins>
      <w:ins w:id="11183" w:author="Leon Sandler" w:date="2026-09-06T00:00:00Z">
        <w:r>
          <w:t>spread</w:t>
        </w:r>
      </w:ins>
      <w:ins w:id="11184" w:author="Leon Sandler" w:date="2026-09-06T00:00:00Z">
        <w:r>
          <w:t xml:space="preserve"> </w:t>
        </w:r>
      </w:ins>
      <w:ins w:id="11185" w:author="Leon Sandler" w:date="2026-09-06T00:00:00Z">
        <w:r>
          <w:t>across</w:t>
        </w:r>
      </w:ins>
      <w:ins w:id="11186" w:author="Leon Sandler" w:date="2026-09-06T00:00:00Z">
        <w:r>
          <w:t xml:space="preserve"> </w:t>
        </w:r>
      </w:ins>
      <w:ins w:id="11187" w:author="Leon Sandler" w:date="2026-09-06T00:00:00Z">
        <w:r>
          <w:t>a</w:t>
        </w:r>
      </w:ins>
      <w:ins w:id="11188" w:author="Leon Sandler" w:date="2026-09-06T00:00:00Z">
        <w:r>
          <w:t xml:space="preserve"> </w:t>
        </w:r>
      </w:ins>
      <w:ins w:id="11189" w:author="Leon Sandler" w:date="2026-09-06T00:00:00Z">
        <w:r>
          <w:t>200</w:t>
        </w:r>
      </w:ins>
      <w:ins w:id="11190" w:author="Leon Sandler" w:date="2026-09-06T00:00:00Z">
        <w:r>
          <w:t xml:space="preserve"> </w:t>
        </w:r>
      </w:ins>
      <w:ins w:id="11191" w:author="Leon Sandler" w:date="2026-09-06T00:00:00Z">
        <w:r>
          <w:t>m</w:t>
        </w:r>
      </w:ins>
      <w:ins w:id="11192" w:author="Leon Sandler" w:date="2026-09-06T00:00:00Z">
        <w:r>
          <w:t xml:space="preserve"> </w:t>
        </w:r>
      </w:ins>
      <w:ins w:id="11193" w:author="Leon Sandler" w:date="2026-09-06T00:00:00Z">
        <w:r>
          <w:t>by</w:t>
        </w:r>
      </w:ins>
      <w:ins w:id="11194" w:author="Leon Sandler" w:date="2026-09-06T00:00:00Z">
        <w:r>
          <w:t xml:space="preserve"> </w:t>
        </w:r>
      </w:ins>
      <w:ins w:id="11195" w:author="Leon Sandler" w:date="2026-09-06T00:00:00Z">
        <w:r>
          <w:t>1000</w:t>
        </w:r>
      </w:ins>
      <w:ins w:id="11196" w:author="Leon Sandler" w:date="2026-09-06T00:00:00Z">
        <w:r>
          <w:t xml:space="preserve"> </w:t>
        </w:r>
      </w:ins>
      <w:ins w:id="11197" w:author="Leon Sandler" w:date="2026-09-06T00:00:00Z">
        <w:r>
          <w:t>m</w:t>
        </w:r>
      </w:ins>
      <w:ins w:id="11198" w:author="Leon Sandler" w:date="2026-09-06T00:00:00Z">
        <w:r>
          <w:t xml:space="preserve"> </w:t>
        </w:r>
      </w:ins>
      <w:ins w:id="11199" w:author="Leon Sandler" w:date="2026-09-06T00:00:00Z">
        <w:r>
          <w:t>footprint</w:t>
        </w:r>
      </w:ins>
      <w:ins w:id="11200" w:author="Leon Sandler" w:date="2026-09-06T00:00:00Z">
        <w:r>
          <w:t xml:space="preserve"> </w:t>
        </w:r>
      </w:ins>
      <w:ins w:id="11201" w:author="Leon Sandler" w:date="2026-09-06T00:00:00Z">
        <w:r>
          <w:t>(Section</w:t>
        </w:r>
      </w:ins>
      <w:ins w:id="11202" w:author="Leon Sandler" w:date="2026-09-06T00:00:00Z">
        <w:r>
          <w:t xml:space="preserve"> </w:t>
        </w:r>
      </w:ins>
      <w:ins w:id="11203" w:author="Leon Sandler" w:date="2026-09-06T00:00:00Z">
        <w:r>
          <w:t>3)</w:t>
        </w:r>
      </w:ins>
      <w:ins w:id="11204" w:author="Leon Sandler" w:date="2026-09-06T00:00:00Z">
        <w:r>
          <w:t xml:space="preserve"> </w:t>
        </w:r>
      </w:ins>
      <w:ins w:id="11205" w:author="Leon Sandler" w:date="2026-09-06T00:00:00Z">
        <w:r>
          <w:t>cannot</w:t>
        </w:r>
      </w:ins>
      <w:ins w:id="11206" w:author="Leon Sandler" w:date="2026-09-06T00:00:00Z">
        <w:r>
          <w:t xml:space="preserve"> </w:t>
        </w:r>
      </w:ins>
      <w:ins w:id="11207" w:author="Leon Sandler" w:date="2026-09-06T00:00:00Z">
        <w:r>
          <w:t>be</w:t>
        </w:r>
      </w:ins>
      <w:ins w:id="11208" w:author="Leon Sandler" w:date="2026-09-06T00:00:00Z">
        <w:r>
          <w:t xml:space="preserve"> </w:t>
        </w:r>
      </w:ins>
      <w:ins w:id="11209" w:author="Leon Sandler" w:date="2026-09-06T00:00:00Z">
        <w:r>
          <w:t>delivered,</w:t>
        </w:r>
      </w:ins>
      <w:ins w:id="11210" w:author="Leon Sandler" w:date="2026-09-06T00:00:00Z">
        <w:r>
          <w:t xml:space="preserve"> </w:t>
        </w:r>
      </w:ins>
      <w:ins w:id="11211" w:author="Leon Sandler" w:date="2026-09-06T00:00:00Z">
        <w:r>
          <w:t>unpacked,</w:t>
        </w:r>
      </w:ins>
      <w:ins w:id="11212" w:author="Leon Sandler" w:date="2026-09-06T00:00:00Z">
        <w:r>
          <w:t xml:space="preserve"> </w:t>
        </w:r>
      </w:ins>
      <w:ins w:id="11213" w:author="Leon Sandler" w:date="2026-09-06T00:00:00Z">
        <w:r>
          <w:t>and</w:t>
        </w:r>
      </w:ins>
      <w:ins w:id="11214" w:author="Leon Sandler" w:date="2026-09-06T00:00:00Z">
        <w:r>
          <w:t xml:space="preserve"> </w:t>
        </w:r>
      </w:ins>
      <w:ins w:id="11215" w:author="Leon Sandler" w:date="2026-09-06T00:00:00Z">
        <w:r>
          <w:t>precisely</w:t>
        </w:r>
      </w:ins>
      <w:ins w:id="11216" w:author="Leon Sandler" w:date="2026-09-06T00:00:00Z">
        <w:r>
          <w:t xml:space="preserve"> </w:t>
        </w:r>
      </w:ins>
      <w:ins w:id="11217" w:author="Leon Sandler" w:date="2026-09-06T00:00:00Z">
        <w:r>
          <w:t>positioned</w:t>
        </w:r>
      </w:ins>
      <w:ins w:id="11218" w:author="Leon Sandler" w:date="2026-09-06T00:00:00Z">
        <w:r>
          <w:t xml:space="preserve"> </w:t>
        </w:r>
      </w:ins>
      <w:ins w:id="11219" w:author="Leon Sandler" w:date="2026-09-06T00:00:00Z">
        <w:r>
          <w:t>in</w:t>
        </w:r>
      </w:ins>
      <w:ins w:id="11220" w:author="Leon Sandler" w:date="2026-09-06T00:00:00Z">
        <w:r>
          <w:t xml:space="preserve"> </w:t>
        </w:r>
      </w:ins>
      <w:ins w:id="11221" w:author="Leon Sandler" w:date="2026-09-06T00:00:00Z">
        <w:r>
          <w:t>a</w:t>
        </w:r>
      </w:ins>
      <w:ins w:id="11222" w:author="Leon Sandler" w:date="2026-09-06T00:00:00Z">
        <w:r>
          <w:t xml:space="preserve"> </w:t>
        </w:r>
      </w:ins>
      <w:ins w:id="11223" w:author="Leon Sandler" w:date="2026-09-06T00:00:00Z">
        <w:r>
          <w:t>single</w:t>
        </w:r>
      </w:ins>
      <w:ins w:id="11224" w:author="Leon Sandler" w:date="2026-09-06T00:00:00Z">
        <w:r>
          <w:t xml:space="preserve"> </w:t>
        </w:r>
      </w:ins>
      <w:ins w:id="11225" w:author="Leon Sandler" w:date="2026-09-06T00:00:00Z">
        <w:r>
          <w:t>monolithic</w:t>
        </w:r>
      </w:ins>
      <w:ins w:id="11226" w:author="Leon Sandler" w:date="2026-09-06T00:00:00Z">
        <w:r>
          <w:t xml:space="preserve"> </w:t>
        </w:r>
      </w:ins>
      <w:ins w:id="11227" w:author="Leon Sandler" w:date="2026-09-06T00:00:00Z">
        <w:r>
          <w:t>unit</w:t>
        </w:r>
      </w:ins>
      <w:ins w:id="11228" w:author="Leon Sandler" w:date="2026-09-06T00:00:00Z">
        <w:r>
          <w:t xml:space="preserve"> </w:t>
        </w:r>
      </w:ins>
      <w:ins w:id="11229" w:author="Leon Sandler" w:date="2026-09-06T00:00:00Z">
        <w:r>
          <w:t>regardless</w:t>
        </w:r>
      </w:ins>
      <w:ins w:id="11230" w:author="Leon Sandler" w:date="2026-09-06T00:00:00Z">
        <w:r>
          <w:t xml:space="preserve"> </w:t>
        </w:r>
      </w:ins>
      <w:ins w:id="11231" w:author="Leon Sandler" w:date="2026-09-06T00:00:00Z">
        <w:r>
          <w:t>of</w:t>
        </w:r>
      </w:ins>
      <w:ins w:id="11232" w:author="Leon Sandler" w:date="2026-09-06T00:00:00Z">
        <w:r>
          <w:t xml:space="preserve"> </w:t>
        </w:r>
      </w:ins>
      <w:ins w:id="11233" w:author="Leon Sandler" w:date="2026-09-06T00:00:00Z">
        <w:r>
          <w:t>the</w:t>
        </w:r>
      </w:ins>
      <w:ins w:id="11234" w:author="Leon Sandler" w:date="2026-09-06T00:00:00Z">
        <w:r>
          <w:t xml:space="preserve"> </w:t>
        </w:r>
      </w:ins>
      <w:ins w:id="11235" w:author="Leon Sandler" w:date="2026-09-06T00:00:00Z">
        <w:r>
          <w:t>delivering</w:t>
        </w:r>
      </w:ins>
      <w:ins w:id="11236" w:author="Leon Sandler" w:date="2026-09-06T00:00:00Z">
        <w:r>
          <w:t xml:space="preserve"> </w:t>
        </w:r>
      </w:ins>
      <w:ins w:id="11237" w:author="Leon Sandler" w:date="2026-09-06T00:00:00Z">
        <w:r>
          <w:t>vehicle's</w:t>
        </w:r>
      </w:ins>
      <w:ins w:id="11238" w:author="Leon Sandler" w:date="2026-09-06T00:00:00Z">
        <w:r>
          <w:t xml:space="preserve"> </w:t>
        </w:r>
      </w:ins>
      <w:ins w:id="11239" w:author="Leon Sandler" w:date="2026-09-06T00:00:00Z">
        <w:r>
          <w:t>total</w:t>
        </w:r>
      </w:ins>
      <w:ins w:id="11240" w:author="Leon Sandler" w:date="2026-09-06T00:00:00Z">
        <w:r>
          <w:t xml:space="preserve"> </w:t>
        </w:r>
      </w:ins>
      <w:ins w:id="11241" w:author="Leon Sandler" w:date="2026-09-06T00:00:00Z">
        <w:r>
          <w:t>payload</w:t>
        </w:r>
      </w:ins>
      <w:ins w:id="11242" w:author="Leon Sandler" w:date="2026-09-06T00:00:00Z">
        <w:r>
          <w:t xml:space="preserve"> </w:t>
        </w:r>
      </w:ins>
      <w:ins w:id="11243" w:author="Leon Sandler" w:date="2026-09-06T00:00:00Z">
        <w:r>
          <w:t>capacity,</w:t>
        </w:r>
      </w:ins>
      <w:ins w:id="11244" w:author="Leon Sandler" w:date="2026-09-06T00:00:00Z">
        <w:r>
          <w:t xml:space="preserve"> </w:t>
        </w:r>
      </w:ins>
      <w:ins w:id="11245" w:author="Leon Sandler" w:date="2026-09-06T00:00:00Z">
        <w:r>
          <w:t>and</w:t>
        </w:r>
      </w:ins>
      <w:ins w:id="11246" w:author="Leon Sandler" w:date="2026-09-06T00:00:00Z">
        <w:r>
          <w:t xml:space="preserve"> </w:t>
        </w:r>
      </w:ins>
      <w:ins w:id="11247" w:author="Leon Sandler" w:date="2026-09-06T00:00:00Z">
        <w:r>
          <w:t>is</w:t>
        </w:r>
      </w:ins>
      <w:ins w:id="11248" w:author="Leon Sandler" w:date="2026-09-06T00:00:00Z">
        <w:r>
          <w:t xml:space="preserve"> </w:t>
        </w:r>
      </w:ins>
      <w:ins w:id="11249" w:author="Leon Sandler" w:date="2026-09-06T00:00:00Z">
        <w:r>
          <w:t>far</w:t>
        </w:r>
      </w:ins>
      <w:ins w:id="11250" w:author="Leon Sandler" w:date="2026-09-06T00:00:00Z">
        <w:r>
          <w:t xml:space="preserve"> </w:t>
        </w:r>
      </w:ins>
      <w:ins w:id="11251" w:author="Leon Sandler" w:date="2026-09-06T00:00:00Z">
        <w:r>
          <w:t>more</w:t>
        </w:r>
      </w:ins>
      <w:ins w:id="11252" w:author="Leon Sandler" w:date="2026-09-06T00:00:00Z">
        <w:r>
          <w:t xml:space="preserve"> </w:t>
        </w:r>
      </w:ins>
      <w:ins w:id="11253" w:author="Leon Sandler" w:date="2026-09-06T00:00:00Z">
        <w:r>
          <w:t>naturally</w:t>
        </w:r>
      </w:ins>
      <w:ins w:id="11254" w:author="Leon Sandler" w:date="2026-09-06T00:00:00Z">
        <w:r>
          <w:t xml:space="preserve"> </w:t>
        </w:r>
      </w:ins>
      <w:ins w:id="11255" w:author="Leon Sandler" w:date="2026-09-06T00:00:00Z">
        <w:r>
          <w:t>delivered</w:t>
        </w:r>
      </w:ins>
      <w:ins w:id="11256" w:author="Leon Sandler" w:date="2026-09-06T00:00:00Z">
        <w:r>
          <w:t xml:space="preserve"> </w:t>
        </w:r>
      </w:ins>
      <w:ins w:id="11257" w:author="Leon Sandler" w:date="2026-09-06T00:00:00Z">
        <w:r>
          <w:t>as</w:t>
        </w:r>
      </w:ins>
      <w:ins w:id="11258" w:author="Leon Sandler" w:date="2026-09-06T00:00:00Z">
        <w:r>
          <w:t xml:space="preserve"> </w:t>
        </w:r>
      </w:ins>
      <w:ins w:id="11259" w:author="Leon Sandler" w:date="2026-09-06T00:00:00Z">
        <w:r>
          <w:t>22</w:t>
        </w:r>
      </w:ins>
      <w:ins w:id="11260" w:author="Leon Sandler" w:date="2026-09-06T00:00:00Z">
        <w:r>
          <w:t xml:space="preserve"> </w:t>
        </w:r>
      </w:ins>
      <w:ins w:id="11261" w:author="Leon Sandler" w:date="2026-09-06T00:00:00Z">
        <w:r>
          <w:t>(or</w:t>
        </w:r>
      </w:ins>
      <w:ins w:id="11262" w:author="Leon Sandler" w:date="2026-09-06T00:00:00Z">
        <w:r>
          <w:t xml:space="preserve"> </w:t>
        </w:r>
      </w:ins>
      <w:ins w:id="11263" w:author="Leon Sandler" w:date="2026-09-06T00:00:00Z">
        <w:r>
          <w:t>more,</w:t>
        </w:r>
      </w:ins>
      <w:ins w:id="11264" w:author="Leon Sandler" w:date="2026-09-06T00:00:00Z">
        <w:r>
          <w:t xml:space="preserve"> </w:t>
        </w:r>
      </w:ins>
      <w:ins w:id="11265" w:author="Leon Sandler" w:date="2026-09-06T00:00:00Z">
        <w:r>
          <w:t>allowing</w:t>
        </w:r>
      </w:ins>
      <w:ins w:id="11266" w:author="Leon Sandler" w:date="2026-09-06T00:00:00Z">
        <w:r>
          <w:t xml:space="preserve"> </w:t>
        </w:r>
      </w:ins>
      <w:ins w:id="11267" w:author="Leon Sandler" w:date="2026-09-06T00:00:00Z">
        <w:r>
          <w:t>for</w:t>
        </w:r>
      </w:ins>
      <w:ins w:id="11268" w:author="Leon Sandler" w:date="2026-09-06T00:00:00Z">
        <w:r>
          <w:t xml:space="preserve"> </w:t>
        </w:r>
      </w:ins>
      <w:ins w:id="11269" w:author="Leon Sandler" w:date="2026-09-06T00:00:00Z">
        <w:r>
          <w:t>spares</w:t>
        </w:r>
      </w:ins>
      <w:ins w:id="11270" w:author="Leon Sandler" w:date="2026-09-06T00:00:00Z">
        <w:r>
          <w:t xml:space="preserve"> </w:t>
        </w:r>
      </w:ins>
      <w:ins w:id="11271" w:author="Leon Sandler" w:date="2026-09-06T00:00:00Z">
        <w:r>
          <w:t>and</w:t>
        </w:r>
      </w:ins>
      <w:ins w:id="11272" w:author="Leon Sandler" w:date="2026-09-06T00:00:00Z">
        <w:r>
          <w:t xml:space="preserve"> </w:t>
        </w:r>
      </w:ins>
      <w:ins w:id="11273" w:author="Leon Sandler" w:date="2026-09-06T00:00:00Z">
        <w:r>
          <w:t>staged</w:t>
        </w:r>
      </w:ins>
      <w:ins w:id="11274" w:author="Leon Sandler" w:date="2026-09-06T00:00:00Z">
        <w:r>
          <w:t xml:space="preserve"> </w:t>
        </w:r>
      </w:ins>
      <w:ins w:id="11275" w:author="Leon Sandler" w:date="2026-09-06T00:00:00Z">
        <w:r>
          <w:t>deployment)</w:t>
        </w:r>
      </w:ins>
      <w:ins w:id="11276" w:author="Leon Sandler" w:date="2026-09-06T00:00:00Z">
        <w:r>
          <w:t xml:space="preserve"> </w:t>
        </w:r>
      </w:ins>
      <w:ins w:id="11277" w:author="Leon Sandler" w:date="2026-09-06T00:00:00Z">
        <w:r>
          <w:t>individually</w:t>
        </w:r>
      </w:ins>
      <w:ins w:id="11278" w:author="Leon Sandler" w:date="2026-09-06T00:00:00Z">
        <w:r>
          <w:t xml:space="preserve"> </w:t>
        </w:r>
      </w:ins>
      <w:ins w:id="11279" w:author="Leon Sandler" w:date="2026-09-06T00:00:00Z">
        <w:r>
          <w:t>manageable</w:t>
        </w:r>
      </w:ins>
      <w:ins w:id="11280" w:author="Leon Sandler" w:date="2026-09-06T00:00:00Z">
        <w:r>
          <w:t xml:space="preserve"> </w:t>
        </w:r>
      </w:ins>
      <w:ins w:id="11281" w:author="Leon Sandler" w:date="2026-09-06T00:00:00Z">
        <w:r>
          <w:t>coil</w:t>
        </w:r>
      </w:ins>
      <w:ins w:id="11282" w:author="Leon Sandler" w:date="2026-09-06T00:00:00Z">
        <w:r>
          <w:t xml:space="preserve"> </w:t>
        </w:r>
      </w:ins>
      <w:ins w:id="11283" w:author="Leon Sandler" w:date="2026-09-06T00:00:00Z">
        <w:r>
          <w:t>modules,</w:t>
        </w:r>
      </w:ins>
      <w:ins w:id="11284" w:author="Leon Sandler" w:date="2026-09-06T00:00:00Z">
        <w:r>
          <w:t xml:space="preserve"> </w:t>
        </w:r>
      </w:ins>
      <w:ins w:id="11285" w:author="Leon Sandler" w:date="2026-09-06T00:00:00Z">
        <w:r>
          <w:t>each</w:t>
        </w:r>
      </w:ins>
      <w:ins w:id="11286" w:author="Leon Sandler" w:date="2026-09-06T00:00:00Z">
        <w:r>
          <w:t xml:space="preserve"> </w:t>
        </w:r>
      </w:ins>
      <w:ins w:id="11287" w:author="Leon Sandler" w:date="2026-09-06T00:00:00Z">
        <w:r>
          <w:t>landed</w:t>
        </w:r>
      </w:ins>
      <w:ins w:id="11288" w:author="Leon Sandler" w:date="2026-09-06T00:00:00Z">
        <w:r>
          <w:t xml:space="preserve"> </w:t>
        </w:r>
      </w:ins>
      <w:ins w:id="11289" w:author="Leon Sandler" w:date="2026-09-06T00:00:00Z">
        <w:r>
          <w:t>or</w:t>
        </w:r>
      </w:ins>
      <w:ins w:id="11290" w:author="Leon Sandler" w:date="2026-09-06T00:00:00Z">
        <w:r>
          <w:t xml:space="preserve"> </w:t>
        </w:r>
      </w:ins>
      <w:ins w:id="11291" w:author="Leon Sandler" w:date="2026-09-06T00:00:00Z">
        <w:r>
          <w:t>transported</w:t>
        </w:r>
      </w:ins>
      <w:ins w:id="11292" w:author="Leon Sandler" w:date="2026-09-06T00:00:00Z">
        <w:r>
          <w:t xml:space="preserve"> </w:t>
        </w:r>
      </w:ins>
      <w:ins w:id="11293" w:author="Leon Sandler" w:date="2026-09-06T00:00:00Z">
        <w:r>
          <w:t>to</w:t>
        </w:r>
      </w:ins>
      <w:ins w:id="11294" w:author="Leon Sandler" w:date="2026-09-06T00:00:00Z">
        <w:r>
          <w:t xml:space="preserve"> </w:t>
        </w:r>
      </w:ins>
      <w:ins w:id="11295" w:author="Leon Sandler" w:date="2026-09-06T00:00:00Z">
        <w:r>
          <w:t>its</w:t>
        </w:r>
      </w:ins>
      <w:ins w:id="11296" w:author="Leon Sandler" w:date="2026-09-06T00:00:00Z">
        <w:r>
          <w:t xml:space="preserve"> </w:t>
        </w:r>
      </w:ins>
      <w:ins w:id="11297" w:author="Leon Sandler" w:date="2026-09-06T00:00:00Z">
        <w:r>
          <w:t>designated</w:t>
        </w:r>
      </w:ins>
      <w:ins w:id="11298" w:author="Leon Sandler" w:date="2026-09-06T00:00:00Z">
        <w:r>
          <w:t xml:space="preserve"> </w:t>
        </w:r>
      </w:ins>
      <w:ins w:id="11299" w:author="Leon Sandler" w:date="2026-09-06T00:00:00Z">
        <w:r>
          <w:t>site</w:t>
        </w:r>
      </w:ins>
      <w:ins w:id="11300" w:author="Leon Sandler" w:date="2026-09-06T00:00:00Z">
        <w:r>
          <w:t xml:space="preserve"> </w:t>
        </w:r>
      </w:ins>
      <w:ins w:id="11301" w:author="Leon Sandler" w:date="2026-09-06T00:00:00Z">
        <w:r>
          <w:t>and</w:t>
        </w:r>
      </w:ins>
      <w:ins w:id="11302" w:author="Leon Sandler" w:date="2026-09-06T00:00:00Z">
        <w:r>
          <w:t xml:space="preserve"> </w:t>
        </w:r>
      </w:ins>
      <w:ins w:id="11303" w:author="Leon Sandler" w:date="2026-09-06T00:00:00Z">
        <w:r>
          <w:t>then</w:t>
        </w:r>
      </w:ins>
      <w:ins w:id="11304" w:author="Leon Sandler" w:date="2026-09-06T00:00:00Z">
        <w:r>
          <w:t xml:space="preserve"> </w:t>
        </w:r>
      </w:ins>
      <w:ins w:id="11305" w:author="Leon Sandler" w:date="2026-09-06T00:00:00Z">
        <w:r>
          <w:t>connected</w:t>
        </w:r>
      </w:ins>
      <w:ins w:id="11306" w:author="Leon Sandler" w:date="2026-09-06T00:00:00Z">
        <w:r>
          <w:t xml:space="preserve"> </w:t>
        </w:r>
      </w:ins>
      <w:ins w:id="11307" w:author="Leon Sandler" w:date="2026-09-06T00:00:00Z">
        <w:r>
          <w:t>to</w:t>
        </w:r>
      </w:ins>
      <w:ins w:id="11308" w:author="Leon Sandler" w:date="2026-09-06T00:00:00Z">
        <w:r>
          <w:t xml:space="preserve"> </w:t>
        </w:r>
      </w:ins>
      <w:ins w:id="11309" w:author="Leon Sandler" w:date="2026-09-06T00:00:00Z">
        <w:r>
          <w:t>shared</w:t>
        </w:r>
      </w:ins>
      <w:ins w:id="11310" w:author="Leon Sandler" w:date="2026-09-06T00:00:00Z">
        <w:r>
          <w:t xml:space="preserve"> </w:t>
        </w:r>
      </w:ins>
      <w:ins w:id="11311" w:author="Leon Sandler" w:date="2026-09-06T00:00:00Z">
        <w:r>
          <w:t>power</w:t>
        </w:r>
      </w:ins>
      <w:ins w:id="11312" w:author="Leon Sandler" w:date="2026-09-06T00:00:00Z">
        <w:r>
          <w:t xml:space="preserve"> </w:t>
        </w:r>
      </w:ins>
      <w:ins w:id="11313" w:author="Leon Sandler" w:date="2026-09-06T00:00:00Z">
        <w:r>
          <w:t>and</w:t>
        </w:r>
      </w:ins>
      <w:ins w:id="11314" w:author="Leon Sandler" w:date="2026-09-06T00:00:00Z">
        <w:r>
          <w:t xml:space="preserve"> </w:t>
        </w:r>
      </w:ins>
      <w:ins w:id="11315" w:author="Leon Sandler" w:date="2026-09-06T00:00:00Z">
        <w:r>
          <w:t>control</w:t>
        </w:r>
      </w:ins>
      <w:ins w:id="11316" w:author="Leon Sandler" w:date="2026-09-06T00:00:00Z">
        <w:r>
          <w:t xml:space="preserve"> </w:t>
        </w:r>
      </w:ins>
      <w:ins w:id="11317" w:author="Leon Sandler" w:date="2026-09-06T00:00:00Z">
        <w:r>
          <w:t>infrastructure.</w:t>
        </w:r>
      </w:ins>
      <w:ins w:id="11318" w:author="Leon Sandler" w:date="2026-09-06T00:00:00Z">
        <w:r>
          <w:t xml:space="preserve"> </w:t>
        </w:r>
      </w:ins>
      <w:ins w:id="11319" w:author="Leon Sandler" w:date="2026-09-06T00:00:00Z">
        <w:r>
          <w:t>This</w:t>
        </w:r>
      </w:ins>
      <w:ins w:id="11320" w:author="Leon Sandler" w:date="2026-09-06T00:00:00Z">
        <w:r>
          <w:t xml:space="preserve"> </w:t>
        </w:r>
      </w:ins>
      <w:ins w:id="11321" w:author="Leon Sandler" w:date="2026-09-06T00:00:00Z">
        <w:r>
          <w:t>modular</w:t>
        </w:r>
      </w:ins>
      <w:ins w:id="11322" w:author="Leon Sandler" w:date="2026-09-06T00:00:00Z">
        <w:r>
          <w:t xml:space="preserve"> </w:t>
        </w:r>
      </w:ins>
      <w:ins w:id="11323" w:author="Leon Sandler" w:date="2026-09-06T00:00:00Z">
        <w:r>
          <w:t>delivery</w:t>
        </w:r>
      </w:ins>
      <w:ins w:id="11324" w:author="Leon Sandler" w:date="2026-09-06T00:00:00Z">
        <w:r>
          <w:t xml:space="preserve"> </w:t>
        </w:r>
      </w:ins>
      <w:ins w:id="11325" w:author="Leon Sandler" w:date="2026-09-06T00:00:00Z">
        <w:r>
          <w:t>profile</w:t>
        </w:r>
      </w:ins>
      <w:ins w:id="11326" w:author="Leon Sandler" w:date="2026-09-06T00:00:00Z">
        <w:r>
          <w:t xml:space="preserve"> </w:t>
        </w:r>
      </w:ins>
      <w:ins w:id="11327" w:author="Leon Sandler" w:date="2026-09-06T00:00:00Z">
        <w:r>
          <w:t>is,</w:t>
        </w:r>
      </w:ins>
      <w:ins w:id="11328" w:author="Leon Sandler" w:date="2026-09-06T00:00:00Z">
        <w:r>
          <w:t xml:space="preserve"> </w:t>
        </w:r>
      </w:ins>
      <w:ins w:id="11329" w:author="Leon Sandler" w:date="2026-09-06T00:00:00Z">
        <w:r>
          <w:t>incidentally,</w:t>
        </w:r>
      </w:ins>
      <w:ins w:id="11330" w:author="Leon Sandler" w:date="2026-09-06T00:00:00Z">
        <w:r>
          <w:t xml:space="preserve"> </w:t>
        </w:r>
      </w:ins>
      <w:ins w:id="11331" w:author="Leon Sandler" w:date="2026-09-06T00:00:00Z">
        <w:r>
          <w:t>well</w:t>
        </w:r>
      </w:ins>
      <w:ins w:id="11332" w:author="Leon Sandler" w:date="2026-09-06T00:00:00Z">
        <w:r>
          <w:t xml:space="preserve"> </w:t>
        </w:r>
      </w:ins>
      <w:ins w:id="11333" w:author="Leon Sandler" w:date="2026-09-06T00:00:00Z">
        <w:r>
          <w:t>matched</w:t>
        </w:r>
      </w:ins>
      <w:ins w:id="11334" w:author="Leon Sandler" w:date="2026-09-06T00:00:00Z">
        <w:r>
          <w:t xml:space="preserve"> </w:t>
        </w:r>
      </w:ins>
      <w:ins w:id="11335" w:author="Leon Sandler" w:date="2026-09-06T00:00:00Z">
        <w:r>
          <w:t>to</w:t>
        </w:r>
      </w:ins>
      <w:ins w:id="11336" w:author="Leon Sandler" w:date="2026-09-06T00:00:00Z">
        <w:r>
          <w:t xml:space="preserve"> </w:t>
        </w:r>
      </w:ins>
      <w:ins w:id="11337" w:author="Leon Sandler" w:date="2026-09-06T00:00:00Z">
        <w:r>
          <w:t>the</w:t>
        </w:r>
      </w:ins>
      <w:ins w:id="11338" w:author="Leon Sandler" w:date="2026-09-06T00:00:00Z">
        <w:r>
          <w:t xml:space="preserve"> </w:t>
        </w:r>
      </w:ins>
      <w:ins w:id="11339" w:author="Leon Sandler" w:date="2026-09-06T00:00:00Z">
        <w:r>
          <w:t>distributed</w:t>
        </w:r>
      </w:ins>
      <w:ins w:id="11340" w:author="Leon Sandler" w:date="2026-09-06T00:00:00Z">
        <w:r>
          <w:t xml:space="preserve"> </w:t>
        </w:r>
      </w:ins>
      <w:ins w:id="11341" w:author="Leon Sandler" w:date="2026-09-06T00:00:00Z">
        <w:r>
          <w:t>array's</w:t>
        </w:r>
      </w:ins>
      <w:ins w:id="11342" w:author="Leon Sandler" w:date="2026-09-06T00:00:00Z">
        <w:r>
          <w:t xml:space="preserve"> </w:t>
        </w:r>
      </w:ins>
      <w:ins w:id="11343" w:author="Leon Sandler" w:date="2026-09-06T00:00:00Z">
        <w:r>
          <w:t>inherent</w:t>
        </w:r>
      </w:ins>
      <w:ins w:id="11344" w:author="Leon Sandler" w:date="2026-09-06T00:00:00Z">
        <w:r>
          <w:t xml:space="preserve"> </w:t>
        </w:r>
      </w:ins>
      <w:ins w:id="11345" w:author="Leon Sandler" w:date="2026-09-06T00:00:00Z">
        <w:r>
          <w:t>single-point-of-failure</w:t>
        </w:r>
      </w:ins>
      <w:ins w:id="11346" w:author="Leon Sandler" w:date="2026-09-06T00:00:00Z">
        <w:r>
          <w:t xml:space="preserve"> </w:t>
        </w:r>
      </w:ins>
      <w:ins w:id="11347" w:author="Leon Sandler" w:date="2026-09-06T00:00:00Z">
        <w:r>
          <w:t>tolerance</w:t>
        </w:r>
      </w:ins>
      <w:ins w:id="11348" w:author="Leon Sandler" w:date="2026-09-06T00:00:00Z">
        <w:r>
          <w:t xml:space="preserve"> </w:t>
        </w:r>
      </w:ins>
      <w:ins w:id="11349" w:author="Leon Sandler" w:date="2026-09-06T00:00:00Z">
        <w:r>
          <w:t>(Section</w:t>
        </w:r>
      </w:ins>
      <w:ins w:id="11350" w:author="Leon Sandler" w:date="2026-09-06T00:00:00Z">
        <w:r>
          <w:t xml:space="preserve"> </w:t>
        </w:r>
      </w:ins>
      <w:ins w:id="11351" w:author="Leon Sandler" w:date="2026-09-06T00:00:00Z">
        <w:r>
          <w:t>6.1):</w:t>
        </w:r>
      </w:ins>
      <w:ins w:id="11352" w:author="Leon Sandler" w:date="2026-09-06T00:00:00Z">
        <w:r>
          <w:t xml:space="preserve"> </w:t>
        </w:r>
      </w:ins>
      <w:ins w:id="11353" w:author="Leon Sandler" w:date="2026-09-06T00:00:00Z">
        <w:r>
          <w:t>a</w:t>
        </w:r>
      </w:ins>
      <w:ins w:id="11354" w:author="Leon Sandler" w:date="2026-09-06T00:00:00Z">
        <w:r>
          <w:t xml:space="preserve"> </w:t>
        </w:r>
      </w:ins>
      <w:ins w:id="11355" w:author="Leon Sandler" w:date="2026-09-06T00:00:00Z">
        <w:r>
          <w:t>partial</w:t>
        </w:r>
      </w:ins>
      <w:ins w:id="11356" w:author="Leon Sandler" w:date="2026-09-06T00:00:00Z">
        <w:r>
          <w:t xml:space="preserve"> </w:t>
        </w:r>
      </w:ins>
      <w:ins w:id="11357" w:author="Leon Sandler" w:date="2026-09-06T00:00:00Z">
        <w:r>
          <w:t>or</w:t>
        </w:r>
      </w:ins>
      <w:ins w:id="11358" w:author="Leon Sandler" w:date="2026-09-06T00:00:00Z">
        <w:r>
          <w:t xml:space="preserve"> </w:t>
        </w:r>
      </w:ins>
      <w:ins w:id="11359" w:author="Leon Sandler" w:date="2026-09-06T00:00:00Z">
        <w:r>
          <w:t>delayed</w:t>
        </w:r>
      </w:ins>
      <w:ins w:id="11360" w:author="Leon Sandler" w:date="2026-09-06T00:00:00Z">
        <w:r>
          <w:t xml:space="preserve"> </w:t>
        </w:r>
      </w:ins>
      <w:ins w:id="11361" w:author="Leon Sandler" w:date="2026-09-06T00:00:00Z">
        <w:r>
          <w:t>delivery</w:t>
        </w:r>
      </w:ins>
      <w:ins w:id="11362" w:author="Leon Sandler" w:date="2026-09-06T00:00:00Z">
        <w:r>
          <w:t xml:space="preserve"> </w:t>
        </w:r>
      </w:ins>
      <w:ins w:id="11363" w:author="Leon Sandler" w:date="2026-09-06T00:00:00Z">
        <w:r>
          <w:t>manifest</w:t>
        </w:r>
      </w:ins>
      <w:ins w:id="11364" w:author="Leon Sandler" w:date="2026-09-06T00:00:00Z">
        <w:r>
          <w:t xml:space="preserve"> </w:t>
        </w:r>
      </w:ins>
      <w:ins w:id="11365" w:author="Leon Sandler" w:date="2026-09-06T00:00:00Z">
        <w:r>
          <w:t>can</w:t>
        </w:r>
      </w:ins>
      <w:ins w:id="11366" w:author="Leon Sandler" w:date="2026-09-06T00:00:00Z">
        <w:r>
          <w:t xml:space="preserve"> </w:t>
        </w:r>
      </w:ins>
      <w:ins w:id="11367" w:author="Leon Sandler" w:date="2026-09-06T00:00:00Z">
        <w:r>
          <w:t>bring</w:t>
        </w:r>
      </w:ins>
      <w:ins w:id="11368" w:author="Leon Sandler" w:date="2026-09-06T00:00:00Z">
        <w:r>
          <w:t xml:space="preserve"> </w:t>
        </w:r>
      </w:ins>
      <w:ins w:id="11369" w:author="Leon Sandler" w:date="2026-09-06T00:00:00Z">
        <w:r>
          <w:t>the</w:t>
        </w:r>
      </w:ins>
      <w:ins w:id="11370" w:author="Leon Sandler" w:date="2026-09-06T00:00:00Z">
        <w:r>
          <w:t xml:space="preserve"> </w:t>
        </w:r>
      </w:ins>
      <w:ins w:id="11371" w:author="Leon Sandler" w:date="2026-09-06T00:00:00Z">
        <w:r>
          <w:t>array</w:t>
        </w:r>
      </w:ins>
      <w:ins w:id="11372" w:author="Leon Sandler" w:date="2026-09-06T00:00:00Z">
        <w:r>
          <w:t xml:space="preserve"> </w:t>
        </w:r>
      </w:ins>
      <w:ins w:id="11373" w:author="Leon Sandler" w:date="2026-09-06T00:00:00Z">
        <w:r>
          <w:t>online</w:t>
        </w:r>
      </w:ins>
      <w:ins w:id="11374" w:author="Leon Sandler" w:date="2026-09-06T00:00:00Z">
        <w:r>
          <w:t xml:space="preserve"> </w:t>
        </w:r>
      </w:ins>
      <w:ins w:id="11375" w:author="Leon Sandler" w:date="2026-09-06T00:00:00Z">
        <w:r>
          <w:t>with</w:t>
        </w:r>
      </w:ins>
      <w:ins w:id="11376" w:author="Leon Sandler" w:date="2026-09-06T00:00:00Z">
        <w:r>
          <w:t xml:space="preserve"> </w:t>
        </w:r>
      </w:ins>
      <w:ins w:id="11377" w:author="Leon Sandler" w:date="2026-09-06T00:00:00Z">
        <w:r>
          <w:t>a</w:t>
        </w:r>
      </w:ins>
      <w:ins w:id="11378" w:author="Leon Sandler" w:date="2026-09-06T00:00:00Z">
        <w:r>
          <w:t xml:space="preserve"> </w:t>
        </w:r>
      </w:ins>
      <w:ins w:id="11379" w:author="Leon Sandler" w:date="2026-09-06T00:00:00Z">
        <w:r>
          <w:t>subset</w:t>
        </w:r>
      </w:ins>
      <w:ins w:id="11380" w:author="Leon Sandler" w:date="2026-09-06T00:00:00Z">
        <w:r>
          <w:t xml:space="preserve"> </w:t>
        </w:r>
      </w:ins>
      <w:ins w:id="11381" w:author="Leon Sandler" w:date="2026-09-06T00:00:00Z">
        <w:r>
          <w:t>of</w:t>
        </w:r>
      </w:ins>
      <w:ins w:id="11382" w:author="Leon Sandler" w:date="2026-09-06T00:00:00Z">
        <w:r>
          <w:t xml:space="preserve"> </w:t>
        </w:r>
      </w:ins>
      <w:ins w:id="11383" w:author="Leon Sandler" w:date="2026-09-06T00:00:00Z">
        <w:r>
          <w:t>sites</w:t>
        </w:r>
      </w:ins>
      <w:ins w:id="11384" w:author="Leon Sandler" w:date="2026-09-06T00:00:00Z">
        <w:r>
          <w:t xml:space="preserve"> </w:t>
        </w:r>
      </w:ins>
      <w:ins w:id="11385" w:author="Leon Sandler" w:date="2026-09-06T00:00:00Z">
        <w:r>
          <w:t>active,</w:t>
        </w:r>
      </w:ins>
      <w:ins w:id="11386" w:author="Leon Sandler" w:date="2026-09-06T00:00:00Z">
        <w:r>
          <w:t xml:space="preserve"> </w:t>
        </w:r>
      </w:ins>
      <w:ins w:id="11387" w:author="Leon Sandler" w:date="2026-09-06T00:00:00Z">
        <w:r>
          <w:t>providing</w:t>
        </w:r>
      </w:ins>
      <w:ins w:id="11388" w:author="Leon Sandler" w:date="2026-09-06T00:00:00Z">
        <w:r>
          <w:t xml:space="preserve"> </w:t>
        </w:r>
      </w:ins>
      <w:ins w:id="11389" w:author="Leon Sandler" w:date="2026-09-06T00:00:00Z">
        <w:r>
          <w:t>partial</w:t>
        </w:r>
      </w:ins>
      <w:ins w:id="11390" w:author="Leon Sandler" w:date="2026-09-06T00:00:00Z">
        <w:r>
          <w:t xml:space="preserve"> </w:t>
        </w:r>
      </w:ins>
      <w:ins w:id="11391" w:author="Leon Sandler" w:date="2026-09-06T00:00:00Z">
        <w:r>
          <w:t>protection</w:t>
        </w:r>
      </w:ins>
      <w:ins w:id="11392" w:author="Leon Sandler" w:date="2026-09-06T00:00:00Z">
        <w:r>
          <w:t xml:space="preserve"> </w:t>
        </w:r>
      </w:ins>
      <w:ins w:id="11393" w:author="Leon Sandler" w:date="2026-09-06T00:00:00Z">
        <w:r>
          <w:t>immediately</w:t>
        </w:r>
      </w:ins>
      <w:ins w:id="11394" w:author="Leon Sandler" w:date="2026-09-06T00:00:00Z">
        <w:r>
          <w:t xml:space="preserve"> </w:t>
        </w:r>
      </w:ins>
      <w:ins w:id="11395" w:author="Leon Sandler" w:date="2026-09-06T00:00:00Z">
        <w:r>
          <w:t>rather</w:t>
        </w:r>
      </w:ins>
      <w:ins w:id="11396" w:author="Leon Sandler" w:date="2026-09-06T00:00:00Z">
        <w:r>
          <w:t xml:space="preserve"> </w:t>
        </w:r>
      </w:ins>
      <w:ins w:id="11397" w:author="Leon Sandler" w:date="2026-09-06T00:00:00Z">
        <w:r>
          <w:t>than</w:t>
        </w:r>
      </w:ins>
      <w:ins w:id="11398" w:author="Leon Sandler" w:date="2026-09-06T00:00:00Z">
        <w:r>
          <w:t xml:space="preserve"> </w:t>
        </w:r>
      </w:ins>
      <w:ins w:id="11399" w:author="Leon Sandler" w:date="2026-09-06T00:00:00Z">
        <w:r>
          <w:t>requiring</w:t>
        </w:r>
      </w:ins>
      <w:ins w:id="11400" w:author="Leon Sandler" w:date="2026-09-06T00:00:00Z">
        <w:r>
          <w:t xml:space="preserve"> </w:t>
        </w:r>
      </w:ins>
      <w:ins w:id="11401" w:author="Leon Sandler" w:date="2026-09-06T00:00:00Z">
        <w:r>
          <w:t>the</w:t>
        </w:r>
      </w:ins>
      <w:ins w:id="11402" w:author="Leon Sandler" w:date="2026-09-06T00:00:00Z">
        <w:r>
          <w:t xml:space="preserve"> </w:t>
        </w:r>
      </w:ins>
      <w:ins w:id="11403" w:author="Leon Sandler" w:date="2026-09-06T00:00:00Z">
        <w:r>
          <w:t>full</w:t>
        </w:r>
      </w:ins>
      <w:ins w:id="11404" w:author="Leon Sandler" w:date="2026-09-06T00:00:00Z">
        <w:r>
          <w:t xml:space="preserve"> </w:t>
        </w:r>
      </w:ins>
      <w:ins w:id="11405" w:author="Leon Sandler" w:date="2026-09-06T00:00:00Z">
        <w:r>
          <w:t>system</w:t>
        </w:r>
      </w:ins>
      <w:ins w:id="11406" w:author="Leon Sandler" w:date="2026-09-06T00:00:00Z">
        <w:r>
          <w:t xml:space="preserve"> </w:t>
        </w:r>
      </w:ins>
      <w:ins w:id="11407" w:author="Leon Sandler" w:date="2026-09-06T00:00:00Z">
        <w:r>
          <w:t>to</w:t>
        </w:r>
      </w:ins>
      <w:ins w:id="11408" w:author="Leon Sandler" w:date="2026-09-06T00:00:00Z">
        <w:r>
          <w:t xml:space="preserve"> </w:t>
        </w:r>
      </w:ins>
      <w:ins w:id="11409" w:author="Leon Sandler" w:date="2026-09-06T00:00:00Z">
        <w:r>
          <w:t>be</w:t>
        </w:r>
      </w:ins>
      <w:ins w:id="11410" w:author="Leon Sandler" w:date="2026-09-06T00:00:00Z">
        <w:r>
          <w:t xml:space="preserve"> </w:t>
        </w:r>
      </w:ins>
      <w:ins w:id="11411" w:author="Leon Sandler" w:date="2026-09-06T00:00:00Z">
        <w:r>
          <w:t>complete</w:t>
        </w:r>
      </w:ins>
      <w:ins w:id="11412" w:author="Leon Sandler" w:date="2026-09-06T00:00:00Z">
        <w:r>
          <w:t xml:space="preserve"> </w:t>
        </w:r>
      </w:ins>
      <w:ins w:id="11413" w:author="Leon Sandler" w:date="2026-09-06T00:00:00Z">
        <w:r>
          <w:t>before</w:t>
        </w:r>
      </w:ins>
      <w:ins w:id="11414" w:author="Leon Sandler" w:date="2026-09-06T00:00:00Z">
        <w:r>
          <w:t xml:space="preserve"> </w:t>
        </w:r>
      </w:ins>
      <w:ins w:id="11415" w:author="Leon Sandler" w:date="2026-09-06T00:00:00Z">
        <w:r>
          <w:t>any</w:t>
        </w:r>
      </w:ins>
      <w:ins w:id="11416" w:author="Leon Sandler" w:date="2026-09-06T00:00:00Z">
        <w:r>
          <w:t xml:space="preserve"> </w:t>
        </w:r>
      </w:ins>
      <w:ins w:id="11417" w:author="Leon Sandler" w:date="2026-09-06T00:00:00Z">
        <w:r>
          <w:t>protection</w:t>
        </w:r>
      </w:ins>
      <w:ins w:id="11418" w:author="Leon Sandler" w:date="2026-09-06T00:00:00Z">
        <w:r>
          <w:t xml:space="preserve"> </w:t>
        </w:r>
      </w:ins>
      <w:ins w:id="11419" w:author="Leon Sandler" w:date="2026-09-06T00:00:00Z">
        <w:r>
          <w:t>is</w:t>
        </w:r>
      </w:ins>
      <w:ins w:id="11420" w:author="Leon Sandler" w:date="2026-09-06T00:00:00Z">
        <w:r>
          <w:t xml:space="preserve"> </w:t>
        </w:r>
      </w:ins>
      <w:ins w:id="11421" w:author="Leon Sandler" w:date="2026-09-06T00:00:00Z">
        <w:r>
          <w:t>available,</w:t>
        </w:r>
      </w:ins>
      <w:ins w:id="11422" w:author="Leon Sandler" w:date="2026-09-06T00:00:00Z">
        <w:r>
          <w:t xml:space="preserve"> </w:t>
        </w:r>
      </w:ins>
      <w:ins w:id="11423" w:author="Leon Sandler" w:date="2026-09-06T00:00:00Z">
        <w:r>
          <w:t>which</w:t>
        </w:r>
      </w:ins>
      <w:ins w:id="11424" w:author="Leon Sandler" w:date="2026-09-06T00:00:00Z">
        <w:r>
          <w:t xml:space="preserve"> </w:t>
        </w:r>
      </w:ins>
      <w:ins w:id="11425" w:author="Leon Sandler" w:date="2026-09-06T00:00:00Z">
        <w:r>
          <w:t>is</w:t>
        </w:r>
      </w:ins>
      <w:ins w:id="11426" w:author="Leon Sandler" w:date="2026-09-06T00:00:00Z">
        <w:r>
          <w:t xml:space="preserve"> </w:t>
        </w:r>
      </w:ins>
      <w:ins w:id="11427" w:author="Leon Sandler" w:date="2026-09-06T00:00:00Z">
        <w:r>
          <w:t>not</w:t>
        </w:r>
      </w:ins>
      <w:ins w:id="11428" w:author="Leon Sandler" w:date="2026-09-06T00:00:00Z">
        <w:r>
          <w:t xml:space="preserve"> </w:t>
        </w:r>
      </w:ins>
      <w:ins w:id="11429" w:author="Leon Sandler" w:date="2026-09-06T00:00:00Z">
        <w:r>
          <w:t>possible</w:t>
        </w:r>
      </w:ins>
      <w:ins w:id="11430" w:author="Leon Sandler" w:date="2026-09-06T00:00:00Z">
        <w:r>
          <w:t xml:space="preserve"> </w:t>
        </w:r>
      </w:ins>
      <w:ins w:id="11431" w:author="Leon Sandler" w:date="2026-09-06T00:00:00Z">
        <w:r>
          <w:t>for</w:t>
        </w:r>
      </w:ins>
      <w:ins w:id="11432" w:author="Leon Sandler" w:date="2026-09-06T00:00:00Z">
        <w:r>
          <w:t xml:space="preserve"> </w:t>
        </w:r>
      </w:ins>
      <w:ins w:id="11433" w:author="Leon Sandler" w:date="2026-09-06T00:00:00Z">
        <w:r>
          <w:t>the</w:t>
        </w:r>
      </w:ins>
      <w:ins w:id="11434" w:author="Leon Sandler" w:date="2026-09-06T00:00:00Z">
        <w:r>
          <w:t xml:space="preserve"> </w:t>
        </w:r>
      </w:ins>
      <w:ins w:id="11435" w:author="Leon Sandler" w:date="2026-09-06T00:00:00Z">
        <w:r>
          <w:t>monolithic</w:t>
        </w:r>
      </w:ins>
      <w:ins w:id="11436" w:author="Leon Sandler" w:date="2026-09-06T00:00:00Z">
        <w:r>
          <w:t xml:space="preserve"> </w:t>
        </w:r>
      </w:ins>
      <w:ins w:id="11437" w:author="Leon Sandler" w:date="2026-09-06T00:00:00Z">
        <w:r>
          <w:t>dipole</w:t>
        </w:r>
      </w:ins>
      <w:ins w:id="11438" w:author="Leon Sandler" w:date="2026-09-06T00:00:00Z">
        <w:r>
          <w:t xml:space="preserve"> </w:t>
        </w:r>
      </w:ins>
      <w:ins w:id="11439" w:author="Leon Sandler" w:date="2026-09-06T00:00:00Z">
        <w:r>
          <w:t>alternative.</w:t>
        </w:r>
      </w:ins>
    </w:p>
    <w:p>
      <w:ins w:id="11440" w:author="Leon Sandler" w:date="2026-09-06T00:00:00Z">
        <w:r>
          <w:t>11.2</w:t>
        </w:r>
      </w:ins>
      <w:ins w:id="11441" w:author="Leon Sandler" w:date="2026-09-06T00:00:00Z">
        <w:r>
          <w:t xml:space="preserve"> </w:t>
        </w:r>
      </w:ins>
      <w:ins w:id="11442" w:author="Leon Sandler" w:date="2026-09-06T00:00:00Z">
        <w:r>
          <w:t>Cryogenic</w:t>
        </w:r>
      </w:ins>
      <w:ins w:id="11443" w:author="Leon Sandler" w:date="2026-09-06T00:00:00Z">
        <w:r>
          <w:t xml:space="preserve"> </w:t>
        </w:r>
      </w:ins>
      <w:ins w:id="11444" w:author="Leon Sandler" w:date="2026-09-06T00:00:00Z">
        <w:r>
          <w:t>and</w:t>
        </w:r>
      </w:ins>
      <w:ins w:id="11445" w:author="Leon Sandler" w:date="2026-09-06T00:00:00Z">
        <w:r>
          <w:t xml:space="preserve"> </w:t>
        </w:r>
      </w:ins>
      <w:ins w:id="11446" w:author="Leon Sandler" w:date="2026-09-06T00:00:00Z">
        <w:r>
          <w:t>thermal</w:t>
        </w:r>
      </w:ins>
      <w:ins w:id="11447" w:author="Leon Sandler" w:date="2026-09-06T00:00:00Z">
        <w:r>
          <w:t xml:space="preserve"> </w:t>
        </w:r>
      </w:ins>
      <w:ins w:id="11448" w:author="Leon Sandler" w:date="2026-09-06T00:00:00Z">
        <w:r>
          <w:t>feasibility</w:t>
        </w:r>
      </w:ins>
    </w:p>
    <w:p>
      <w:ins w:id="11449" w:author="Leon Sandler" w:date="2026-09-06T00:00:00Z">
        <w:r>
          <w:t>The</w:t>
        </w:r>
      </w:ins>
      <w:ins w:id="11450" w:author="Leon Sandler" w:date="2026-09-06T00:00:00Z">
        <w:r>
          <w:t xml:space="preserve"> </w:t>
        </w:r>
      </w:ins>
      <w:ins w:id="11451" w:author="Leon Sandler" w:date="2026-09-06T00:00:00Z">
        <w:r>
          <w:t>REBCO</w:t>
        </w:r>
      </w:ins>
      <w:ins w:id="11452" w:author="Leon Sandler" w:date="2026-09-06T00:00:00Z">
        <w:r>
          <w:t xml:space="preserve"> </w:t>
        </w:r>
      </w:ins>
      <w:ins w:id="11453" w:author="Leon Sandler" w:date="2026-09-06T00:00:00Z">
        <w:r>
          <w:t>conductor</w:t>
        </w:r>
      </w:ins>
      <w:ins w:id="11454" w:author="Leon Sandler" w:date="2026-09-06T00:00:00Z">
        <w:r>
          <w:t xml:space="preserve"> </w:t>
        </w:r>
      </w:ins>
      <w:ins w:id="11455" w:author="Leon Sandler" w:date="2026-09-06T00:00:00Z">
        <w:r>
          <w:t>baseline</w:t>
        </w:r>
      </w:ins>
      <w:ins w:id="11456" w:author="Leon Sandler" w:date="2026-09-06T00:00:00Z">
        <w:r>
          <w:t xml:space="preserve"> </w:t>
        </w:r>
      </w:ins>
      <w:ins w:id="11457" w:author="Leon Sandler" w:date="2026-09-06T00:00:00Z">
        <w:r>
          <w:t>design</w:t>
        </w:r>
      </w:ins>
      <w:ins w:id="11458" w:author="Leon Sandler" w:date="2026-09-06T00:00:00Z">
        <w:r>
          <w:t xml:space="preserve"> </w:t>
        </w:r>
      </w:ins>
      <w:ins w:id="11459" w:author="Leon Sandler" w:date="2026-09-06T00:00:00Z">
        <w:r>
          <w:t>operates</w:t>
        </w:r>
      </w:ins>
      <w:ins w:id="11460" w:author="Leon Sandler" w:date="2026-09-06T00:00:00Z">
        <w:r>
          <w:t xml:space="preserve"> </w:t>
        </w:r>
      </w:ins>
      <w:ins w:id="11461" w:author="Leon Sandler" w:date="2026-09-06T00:00:00Z">
        <w:r>
          <w:t>at</w:t>
        </w:r>
      </w:ins>
      <w:ins w:id="11462" w:author="Leon Sandler" w:date="2026-09-06T00:00:00Z">
        <w:r>
          <w:t xml:space="preserve"> </w:t>
        </w:r>
      </w:ins>
      <w:ins w:id="11463" w:author="Leon Sandler" w:date="2026-09-06T00:00:00Z">
        <w:r>
          <w:t>20–40</w:t>
        </w:r>
      </w:ins>
      <w:ins w:id="11464" w:author="Leon Sandler" w:date="2026-09-06T00:00:00Z">
        <w:r>
          <w:t xml:space="preserve"> </w:t>
        </w:r>
      </w:ins>
      <w:ins w:id="11465" w:author="Leon Sandler" w:date="2026-09-06T00:00:00Z">
        <w:r>
          <w:t>K</w:t>
        </w:r>
      </w:ins>
      <w:ins w:id="11466" w:author="Leon Sandler" w:date="2026-09-06T00:00:00Z">
        <w:r>
          <w:t xml:space="preserve"> </w:t>
        </w:r>
      </w:ins>
      <w:ins w:id="11467" w:author="Leon Sandler" w:date="2026-09-06T00:00:00Z">
        <w:r>
          <w:t>(Table</w:t>
        </w:r>
      </w:ins>
      <w:ins w:id="11468" w:author="Leon Sandler" w:date="2026-09-06T00:00:00Z">
        <w:r>
          <w:t xml:space="preserve"> </w:t>
        </w:r>
      </w:ins>
      <w:ins w:id="11469" w:author="Leon Sandler" w:date="2026-09-06T00:00:00Z">
        <w:r>
          <w:t>7),</w:t>
        </w:r>
      </w:ins>
      <w:ins w:id="11470" w:author="Leon Sandler" w:date="2026-09-06T00:00:00Z">
        <w:r>
          <w:t xml:space="preserve"> </w:t>
        </w:r>
      </w:ins>
      <w:ins w:id="11471" w:author="Leon Sandler" w:date="2026-09-06T00:00:00Z">
        <w:r>
          <w:t>a</w:t>
        </w:r>
      </w:ins>
      <w:ins w:id="11472" w:author="Leon Sandler" w:date="2026-09-06T00:00:00Z">
        <w:r>
          <w:t xml:space="preserve"> </w:t>
        </w:r>
      </w:ins>
      <w:ins w:id="11473" w:author="Leon Sandler" w:date="2026-09-06T00:00:00Z">
        <w:r>
          <w:t>temperature</w:t>
        </w:r>
      </w:ins>
      <w:ins w:id="11474" w:author="Leon Sandler" w:date="2026-09-06T00:00:00Z">
        <w:r>
          <w:t xml:space="preserve"> </w:t>
        </w:r>
      </w:ins>
      <w:ins w:id="11475" w:author="Leon Sandler" w:date="2026-09-06T00:00:00Z">
        <w:r>
          <w:t>range</w:t>
        </w:r>
      </w:ins>
      <w:ins w:id="11476" w:author="Leon Sandler" w:date="2026-09-06T00:00:00Z">
        <w:r>
          <w:t xml:space="preserve"> </w:t>
        </w:r>
      </w:ins>
      <w:ins w:id="11477" w:author="Leon Sandler" w:date="2026-09-06T00:00:00Z">
        <w:r>
          <w:t>chosen</w:t>
        </w:r>
      </w:ins>
      <w:ins w:id="11478" w:author="Leon Sandler" w:date="2026-09-06T00:00:00Z">
        <w:r>
          <w:t xml:space="preserve"> </w:t>
        </w:r>
      </w:ins>
      <w:ins w:id="11479" w:author="Leon Sandler" w:date="2026-09-06T00:00:00Z">
        <w:r>
          <w:t>to</w:t>
        </w:r>
      </w:ins>
      <w:ins w:id="11480" w:author="Leon Sandler" w:date="2026-09-06T00:00:00Z">
        <w:r>
          <w:t xml:space="preserve"> </w:t>
        </w:r>
      </w:ins>
      <w:ins w:id="11481" w:author="Leon Sandler" w:date="2026-09-06T00:00:00Z">
        <w:r>
          <w:t>balance</w:t>
        </w:r>
      </w:ins>
      <w:ins w:id="11482" w:author="Leon Sandler" w:date="2026-09-06T00:00:00Z">
        <w:r>
          <w:t xml:space="preserve"> </w:t>
        </w:r>
      </w:ins>
      <w:ins w:id="11483" w:author="Leon Sandler" w:date="2026-09-06T00:00:00Z">
        <w:r>
          <w:t>the</w:t>
        </w:r>
      </w:ins>
      <w:ins w:id="11484" w:author="Leon Sandler" w:date="2026-09-06T00:00:00Z">
        <w:r>
          <w:t xml:space="preserve"> </w:t>
        </w:r>
      </w:ins>
      <w:ins w:id="11485" w:author="Leon Sandler" w:date="2026-09-06T00:00:00Z">
        <w:r>
          <w:t>higher</w:t>
        </w:r>
      </w:ins>
      <w:ins w:id="11486" w:author="Leon Sandler" w:date="2026-09-06T00:00:00Z">
        <w:r>
          <w:t xml:space="preserve"> </w:t>
        </w:r>
      </w:ins>
      <w:ins w:id="11487" w:author="Leon Sandler" w:date="2026-09-06T00:00:00Z">
        <w:r>
          <w:t>critical</w:t>
        </w:r>
      </w:ins>
      <w:ins w:id="11488" w:author="Leon Sandler" w:date="2026-09-06T00:00:00Z">
        <w:r>
          <w:t xml:space="preserve"> </w:t>
        </w:r>
      </w:ins>
      <w:ins w:id="11489" w:author="Leon Sandler" w:date="2026-09-06T00:00:00Z">
        <w:r>
          <w:t>current</w:t>
        </w:r>
      </w:ins>
      <w:ins w:id="11490" w:author="Leon Sandler" w:date="2026-09-06T00:00:00Z">
        <w:r>
          <w:t xml:space="preserve"> </w:t>
        </w:r>
      </w:ins>
      <w:ins w:id="11491" w:author="Leon Sandler" w:date="2026-09-06T00:00:00Z">
        <w:r>
          <w:t>density</w:t>
        </w:r>
      </w:ins>
      <w:ins w:id="11492" w:author="Leon Sandler" w:date="2026-09-06T00:00:00Z">
        <w:r>
          <w:t xml:space="preserve"> </w:t>
        </w:r>
      </w:ins>
      <w:ins w:id="11493" w:author="Leon Sandler" w:date="2026-09-06T00:00:00Z">
        <w:r>
          <w:t>available</w:t>
        </w:r>
      </w:ins>
      <w:ins w:id="11494" w:author="Leon Sandler" w:date="2026-09-06T00:00:00Z">
        <w:r>
          <w:t xml:space="preserve"> </w:t>
        </w:r>
      </w:ins>
      <w:ins w:id="11495" w:author="Leon Sandler" w:date="2026-09-06T00:00:00Z">
        <w:r>
          <w:t>at</w:t>
        </w:r>
      </w:ins>
      <w:ins w:id="11496" w:author="Leon Sandler" w:date="2026-09-06T00:00:00Z">
        <w:r>
          <w:t xml:space="preserve"> </w:t>
        </w:r>
      </w:ins>
      <w:ins w:id="11497" w:author="Leon Sandler" w:date="2026-09-06T00:00:00Z">
        <w:r>
          <w:t>lower</w:t>
        </w:r>
      </w:ins>
      <w:ins w:id="11498" w:author="Leon Sandler" w:date="2026-09-06T00:00:00Z">
        <w:r>
          <w:t xml:space="preserve"> </w:t>
        </w:r>
      </w:ins>
      <w:ins w:id="11499" w:author="Leon Sandler" w:date="2026-09-06T00:00:00Z">
        <w:r>
          <w:t>temperature</w:t>
        </w:r>
      </w:ins>
      <w:ins w:id="11500" w:author="Leon Sandler" w:date="2026-09-06T00:00:00Z">
        <w:r>
          <w:t xml:space="preserve"> </w:t>
        </w:r>
      </w:ins>
      <w:ins w:id="11501" w:author="Leon Sandler" w:date="2026-09-06T00:00:00Z">
        <w:r>
          <w:t>against</w:t>
        </w:r>
      </w:ins>
      <w:ins w:id="11502" w:author="Leon Sandler" w:date="2026-09-06T00:00:00Z">
        <w:r>
          <w:t xml:space="preserve"> </w:t>
        </w:r>
      </w:ins>
      <w:ins w:id="11503" w:author="Leon Sandler" w:date="2026-09-06T00:00:00Z">
        <w:r>
          <w:t>the</w:t>
        </w:r>
      </w:ins>
      <w:ins w:id="11504" w:author="Leon Sandler" w:date="2026-09-06T00:00:00Z">
        <w:r>
          <w:t xml:space="preserve"> </w:t>
        </w:r>
      </w:ins>
      <w:ins w:id="11505" w:author="Leon Sandler" w:date="2026-09-06T00:00:00Z">
        <w:r>
          <w:t>higher</w:t>
        </w:r>
      </w:ins>
      <w:ins w:id="11506" w:author="Leon Sandler" w:date="2026-09-06T00:00:00Z">
        <w:r>
          <w:t xml:space="preserve"> </w:t>
        </w:r>
      </w:ins>
      <w:ins w:id="11507" w:author="Leon Sandler" w:date="2026-09-06T00:00:00Z">
        <w:r>
          <w:t>specific</w:t>
        </w:r>
      </w:ins>
      <w:ins w:id="11508" w:author="Leon Sandler" w:date="2026-09-06T00:00:00Z">
        <w:r>
          <w:t xml:space="preserve"> </w:t>
        </w:r>
      </w:ins>
      <w:ins w:id="11509" w:author="Leon Sandler" w:date="2026-09-06T00:00:00Z">
        <w:r>
          <w:t>cooling</w:t>
        </w:r>
      </w:ins>
      <w:ins w:id="11510" w:author="Leon Sandler" w:date="2026-09-06T00:00:00Z">
        <w:r>
          <w:t xml:space="preserve"> </w:t>
        </w:r>
      </w:ins>
      <w:ins w:id="11511" w:author="Leon Sandler" w:date="2026-09-06T00:00:00Z">
        <w:r>
          <w:t>power</w:t>
        </w:r>
      </w:ins>
      <w:ins w:id="11512" w:author="Leon Sandler" w:date="2026-09-06T00:00:00Z">
        <w:r>
          <w:t xml:space="preserve"> </w:t>
        </w:r>
      </w:ins>
      <w:ins w:id="11513" w:author="Leon Sandler" w:date="2026-09-06T00:00:00Z">
        <w:r>
          <w:t>required</w:t>
        </w:r>
      </w:ins>
      <w:ins w:id="11514" w:author="Leon Sandler" w:date="2026-09-06T00:00:00Z">
        <w:r>
          <w:t xml:space="preserve"> </w:t>
        </w:r>
      </w:ins>
      <w:ins w:id="11515" w:author="Leon Sandler" w:date="2026-09-06T00:00:00Z">
        <w:r>
          <w:t>to</w:t>
        </w:r>
      </w:ins>
      <w:ins w:id="11516" w:author="Leon Sandler" w:date="2026-09-06T00:00:00Z">
        <w:r>
          <w:t xml:space="preserve"> </w:t>
        </w:r>
      </w:ins>
      <w:ins w:id="11517" w:author="Leon Sandler" w:date="2026-09-06T00:00:00Z">
        <w:r>
          <w:t>reach</w:t>
        </w:r>
      </w:ins>
      <w:ins w:id="11518" w:author="Leon Sandler" w:date="2026-09-06T00:00:00Z">
        <w:r>
          <w:t xml:space="preserve"> </w:t>
        </w:r>
      </w:ins>
      <w:ins w:id="11519" w:author="Leon Sandler" w:date="2026-09-06T00:00:00Z">
        <w:r>
          <w:t>it.</w:t>
        </w:r>
      </w:ins>
      <w:ins w:id="11520" w:author="Leon Sandler" w:date="2026-09-06T00:00:00Z">
        <w:r>
          <w:t xml:space="preserve"> </w:t>
        </w:r>
      </w:ins>
      <w:ins w:id="11521" w:author="Leon Sandler" w:date="2026-09-06T00:00:00Z">
        <w:r>
          <w:t>We</w:t>
        </w:r>
      </w:ins>
      <w:ins w:id="11522" w:author="Leon Sandler" w:date="2026-09-06T00:00:00Z">
        <w:r>
          <w:t xml:space="preserve"> </w:t>
        </w:r>
      </w:ins>
      <w:ins w:id="11523" w:author="Leon Sandler" w:date="2026-09-06T00:00:00Z">
        <w:r>
          <w:t>estimate</w:t>
        </w:r>
      </w:ins>
      <w:ins w:id="11524" w:author="Leon Sandler" w:date="2026-09-06T00:00:00Z">
        <w:r>
          <w:t xml:space="preserve"> </w:t>
        </w:r>
      </w:ins>
      <w:ins w:id="11525" w:author="Leon Sandler" w:date="2026-09-06T00:00:00Z">
        <w:r>
          <w:t>the</w:t>
        </w:r>
      </w:ins>
      <w:ins w:id="11526" w:author="Leon Sandler" w:date="2026-09-06T00:00:00Z">
        <w:r>
          <w:t xml:space="preserve"> </w:t>
        </w:r>
      </w:ins>
      <w:ins w:id="11527" w:author="Leon Sandler" w:date="2026-09-06T00:00:00Z">
        <w:r>
          <w:t>static</w:t>
        </w:r>
      </w:ins>
      <w:ins w:id="11528" w:author="Leon Sandler" w:date="2026-09-06T00:00:00Z">
        <w:r>
          <w:t xml:space="preserve"> </w:t>
        </w:r>
      </w:ins>
      <w:ins w:id="11529" w:author="Leon Sandler" w:date="2026-09-06T00:00:00Z">
        <w:r>
          <w:t>cryogenic</w:t>
        </w:r>
      </w:ins>
      <w:ins w:id="11530" w:author="Leon Sandler" w:date="2026-09-06T00:00:00Z">
        <w:r>
          <w:t xml:space="preserve"> </w:t>
        </w:r>
      </w:ins>
      <w:ins w:id="11531" w:author="Leon Sandler" w:date="2026-09-06T00:00:00Z">
        <w:r>
          <w:t>heat</w:t>
        </w:r>
      </w:ins>
      <w:ins w:id="11532" w:author="Leon Sandler" w:date="2026-09-06T00:00:00Z">
        <w:r>
          <w:t xml:space="preserve"> </w:t>
        </w:r>
      </w:ins>
      <w:ins w:id="11533" w:author="Leon Sandler" w:date="2026-09-06T00:00:00Z">
        <w:r>
          <w:t>load</w:t>
        </w:r>
      </w:ins>
      <w:ins w:id="11534" w:author="Leon Sandler" w:date="2026-09-06T00:00:00Z">
        <w:r>
          <w:t xml:space="preserve"> </w:t>
        </w:r>
      </w:ins>
      <w:ins w:id="11535" w:author="Leon Sandler" w:date="2026-09-06T00:00:00Z">
        <w:r>
          <w:t>per</w:t>
        </w:r>
      </w:ins>
      <w:ins w:id="11536" w:author="Leon Sandler" w:date="2026-09-06T00:00:00Z">
        <w:r>
          <w:t xml:space="preserve"> </w:t>
        </w:r>
      </w:ins>
      <w:ins w:id="11537" w:author="Leon Sandler" w:date="2026-09-06T00:00:00Z">
        <w:r>
          <w:t>coil</w:t>
        </w:r>
      </w:ins>
      <w:ins w:id="11538" w:author="Leon Sandler" w:date="2026-09-06T00:00:00Z">
        <w:r>
          <w:t xml:space="preserve"> </w:t>
        </w:r>
      </w:ins>
      <w:ins w:id="11539" w:author="Leon Sandler" w:date="2026-09-06T00:00:00Z">
        <w:r>
          <w:t>at</w:t>
        </w:r>
      </w:ins>
      <w:ins w:id="11540" w:author="Leon Sandler" w:date="2026-09-06T00:00:00Z">
        <w:r>
          <w:t xml:space="preserve"> </w:t>
        </w:r>
      </w:ins>
      <w:ins w:id="11541" w:author="Leon Sandler" w:date="2026-09-06T00:00:00Z">
        <w:r>
          <w:t>a</w:t>
        </w:r>
      </w:ins>
      <w:ins w:id="11542" w:author="Leon Sandler" w:date="2026-09-06T00:00:00Z">
        <w:r>
          <w:t xml:space="preserve"> </w:t>
        </w:r>
      </w:ins>
      <w:ins w:id="11543" w:author="Leon Sandler" w:date="2026-09-06T00:00:00Z">
        <w:r>
          <w:t>representative</w:t>
        </w:r>
      </w:ins>
      <w:ins w:id="11544" w:author="Leon Sandler" w:date="2026-09-06T00:00:00Z">
        <w:r>
          <w:t xml:space="preserve"> </w:t>
        </w:r>
      </w:ins>
      <w:ins w:id="11545" w:author="Leon Sandler" w:date="2026-09-06T00:00:00Z">
        <w:r>
          <w:t>10</w:t>
        </w:r>
      </w:ins>
      <w:ins w:id="11546" w:author="Leon Sandler" w:date="2026-09-06T00:00:00Z">
        <w:r>
          <w:t xml:space="preserve"> </w:t>
        </w:r>
      </w:ins>
      <w:ins w:id="11547" w:author="Leon Sandler" w:date="2026-09-06T00:00:00Z">
        <w:r>
          <w:t>W,</w:t>
        </w:r>
      </w:ins>
      <w:ins w:id="11548" w:author="Leon Sandler" w:date="2026-09-06T00:00:00Z">
        <w:r>
          <w:t xml:space="preserve"> </w:t>
        </w:r>
      </w:ins>
      <w:ins w:id="11549" w:author="Leon Sandler" w:date="2026-09-06T00:00:00Z">
        <w:r>
          <w:t>based</w:t>
        </w:r>
      </w:ins>
      <w:ins w:id="11550" w:author="Leon Sandler" w:date="2026-09-06T00:00:00Z">
        <w:r>
          <w:t xml:space="preserve"> </w:t>
        </w:r>
      </w:ins>
      <w:ins w:id="11551" w:author="Leon Sandler" w:date="2026-09-06T00:00:00Z">
        <w:r>
          <w:t>on</w:t>
        </w:r>
      </w:ins>
      <w:ins w:id="11552" w:author="Leon Sandler" w:date="2026-09-06T00:00:00Z">
        <w:r>
          <w:t xml:space="preserve"> </w:t>
        </w:r>
      </w:ins>
      <w:ins w:id="11553" w:author="Leon Sandler" w:date="2026-09-06T00:00:00Z">
        <w:r>
          <w:t>typical</w:t>
        </w:r>
      </w:ins>
      <w:ins w:id="11554" w:author="Leon Sandler" w:date="2026-09-06T00:00:00Z">
        <w:r>
          <w:t xml:space="preserve"> </w:t>
        </w:r>
      </w:ins>
      <w:ins w:id="11555" w:author="Leon Sandler" w:date="2026-09-06T00:00:00Z">
        <w:r>
          <w:t>multi-layer-insulation</w:t>
        </w:r>
      </w:ins>
      <w:ins w:id="11556" w:author="Leon Sandler" w:date="2026-09-06T00:00:00Z">
        <w:r>
          <w:t xml:space="preserve"> </w:t>
        </w:r>
      </w:ins>
      <w:ins w:id="11557" w:author="Leon Sandler" w:date="2026-09-06T00:00:00Z">
        <w:r>
          <w:t>(MLI)</w:t>
        </w:r>
      </w:ins>
      <w:ins w:id="11558" w:author="Leon Sandler" w:date="2026-09-06T00:00:00Z">
        <w:r>
          <w:t xml:space="preserve"> </w:t>
        </w:r>
      </w:ins>
      <w:ins w:id="11559" w:author="Leon Sandler" w:date="2026-09-06T00:00:00Z">
        <w:r>
          <w:t>cryostat</w:t>
        </w:r>
      </w:ins>
      <w:ins w:id="11560" w:author="Leon Sandler" w:date="2026-09-06T00:00:00Z">
        <w:r>
          <w:t xml:space="preserve"> </w:t>
        </w:r>
      </w:ins>
      <w:ins w:id="11561" w:author="Leon Sandler" w:date="2026-09-06T00:00:00Z">
        <w:r>
          <w:t>performance</w:t>
        </w:r>
      </w:ins>
      <w:ins w:id="11562" w:author="Leon Sandler" w:date="2026-09-06T00:00:00Z">
        <w:r>
          <w:t xml:space="preserve"> </w:t>
        </w:r>
      </w:ins>
      <w:ins w:id="11563" w:author="Leon Sandler" w:date="2026-09-06T00:00:00Z">
        <w:r>
          <w:t>for</w:t>
        </w:r>
      </w:ins>
      <w:ins w:id="11564" w:author="Leon Sandler" w:date="2026-09-06T00:00:00Z">
        <w:r>
          <w:t xml:space="preserve"> </w:t>
        </w:r>
      </w:ins>
      <w:ins w:id="11565" w:author="Leon Sandler" w:date="2026-09-06T00:00:00Z">
        <w:r>
          <w:t>meter-scale</w:t>
        </w:r>
      </w:ins>
      <w:ins w:id="11566" w:author="Leon Sandler" w:date="2026-09-06T00:00:00Z">
        <w:r>
          <w:t xml:space="preserve"> </w:t>
        </w:r>
      </w:ins>
      <w:ins w:id="11567" w:author="Leon Sandler" w:date="2026-09-06T00:00:00Z">
        <w:r>
          <w:t>superconducting</w:t>
        </w:r>
      </w:ins>
      <w:ins w:id="11568" w:author="Leon Sandler" w:date="2026-09-06T00:00:00Z">
        <w:r>
          <w:t xml:space="preserve"> </w:t>
        </w:r>
      </w:ins>
      <w:ins w:id="11569" w:author="Leon Sandler" w:date="2026-09-06T00:00:00Z">
        <w:r>
          <w:t>coil</w:t>
        </w:r>
      </w:ins>
      <w:ins w:id="11570" w:author="Leon Sandler" w:date="2026-09-06T00:00:00Z">
        <w:r>
          <w:t xml:space="preserve"> </w:t>
        </w:r>
      </w:ins>
      <w:ins w:id="11571" w:author="Leon Sandler" w:date="2026-09-06T00:00:00Z">
        <w:r>
          <w:t>systems,</w:t>
        </w:r>
      </w:ins>
      <w:ins w:id="11572" w:author="Leon Sandler" w:date="2026-09-06T00:00:00Z">
        <w:r>
          <w:t xml:space="preserve"> </w:t>
        </w:r>
      </w:ins>
      <w:ins w:id="11573" w:author="Leon Sandler" w:date="2026-09-06T00:00:00Z">
        <w:r>
          <w:t>scaled</w:t>
        </w:r>
      </w:ins>
      <w:ins w:id="11574" w:author="Leon Sandler" w:date="2026-09-06T00:00:00Z">
        <w:r>
          <w:t xml:space="preserve"> </w:t>
        </w:r>
      </w:ins>
      <w:ins w:id="11575" w:author="Leon Sandler" w:date="2026-09-06T00:00:00Z">
        <w:r>
          <w:t>to</w:t>
        </w:r>
      </w:ins>
      <w:ins w:id="11576" w:author="Leon Sandler" w:date="2026-09-06T00:00:00Z">
        <w:r>
          <w:t xml:space="preserve"> </w:t>
        </w:r>
      </w:ins>
      <w:ins w:id="11577" w:author="Leon Sandler" w:date="2026-09-06T00:00:00Z">
        <w:r>
          <w:t>the</w:t>
        </w:r>
      </w:ins>
      <w:ins w:id="11578" w:author="Leon Sandler" w:date="2026-09-06T00:00:00Z">
        <w:r>
          <w:t xml:space="preserve"> </w:t>
        </w:r>
      </w:ins>
      <w:ins w:id="11579" w:author="Leon Sandler" w:date="2026-09-06T00:00:00Z">
        <w:r>
          <w:t>coil</w:t>
        </w:r>
      </w:ins>
      <w:ins w:id="11580" w:author="Leon Sandler" w:date="2026-09-06T00:00:00Z">
        <w:r>
          <w:t xml:space="preserve"> </w:t>
        </w:r>
      </w:ins>
      <w:ins w:id="11581" w:author="Leon Sandler" w:date="2026-09-06T00:00:00Z">
        <w:r>
          <w:t>dimensions</w:t>
        </w:r>
      </w:ins>
      <w:ins w:id="11582" w:author="Leon Sandler" w:date="2026-09-06T00:00:00Z">
        <w:r>
          <w:t xml:space="preserve"> </w:t>
        </w:r>
      </w:ins>
      <w:ins w:id="11583" w:author="Leon Sandler" w:date="2026-09-06T00:00:00Z">
        <w:r>
          <w:t>implied</w:t>
        </w:r>
      </w:ins>
      <w:ins w:id="11584" w:author="Leon Sandler" w:date="2026-09-06T00:00:00Z">
        <w:r>
          <w:t xml:space="preserve"> </w:t>
        </w:r>
      </w:ins>
      <w:ins w:id="11585" w:author="Leon Sandler" w:date="2026-09-06T00:00:00Z">
        <w:r>
          <w:t>by</w:t>
        </w:r>
      </w:ins>
      <w:ins w:id="11586" w:author="Leon Sandler" w:date="2026-09-06T00:00:00Z">
        <w:r>
          <w:t xml:space="preserve"> </w:t>
        </w:r>
      </w:ins>
      <w:ins w:id="11587" w:author="Leon Sandler" w:date="2026-09-06T00:00:00Z">
        <w:r>
          <w:t>the</w:t>
        </w:r>
      </w:ins>
      <w:ins w:id="11588" w:author="Leon Sandler" w:date="2026-09-06T00:00:00Z">
        <w:r>
          <w:t xml:space="preserve"> </w:t>
        </w:r>
      </w:ins>
      <w:ins w:id="11589" w:author="Leon Sandler" w:date="2026-09-06T00:00:00Z">
        <w:r>
          <w:t>25</w:t>
        </w:r>
      </w:ins>
      <w:ins w:id="11590" w:author="Leon Sandler" w:date="2026-09-06T00:00:00Z">
        <w:r>
          <w:t xml:space="preserve"> </w:t>
        </w:r>
      </w:ins>
      <w:ins w:id="11591" w:author="Leon Sandler" w:date="2026-09-06T00:00:00Z">
        <w:r>
          <w:t>m</w:t>
        </w:r>
      </w:ins>
      <w:ins w:id="11592" w:author="Leon Sandler" w:date="2026-09-06T00:00:00Z">
        <w:r>
          <w:t xml:space="preserve"> </w:t>
        </w:r>
      </w:ins>
      <w:ins w:id="11593" w:author="Leon Sandler" w:date="2026-09-06T00:00:00Z">
        <w:r>
          <w:t>softening</w:t>
        </w:r>
      </w:ins>
      <w:ins w:id="11594" w:author="Leon Sandler" w:date="2026-09-06T00:00:00Z">
        <w:r>
          <w:t xml:space="preserve"> </w:t>
        </w:r>
      </w:ins>
      <w:ins w:id="11595" w:author="Leon Sandler" w:date="2026-09-06T00:00:00Z">
        <w:r>
          <w:t>length</w:t>
        </w:r>
      </w:ins>
      <w:ins w:id="11596" w:author="Leon Sandler" w:date="2026-09-06T00:00:00Z">
        <w:r>
          <w:t xml:space="preserve"> </w:t>
        </w:r>
      </w:ins>
      <w:ins w:id="11597" w:author="Leon Sandler" w:date="2026-09-06T00:00:00Z">
        <w:r>
          <w:t>used</w:t>
        </w:r>
      </w:ins>
      <w:ins w:id="11598" w:author="Leon Sandler" w:date="2026-09-06T00:00:00Z">
        <w:r>
          <w:t xml:space="preserve"> </w:t>
        </w:r>
      </w:ins>
      <w:ins w:id="11599" w:author="Leon Sandler" w:date="2026-09-06T00:00:00Z">
        <w:r>
          <w:t>in</w:t>
        </w:r>
      </w:ins>
      <w:ins w:id="11600" w:author="Leon Sandler" w:date="2026-09-06T00:00:00Z">
        <w:r>
          <w:t xml:space="preserve"> </w:t>
        </w:r>
      </w:ins>
      <w:ins w:id="11601" w:author="Leon Sandler" w:date="2026-09-06T00:00:00Z">
        <w:r>
          <w:t>the</w:t>
        </w:r>
      </w:ins>
      <w:ins w:id="11602" w:author="Leon Sandler" w:date="2026-09-06T00:00:00Z">
        <w:r>
          <w:t xml:space="preserve"> </w:t>
        </w:r>
      </w:ins>
      <w:ins w:id="11603" w:author="Leon Sandler" w:date="2026-09-06T00:00:00Z">
        <w:r>
          <w:t>simulation</w:t>
        </w:r>
      </w:ins>
      <w:ins w:id="11604" w:author="Leon Sandler" w:date="2026-09-06T00:00:00Z">
        <w:r>
          <w:t xml:space="preserve"> </w:t>
        </w:r>
      </w:ins>
      <w:ins w:id="11605" w:author="Leon Sandler" w:date="2026-09-06T00:00:00Z">
        <w:r>
          <w:t>of</w:t>
        </w:r>
      </w:ins>
      <w:ins w:id="11606" w:author="Leon Sandler" w:date="2026-09-06T00:00:00Z">
        <w:r>
          <w:t xml:space="preserve"> </w:t>
        </w:r>
      </w:ins>
      <w:ins w:id="11607" w:author="Leon Sandler" w:date="2026-09-06T00:00:00Z">
        <w:r>
          <w:t>Section</w:t>
        </w:r>
      </w:ins>
      <w:ins w:id="11608" w:author="Leon Sandler" w:date="2026-09-06T00:00:00Z">
        <w:r>
          <w:t xml:space="preserve"> </w:t>
        </w:r>
      </w:ins>
      <w:ins w:id="11609" w:author="Leon Sandler" w:date="2026-09-06T00:00:00Z">
        <w:r>
          <w:t>4;</w:t>
        </w:r>
      </w:ins>
      <w:ins w:id="11610" w:author="Leon Sandler" w:date="2026-09-06T00:00:00Z">
        <w:r>
          <w:t xml:space="preserve"> </w:t>
        </w:r>
      </w:ins>
      <w:ins w:id="11611" w:author="Leon Sandler" w:date="2026-09-06T00:00:00Z">
        <w:r>
          <w:t>with</w:t>
        </w:r>
      </w:ins>
      <w:ins w:id="11612" w:author="Leon Sandler" w:date="2026-09-06T00:00:00Z">
        <w:r>
          <w:t xml:space="preserve"> </w:t>
        </w:r>
      </w:ins>
      <w:ins w:id="11613" w:author="Leon Sandler" w:date="2026-09-06T00:00:00Z">
        <w:r>
          <w:t>22</w:t>
        </w:r>
      </w:ins>
      <w:ins w:id="11614" w:author="Leon Sandler" w:date="2026-09-06T00:00:00Z">
        <w:r>
          <w:t xml:space="preserve"> </w:t>
        </w:r>
      </w:ins>
      <w:ins w:id="11615" w:author="Leon Sandler" w:date="2026-09-06T00:00:00Z">
        <w:r>
          <w:t>coils,</w:t>
        </w:r>
      </w:ins>
      <w:ins w:id="11616" w:author="Leon Sandler" w:date="2026-09-06T00:00:00Z">
        <w:r>
          <w:t xml:space="preserve"> </w:t>
        </w:r>
      </w:ins>
      <w:ins w:id="11617" w:author="Leon Sandler" w:date="2026-09-06T00:00:00Z">
        <w:r>
          <w:t>this</w:t>
        </w:r>
      </w:ins>
      <w:ins w:id="11618" w:author="Leon Sandler" w:date="2026-09-06T00:00:00Z">
        <w:r>
          <w:t xml:space="preserve"> </w:t>
        </w:r>
      </w:ins>
      <w:ins w:id="11619" w:author="Leon Sandler" w:date="2026-09-06T00:00:00Z">
        <w:r>
          <w:t>gives</w:t>
        </w:r>
      </w:ins>
      <w:ins w:id="11620" w:author="Leon Sandler" w:date="2026-09-06T00:00:00Z">
        <w:r>
          <w:t xml:space="preserve"> </w:t>
        </w:r>
      </w:ins>
      <w:ins w:id="11621" w:author="Leon Sandler" w:date="2026-09-06T00:00:00Z">
        <w:r>
          <w:t>a</w:t>
        </w:r>
      </w:ins>
      <w:ins w:id="11622" w:author="Leon Sandler" w:date="2026-09-06T00:00:00Z">
        <w:r>
          <w:t xml:space="preserve"> </w:t>
        </w:r>
      </w:ins>
      <w:ins w:id="11623" w:author="Leon Sandler" w:date="2026-09-06T00:00:00Z">
        <w:r>
          <w:t>total</w:t>
        </w:r>
      </w:ins>
      <w:ins w:id="11624" w:author="Leon Sandler" w:date="2026-09-06T00:00:00Z">
        <w:r>
          <w:t xml:space="preserve"> </w:t>
        </w:r>
      </w:ins>
      <w:ins w:id="11625" w:author="Leon Sandler" w:date="2026-09-06T00:00:00Z">
        <w:r>
          <w:t>cold-stage</w:t>
        </w:r>
      </w:ins>
      <w:ins w:id="11626" w:author="Leon Sandler" w:date="2026-09-06T00:00:00Z">
        <w:r>
          <w:t xml:space="preserve"> </w:t>
        </w:r>
      </w:ins>
      <w:ins w:id="11627" w:author="Leon Sandler" w:date="2026-09-06T00:00:00Z">
        <w:r>
          <w:t>heat</w:t>
        </w:r>
      </w:ins>
      <w:ins w:id="11628" w:author="Leon Sandler" w:date="2026-09-06T00:00:00Z">
        <w:r>
          <w:t xml:space="preserve"> </w:t>
        </w:r>
      </w:ins>
      <w:ins w:id="11629" w:author="Leon Sandler" w:date="2026-09-06T00:00:00Z">
        <w:r>
          <w:t>load</w:t>
        </w:r>
      </w:ins>
      <w:ins w:id="11630" w:author="Leon Sandler" w:date="2026-09-06T00:00:00Z">
        <w:r>
          <w:t xml:space="preserve"> </w:t>
        </w:r>
      </w:ins>
      <w:ins w:id="11631" w:author="Leon Sandler" w:date="2026-09-06T00:00:00Z">
        <w:r>
          <w:t>of</w:t>
        </w:r>
      </w:ins>
      <w:ins w:id="11632" w:author="Leon Sandler" w:date="2026-09-06T00:00:00Z">
        <w:r>
          <w:t xml:space="preserve"> </w:t>
        </w:r>
      </w:ins>
      <w:ins w:id="11633" w:author="Leon Sandler" w:date="2026-09-06T00:00:00Z">
        <w:r>
          <w:t>order</w:t>
        </w:r>
      </w:ins>
      <w:ins w:id="11634" w:author="Leon Sandler" w:date="2026-09-06T00:00:00Z">
        <w:r>
          <w:t xml:space="preserve"> </w:t>
        </w:r>
      </w:ins>
      <w:ins w:id="11635" w:author="Leon Sandler" w:date="2026-09-06T00:00:00Z">
        <w:r>
          <w:t>220</w:t>
        </w:r>
      </w:ins>
      <w:ins w:id="11636" w:author="Leon Sandler" w:date="2026-09-06T00:00:00Z">
        <w:r>
          <w:t xml:space="preserve"> </w:t>
        </w:r>
      </w:ins>
      <w:ins w:id="11637" w:author="Leon Sandler" w:date="2026-09-06T00:00:00Z">
        <w:r>
          <w:t>W.</w:t>
        </w:r>
      </w:ins>
      <w:ins w:id="11638" w:author="Leon Sandler" w:date="2026-09-06T00:00:00Z">
        <w:r>
          <w:t xml:space="preserve"> </w:t>
        </w:r>
      </w:ins>
      <w:ins w:id="11639" w:author="Leon Sandler" w:date="2026-09-06T00:00:00Z">
        <w:r>
          <w:t>Using</w:t>
        </w:r>
      </w:ins>
      <w:ins w:id="11640" w:author="Leon Sandler" w:date="2026-09-06T00:00:00Z">
        <w:r>
          <w:t xml:space="preserve"> </w:t>
        </w:r>
      </w:ins>
      <w:ins w:id="11641" w:author="Leon Sandler" w:date="2026-09-06T00:00:00Z">
        <w:r>
          <w:t>a</w:t>
        </w:r>
      </w:ins>
      <w:ins w:id="11642" w:author="Leon Sandler" w:date="2026-09-06T00:00:00Z">
        <w:r>
          <w:t xml:space="preserve"> </w:t>
        </w:r>
      </w:ins>
      <w:ins w:id="11643" w:author="Leon Sandler" w:date="2026-09-06T00:00:00Z">
        <w:r>
          <w:t>representative</w:t>
        </w:r>
      </w:ins>
      <w:ins w:id="11644" w:author="Leon Sandler" w:date="2026-09-06T00:00:00Z">
        <w:r>
          <w:t xml:space="preserve"> </w:t>
        </w:r>
      </w:ins>
      <w:ins w:id="11645" w:author="Leon Sandler" w:date="2026-09-06T00:00:00Z">
        <w:r>
          <w:t>cryocooler</w:t>
        </w:r>
      </w:ins>
      <w:ins w:id="11646" w:author="Leon Sandler" w:date="2026-09-06T00:00:00Z">
        <w:r>
          <w:t xml:space="preserve"> </w:t>
        </w:r>
      </w:ins>
      <w:ins w:id="11647" w:author="Leon Sandler" w:date="2026-09-06T00:00:00Z">
        <w:r>
          <w:t>specific</w:t>
        </w:r>
      </w:ins>
      <w:ins w:id="11648" w:author="Leon Sandler" w:date="2026-09-06T00:00:00Z">
        <w:r>
          <w:t xml:space="preserve"> </w:t>
        </w:r>
      </w:ins>
      <w:ins w:id="11649" w:author="Leon Sandler" w:date="2026-09-06T00:00:00Z">
        <w:r>
          <w:t>input</w:t>
        </w:r>
      </w:ins>
      <w:ins w:id="11650" w:author="Leon Sandler" w:date="2026-09-06T00:00:00Z">
        <w:r>
          <w:t xml:space="preserve"> </w:t>
        </w:r>
      </w:ins>
      <w:ins w:id="11651" w:author="Leon Sandler" w:date="2026-09-06T00:00:00Z">
        <w:r>
          <w:t>power</w:t>
        </w:r>
      </w:ins>
      <w:ins w:id="11652" w:author="Leon Sandler" w:date="2026-09-06T00:00:00Z">
        <w:r>
          <w:t xml:space="preserve"> </w:t>
        </w:r>
      </w:ins>
      <w:ins w:id="11653" w:author="Leon Sandler" w:date="2026-09-06T00:00:00Z">
        <w:r>
          <w:t>of</w:t>
        </w:r>
      </w:ins>
      <w:ins w:id="11654" w:author="Leon Sandler" w:date="2026-09-06T00:00:00Z">
        <w:r>
          <w:t xml:space="preserve"> </w:t>
        </w:r>
      </w:ins>
      <w:ins w:id="11655" w:author="Leon Sandler" w:date="2026-09-06T00:00:00Z">
        <w:r>
          <w:t>roughly</w:t>
        </w:r>
      </w:ins>
      <w:ins w:id="11656" w:author="Leon Sandler" w:date="2026-09-06T00:00:00Z">
        <w:r>
          <w:t xml:space="preserve"> </w:t>
        </w:r>
      </w:ins>
      <w:ins w:id="11657" w:author="Leon Sandler" w:date="2026-09-06T00:00:00Z">
        <w:r>
          <w:t>250</w:t>
        </w:r>
      </w:ins>
      <w:ins w:id="11658" w:author="Leon Sandler" w:date="2026-09-06T00:00:00Z">
        <w:r>
          <w:t xml:space="preserve"> </w:t>
        </w:r>
      </w:ins>
      <w:ins w:id="11659" w:author="Leon Sandler" w:date="2026-09-06T00:00:00Z">
        <w:r>
          <w:t>W</w:t>
        </w:r>
      </w:ins>
      <w:ins w:id="11660" w:author="Leon Sandler" w:date="2026-09-06T00:00:00Z">
        <w:r>
          <w:t xml:space="preserve"> </w:t>
        </w:r>
      </w:ins>
      <w:ins w:id="11661" w:author="Leon Sandler" w:date="2026-09-06T00:00:00Z">
        <w:r>
          <w:t>of</w:t>
        </w:r>
      </w:ins>
      <w:ins w:id="11662" w:author="Leon Sandler" w:date="2026-09-06T00:00:00Z">
        <w:r>
          <w:t xml:space="preserve"> </w:t>
        </w:r>
      </w:ins>
      <w:ins w:id="11663" w:author="Leon Sandler" w:date="2026-09-06T00:00:00Z">
        <w:r>
          <w:t>electrical</w:t>
        </w:r>
      </w:ins>
      <w:ins w:id="11664" w:author="Leon Sandler" w:date="2026-09-06T00:00:00Z">
        <w:r>
          <w:t xml:space="preserve"> </w:t>
        </w:r>
      </w:ins>
      <w:ins w:id="11665" w:author="Leon Sandler" w:date="2026-09-06T00:00:00Z">
        <w:r>
          <w:t>input</w:t>
        </w:r>
      </w:ins>
      <w:ins w:id="11666" w:author="Leon Sandler" w:date="2026-09-06T00:00:00Z">
        <w:r>
          <w:t xml:space="preserve"> </w:t>
        </w:r>
      </w:ins>
      <w:ins w:id="11667" w:author="Leon Sandler" w:date="2026-09-06T00:00:00Z">
        <w:r>
          <w:t>per</w:t>
        </w:r>
      </w:ins>
      <w:ins w:id="11668" w:author="Leon Sandler" w:date="2026-09-06T00:00:00Z">
        <w:r>
          <w:t xml:space="preserve"> </w:t>
        </w:r>
      </w:ins>
      <w:ins w:id="11669" w:author="Leon Sandler" w:date="2026-09-06T00:00:00Z">
        <w:r>
          <w:t>watt</w:t>
        </w:r>
      </w:ins>
      <w:ins w:id="11670" w:author="Leon Sandler" w:date="2026-09-06T00:00:00Z">
        <w:r>
          <w:t xml:space="preserve"> </w:t>
        </w:r>
      </w:ins>
      <w:ins w:id="11671" w:author="Leon Sandler" w:date="2026-09-06T00:00:00Z">
        <w:r>
          <w:t>of</w:t>
        </w:r>
      </w:ins>
      <w:ins w:id="11672" w:author="Leon Sandler" w:date="2026-09-06T00:00:00Z">
        <w:r>
          <w:t xml:space="preserve"> </w:t>
        </w:r>
      </w:ins>
      <w:ins w:id="11673" w:author="Leon Sandler" w:date="2026-09-06T00:00:00Z">
        <w:r>
          <w:t>cooling</w:t>
        </w:r>
      </w:ins>
      <w:ins w:id="11674" w:author="Leon Sandler" w:date="2026-09-06T00:00:00Z">
        <w:r>
          <w:t xml:space="preserve"> </w:t>
        </w:r>
      </w:ins>
      <w:ins w:id="11675" w:author="Leon Sandler" w:date="2026-09-06T00:00:00Z">
        <w:r>
          <w:t>at</w:t>
        </w:r>
      </w:ins>
      <w:ins w:id="11676" w:author="Leon Sandler" w:date="2026-09-06T00:00:00Z">
        <w:r>
          <w:t xml:space="preserve"> </w:t>
        </w:r>
      </w:ins>
      <w:ins w:id="11677" w:author="Leon Sandler" w:date="2026-09-06T00:00:00Z">
        <w:r>
          <w:t>20</w:t>
        </w:r>
      </w:ins>
      <w:ins w:id="11678" w:author="Leon Sandler" w:date="2026-09-06T00:00:00Z">
        <w:r>
          <w:t xml:space="preserve"> </w:t>
        </w:r>
      </w:ins>
      <w:ins w:id="11679" w:author="Leon Sandler" w:date="2026-09-06T00:00:00Z">
        <w:r>
          <w:t>K</w:t>
        </w:r>
      </w:ins>
      <w:ins w:id="11680" w:author="Leon Sandler" w:date="2026-09-06T00:00:00Z">
        <w:r>
          <w:t xml:space="preserve"> </w:t>
        </w:r>
      </w:ins>
      <w:ins w:id="11681" w:author="Leon Sandler" w:date="2026-09-06T00:00:00Z">
        <w:r>
          <w:t>—</w:t>
        </w:r>
      </w:ins>
      <w:ins w:id="11682" w:author="Leon Sandler" w:date="2026-09-06T00:00:00Z">
        <w:r>
          <w:t xml:space="preserve"> </w:t>
        </w:r>
      </w:ins>
      <w:ins w:id="11683" w:author="Leon Sandler" w:date="2026-09-06T00:00:00Z">
        <w:r>
          <w:t>a</w:t>
        </w:r>
      </w:ins>
      <w:ins w:id="11684" w:author="Leon Sandler" w:date="2026-09-06T00:00:00Z">
        <w:r>
          <w:t xml:space="preserve"> </w:t>
        </w:r>
      </w:ins>
      <w:ins w:id="11685" w:author="Leon Sandler" w:date="2026-09-06T00:00:00Z">
        <w:r>
          <w:t>figure</w:t>
        </w:r>
      </w:ins>
      <w:ins w:id="11686" w:author="Leon Sandler" w:date="2026-09-06T00:00:00Z">
        <w:r>
          <w:t xml:space="preserve"> </w:t>
        </w:r>
      </w:ins>
      <w:ins w:id="11687" w:author="Leon Sandler" w:date="2026-09-06T00:00:00Z">
        <w:r>
          <w:t>broadly</w:t>
        </w:r>
      </w:ins>
      <w:ins w:id="11688" w:author="Leon Sandler" w:date="2026-09-06T00:00:00Z">
        <w:r>
          <w:t xml:space="preserve"> </w:t>
        </w:r>
      </w:ins>
      <w:ins w:id="11689" w:author="Leon Sandler" w:date="2026-09-06T00:00:00Z">
        <w:r>
          <w:t>consistent</w:t>
        </w:r>
      </w:ins>
      <w:ins w:id="11690" w:author="Leon Sandler" w:date="2026-09-06T00:00:00Z">
        <w:r>
          <w:t xml:space="preserve"> </w:t>
        </w:r>
      </w:ins>
      <w:ins w:id="11691" w:author="Leon Sandler" w:date="2026-09-06T00:00:00Z">
        <w:r>
          <w:t>with</w:t>
        </w:r>
      </w:ins>
      <w:ins w:id="11692" w:author="Leon Sandler" w:date="2026-09-06T00:00:00Z">
        <w:r>
          <w:t xml:space="preserve"> </w:t>
        </w:r>
      </w:ins>
      <w:ins w:id="11693" w:author="Leon Sandler" w:date="2026-09-06T00:00:00Z">
        <w:r>
          <w:t>the</w:t>
        </w:r>
      </w:ins>
      <w:ins w:id="11694" w:author="Leon Sandler" w:date="2026-09-06T00:00:00Z">
        <w:r>
          <w:t xml:space="preserve"> </w:t>
        </w:r>
      </w:ins>
      <w:ins w:id="11695" w:author="Leon Sandler" w:date="2026-09-06T00:00:00Z">
        <w:r>
          <w:t>coefficient</w:t>
        </w:r>
      </w:ins>
      <w:ins w:id="11696" w:author="Leon Sandler" w:date="2026-09-06T00:00:00Z">
        <w:r>
          <w:t xml:space="preserve"> </w:t>
        </w:r>
      </w:ins>
      <w:ins w:id="11697" w:author="Leon Sandler" w:date="2026-09-06T00:00:00Z">
        <w:r>
          <w:t>of</w:t>
        </w:r>
      </w:ins>
      <w:ins w:id="11698" w:author="Leon Sandler" w:date="2026-09-06T00:00:00Z">
        <w:r>
          <w:t xml:space="preserve"> </w:t>
        </w:r>
      </w:ins>
      <w:ins w:id="11699" w:author="Leon Sandler" w:date="2026-09-06T00:00:00Z">
        <w:r>
          <w:t>performance</w:t>
        </w:r>
      </w:ins>
      <w:ins w:id="11700" w:author="Leon Sandler" w:date="2026-09-06T00:00:00Z">
        <w:r>
          <w:t xml:space="preserve"> </w:t>
        </w:r>
      </w:ins>
      <w:ins w:id="11701" w:author="Leon Sandler" w:date="2026-09-06T00:00:00Z">
        <w:r>
          <w:t>achieved</w:t>
        </w:r>
      </w:ins>
      <w:ins w:id="11702" w:author="Leon Sandler" w:date="2026-09-06T00:00:00Z">
        <w:r>
          <w:t xml:space="preserve"> </w:t>
        </w:r>
      </w:ins>
      <w:ins w:id="11703" w:author="Leon Sandler" w:date="2026-09-06T00:00:00Z">
        <w:r>
          <w:t>by</w:t>
        </w:r>
      </w:ins>
      <w:ins w:id="11704" w:author="Leon Sandler" w:date="2026-09-06T00:00:00Z">
        <w:r>
          <w:t xml:space="preserve"> </w:t>
        </w:r>
      </w:ins>
      <w:ins w:id="11705" w:author="Leon Sandler" w:date="2026-09-06T00:00:00Z">
        <w:r>
          <w:t>flight-qualified</w:t>
        </w:r>
      </w:ins>
      <w:ins w:id="11706" w:author="Leon Sandler" w:date="2026-09-06T00:00:00Z">
        <w:r>
          <w:t xml:space="preserve"> </w:t>
        </w:r>
      </w:ins>
      <w:ins w:id="11707" w:author="Leon Sandler" w:date="2026-09-06T00:00:00Z">
        <w:r>
          <w:t>pulse-tube</w:t>
        </w:r>
      </w:ins>
      <w:ins w:id="11708" w:author="Leon Sandler" w:date="2026-09-06T00:00:00Z">
        <w:r>
          <w:t xml:space="preserve"> </w:t>
        </w:r>
      </w:ins>
      <w:ins w:id="11709" w:author="Leon Sandler" w:date="2026-09-06T00:00:00Z">
        <w:r>
          <w:t>and</w:t>
        </w:r>
      </w:ins>
      <w:ins w:id="11710" w:author="Leon Sandler" w:date="2026-09-06T00:00:00Z">
        <w:r>
          <w:t xml:space="preserve"> </w:t>
        </w:r>
      </w:ins>
      <w:ins w:id="11711" w:author="Leon Sandler" w:date="2026-09-06T00:00:00Z">
        <w:r>
          <w:t>Gifford-McMahon</w:t>
        </w:r>
      </w:ins>
      <w:ins w:id="11712" w:author="Leon Sandler" w:date="2026-09-06T00:00:00Z">
        <w:r>
          <w:t xml:space="preserve"> </w:t>
        </w:r>
      </w:ins>
      <w:ins w:id="11713" w:author="Leon Sandler" w:date="2026-09-06T00:00:00Z">
        <w:r>
          <w:t>cryocoolers</w:t>
        </w:r>
      </w:ins>
      <w:ins w:id="11714" w:author="Leon Sandler" w:date="2026-09-06T00:00:00Z">
        <w:r>
          <w:t xml:space="preserve"> </w:t>
        </w:r>
      </w:ins>
      <w:ins w:id="11715" w:author="Leon Sandler" w:date="2026-09-06T00:00:00Z">
        <w:r>
          <w:t>operating</w:t>
        </w:r>
      </w:ins>
      <w:ins w:id="11716" w:author="Leon Sandler" w:date="2026-09-06T00:00:00Z">
        <w:r>
          <w:t xml:space="preserve"> </w:t>
        </w:r>
      </w:ins>
      <w:ins w:id="11717" w:author="Leon Sandler" w:date="2026-09-06T00:00:00Z">
        <w:r>
          <w:t>in</w:t>
        </w:r>
      </w:ins>
      <w:ins w:id="11718" w:author="Leon Sandler" w:date="2026-09-06T00:00:00Z">
        <w:r>
          <w:t xml:space="preserve"> </w:t>
        </w:r>
      </w:ins>
      <w:ins w:id="11719" w:author="Leon Sandler" w:date="2026-09-06T00:00:00Z">
        <w:r>
          <w:t>this</w:t>
        </w:r>
      </w:ins>
      <w:ins w:id="11720" w:author="Leon Sandler" w:date="2026-09-06T00:00:00Z">
        <w:r>
          <w:t xml:space="preserve"> </w:t>
        </w:r>
      </w:ins>
      <w:ins w:id="11721" w:author="Leon Sandler" w:date="2026-09-06T00:00:00Z">
        <w:r>
          <w:t>temperature</w:t>
        </w:r>
      </w:ins>
      <w:ins w:id="11722" w:author="Leon Sandler" w:date="2026-09-06T00:00:00Z">
        <w:r>
          <w:t xml:space="preserve"> </w:t>
        </w:r>
      </w:ins>
      <w:ins w:id="11723" w:author="Leon Sandler" w:date="2026-09-06T00:00:00Z">
        <w:r>
          <w:t>range,</w:t>
        </w:r>
      </w:ins>
      <w:ins w:id="11724" w:author="Leon Sandler" w:date="2026-09-06T00:00:00Z">
        <w:r>
          <w:t xml:space="preserve"> </w:t>
        </w:r>
      </w:ins>
      <w:ins w:id="11725" w:author="Leon Sandler" w:date="2026-09-06T00:00:00Z">
        <w:r>
          <w:t>which</w:t>
        </w:r>
      </w:ins>
      <w:ins w:id="11726" w:author="Leon Sandler" w:date="2026-09-06T00:00:00Z">
        <w:r>
          <w:t xml:space="preserve"> </w:t>
        </w:r>
      </w:ins>
      <w:ins w:id="11727" w:author="Leon Sandler" w:date="2026-09-06T00:00:00Z">
        <w:r>
          <w:t>fall</w:t>
        </w:r>
      </w:ins>
      <w:ins w:id="11728" w:author="Leon Sandler" w:date="2026-09-06T00:00:00Z">
        <w:r>
          <w:t xml:space="preserve"> </w:t>
        </w:r>
      </w:ins>
      <w:ins w:id="11729" w:author="Leon Sandler" w:date="2026-09-06T00:00:00Z">
        <w:r>
          <w:t>well</w:t>
        </w:r>
      </w:ins>
      <w:ins w:id="11730" w:author="Leon Sandler" w:date="2026-09-06T00:00:00Z">
        <w:r>
          <w:t xml:space="preserve"> </w:t>
        </w:r>
      </w:ins>
      <w:ins w:id="11731" w:author="Leon Sandler" w:date="2026-09-06T00:00:00Z">
        <w:r>
          <w:t>short</w:t>
        </w:r>
      </w:ins>
      <w:ins w:id="11732" w:author="Leon Sandler" w:date="2026-09-06T00:00:00Z">
        <w:r>
          <w:t xml:space="preserve"> </w:t>
        </w:r>
      </w:ins>
      <w:ins w:id="11733" w:author="Leon Sandler" w:date="2026-09-06T00:00:00Z">
        <w:r>
          <w:t>of</w:t>
        </w:r>
      </w:ins>
      <w:ins w:id="11734" w:author="Leon Sandler" w:date="2026-09-06T00:00:00Z">
        <w:r>
          <w:t xml:space="preserve"> </w:t>
        </w:r>
      </w:ins>
      <w:ins w:id="11735" w:author="Leon Sandler" w:date="2026-09-06T00:00:00Z">
        <w:r>
          <w:t>the</w:t>
        </w:r>
      </w:ins>
      <w:ins w:id="11736" w:author="Leon Sandler" w:date="2026-09-06T00:00:00Z">
        <w:r>
          <w:t xml:space="preserve"> </w:t>
        </w:r>
      </w:ins>
      <w:ins w:id="11737" w:author="Leon Sandler" w:date="2026-09-06T00:00:00Z">
        <w:r>
          <w:t>Carnot</w:t>
        </w:r>
      </w:ins>
      <w:ins w:id="11738" w:author="Leon Sandler" w:date="2026-09-06T00:00:00Z">
        <w:r>
          <w:t xml:space="preserve"> </w:t>
        </w:r>
      </w:ins>
      <w:ins w:id="11739" w:author="Leon Sandler" w:date="2026-09-06T00:00:00Z">
        <w:r>
          <w:t>limit</w:t>
        </w:r>
      </w:ins>
      <w:ins w:id="11740" w:author="Leon Sandler" w:date="2026-09-06T00:00:00Z">
        <w:r>
          <w:t xml:space="preserve"> </w:t>
        </w:r>
      </w:ins>
      <w:ins w:id="11741" w:author="Leon Sandler" w:date="2026-09-06T00:00:00Z">
        <w:r>
          <w:t>at</w:t>
        </w:r>
      </w:ins>
      <w:ins w:id="11742" w:author="Leon Sandler" w:date="2026-09-06T00:00:00Z">
        <w:r>
          <w:t xml:space="preserve"> </w:t>
        </w:r>
      </w:ins>
      <w:ins w:id="11743" w:author="Leon Sandler" w:date="2026-09-06T00:00:00Z">
        <w:r>
          <w:t>cryogenic</w:t>
        </w:r>
      </w:ins>
      <w:ins w:id="11744" w:author="Leon Sandler" w:date="2026-09-06T00:00:00Z">
        <w:r>
          <w:t xml:space="preserve"> </w:t>
        </w:r>
      </w:ins>
      <w:ins w:id="11745" w:author="Leon Sandler" w:date="2026-09-06T00:00:00Z">
        <w:r>
          <w:t>temperatures</w:t>
        </w:r>
      </w:ins>
      <w:ins w:id="11746" w:author="Leon Sandler" w:date="2026-09-06T00:00:00Z">
        <w:r>
          <w:t xml:space="preserve"> </w:t>
        </w:r>
      </w:ins>
      <w:ins w:id="11747" w:author="Leon Sandler" w:date="2026-09-06T00:00:00Z">
        <w:r>
          <w:t>—</w:t>
        </w:r>
      </w:ins>
      <w:ins w:id="11748" w:author="Leon Sandler" w:date="2026-09-06T00:00:00Z">
        <w:r>
          <w:t xml:space="preserve"> </w:t>
        </w:r>
      </w:ins>
      <w:ins w:id="11749" w:author="Leon Sandler" w:date="2026-09-06T00:00:00Z">
        <w:r>
          <w:t>the</w:t>
        </w:r>
      </w:ins>
      <w:ins w:id="11750" w:author="Leon Sandler" w:date="2026-09-06T00:00:00Z">
        <w:r>
          <w:t xml:space="preserve"> </w:t>
        </w:r>
      </w:ins>
      <w:ins w:id="11751" w:author="Leon Sandler" w:date="2026-09-06T00:00:00Z">
        <w:r>
          <w:t>estimated</w:t>
        </w:r>
      </w:ins>
      <w:ins w:id="11752" w:author="Leon Sandler" w:date="2026-09-06T00:00:00Z">
        <w:r>
          <w:t xml:space="preserve"> </w:t>
        </w:r>
      </w:ins>
      <w:ins w:id="11753" w:author="Leon Sandler" w:date="2026-09-06T00:00:00Z">
        <w:r>
          <w:t>total</w:t>
        </w:r>
      </w:ins>
      <w:ins w:id="11754" w:author="Leon Sandler" w:date="2026-09-06T00:00:00Z">
        <w:r>
          <w:t xml:space="preserve"> </w:t>
        </w:r>
      </w:ins>
      <w:ins w:id="11755" w:author="Leon Sandler" w:date="2026-09-06T00:00:00Z">
        <w:r>
          <w:t>cryocooler</w:t>
        </w:r>
      </w:ins>
      <w:ins w:id="11756" w:author="Leon Sandler" w:date="2026-09-06T00:00:00Z">
        <w:r>
          <w:t xml:space="preserve"> </w:t>
        </w:r>
      </w:ins>
      <w:ins w:id="11757" w:author="Leon Sandler" w:date="2026-09-06T00:00:00Z">
        <w:r>
          <w:t>electrical</w:t>
        </w:r>
      </w:ins>
      <w:ins w:id="11758" w:author="Leon Sandler" w:date="2026-09-06T00:00:00Z">
        <w:r>
          <w:t xml:space="preserve"> </w:t>
        </w:r>
      </w:ins>
      <w:ins w:id="11759" w:author="Leon Sandler" w:date="2026-09-06T00:00:00Z">
        <w:r>
          <w:t>power</w:t>
        </w:r>
      </w:ins>
      <w:ins w:id="11760" w:author="Leon Sandler" w:date="2026-09-06T00:00:00Z">
        <w:r>
          <w:t xml:space="preserve"> </w:t>
        </w:r>
      </w:ins>
      <w:ins w:id="11761" w:author="Leon Sandler" w:date="2026-09-06T00:00:00Z">
        <w:r>
          <w:t>demand</w:t>
        </w:r>
      </w:ins>
      <w:ins w:id="11762" w:author="Leon Sandler" w:date="2026-09-06T00:00:00Z">
        <w:r>
          <w:t xml:space="preserve"> </w:t>
        </w:r>
      </w:ins>
      <w:ins w:id="11763" w:author="Leon Sandler" w:date="2026-09-06T00:00:00Z">
        <w:r>
          <w:t>is</w:t>
        </w:r>
      </w:ins>
      <w:ins w:id="11764" w:author="Leon Sandler" w:date="2026-09-06T00:00:00Z">
        <w:r>
          <w:t xml:space="preserve"> </w:t>
        </w:r>
      </w:ins>
      <w:ins w:id="11765" w:author="Leon Sandler" w:date="2026-09-06T00:00:00Z">
        <w:r>
          <w:t>on</w:t>
        </w:r>
      </w:ins>
      <w:ins w:id="11766" w:author="Leon Sandler" w:date="2026-09-06T00:00:00Z">
        <w:r>
          <w:t xml:space="preserve"> </w:t>
        </w:r>
      </w:ins>
      <w:ins w:id="11767" w:author="Leon Sandler" w:date="2026-09-06T00:00:00Z">
        <w:r>
          <w:t>the</w:t>
        </w:r>
      </w:ins>
      <w:ins w:id="11768" w:author="Leon Sandler" w:date="2026-09-06T00:00:00Z">
        <w:r>
          <w:t xml:space="preserve"> </w:t>
        </w:r>
      </w:ins>
      <w:ins w:id="11769" w:author="Leon Sandler" w:date="2026-09-06T00:00:00Z">
        <w:r>
          <w:t>order</w:t>
        </w:r>
      </w:ins>
      <w:ins w:id="11770" w:author="Leon Sandler" w:date="2026-09-06T00:00:00Z">
        <w:r>
          <w:t xml:space="preserve"> </w:t>
        </w:r>
      </w:ins>
      <w:ins w:id="11771" w:author="Leon Sandler" w:date="2026-09-06T00:00:00Z">
        <w:r>
          <w:t>of</w:t>
        </w:r>
      </w:ins>
      <w:ins w:id="11772" w:author="Leon Sandler" w:date="2026-09-06T00:00:00Z">
        <w:r>
          <w:t xml:space="preserve"> </w:t>
        </w:r>
      </w:ins>
      <w:ins w:id="11773" w:author="Leon Sandler" w:date="2026-09-06T00:00:00Z">
        <w:r>
          <w:t>55</w:t>
        </w:r>
      </w:ins>
      <w:ins w:id="11774" w:author="Leon Sandler" w:date="2026-09-06T00:00:00Z">
        <w:r>
          <w:t xml:space="preserve"> </w:t>
        </w:r>
      </w:ins>
      <w:ins w:id="11775" w:author="Leon Sandler" w:date="2026-09-06T00:00:00Z">
        <w:r>
          <w:t>kW.</w:t>
        </w:r>
      </w:ins>
      <w:ins w:id="11776" w:author="Leon Sandler" w:date="2026-09-06T00:00:00Z">
        <w:r>
          <w:t xml:space="preserve"> </w:t>
        </w:r>
      </w:ins>
      <w:ins w:id="11777" w:author="Leon Sandler" w:date="2026-09-06T00:00:00Z">
        <w:r>
          <w:t>This</w:t>
        </w:r>
      </w:ins>
      <w:ins w:id="11778" w:author="Leon Sandler" w:date="2026-09-06T00:00:00Z">
        <w:r>
          <w:t xml:space="preserve"> </w:t>
        </w:r>
      </w:ins>
      <w:ins w:id="11779" w:author="Leon Sandler" w:date="2026-09-06T00:00:00Z">
        <w:r>
          <w:t>is</w:t>
        </w:r>
      </w:ins>
      <w:ins w:id="11780" w:author="Leon Sandler" w:date="2026-09-06T00:00:00Z">
        <w:r>
          <w:t xml:space="preserve"> </w:t>
        </w:r>
      </w:ins>
      <w:ins w:id="11781" w:author="Leon Sandler" w:date="2026-09-06T00:00:00Z">
        <w:r>
          <w:t>the</w:t>
        </w:r>
      </w:ins>
      <w:ins w:id="11782" w:author="Leon Sandler" w:date="2026-09-06T00:00:00Z">
        <w:r>
          <w:t xml:space="preserve"> </w:t>
        </w:r>
      </w:ins>
      <w:ins w:id="11783" w:author="Leon Sandler" w:date="2026-09-06T00:00:00Z">
        <w:r>
          <w:t>single</w:t>
        </w:r>
      </w:ins>
      <w:ins w:id="11784" w:author="Leon Sandler" w:date="2026-09-06T00:00:00Z">
        <w:r>
          <w:t xml:space="preserve"> </w:t>
        </w:r>
      </w:ins>
      <w:ins w:id="11785" w:author="Leon Sandler" w:date="2026-09-06T00:00:00Z">
        <w:r>
          <w:t>largest</w:t>
        </w:r>
      </w:ins>
      <w:ins w:id="11786" w:author="Leon Sandler" w:date="2026-09-06T00:00:00Z">
        <w:r>
          <w:t xml:space="preserve"> </w:t>
        </w:r>
      </w:ins>
      <w:ins w:id="11787" w:author="Leon Sandler" w:date="2026-09-06T00:00:00Z">
        <w:r>
          <w:t>driver</w:t>
        </w:r>
      </w:ins>
      <w:ins w:id="11788" w:author="Leon Sandler" w:date="2026-09-06T00:00:00Z">
        <w:r>
          <w:t xml:space="preserve"> </w:t>
        </w:r>
      </w:ins>
      <w:ins w:id="11789" w:author="Leon Sandler" w:date="2026-09-06T00:00:00Z">
        <w:r>
          <w:t>of</w:t>
        </w:r>
      </w:ins>
      <w:ins w:id="11790" w:author="Leon Sandler" w:date="2026-09-06T00:00:00Z">
        <w:r>
          <w:t xml:space="preserve"> </w:t>
        </w:r>
      </w:ins>
      <w:ins w:id="11791" w:author="Leon Sandler" w:date="2026-09-06T00:00:00Z">
        <w:r>
          <w:t>the</w:t>
        </w:r>
      </w:ins>
      <w:ins w:id="11792" w:author="Leon Sandler" w:date="2026-09-06T00:00:00Z">
        <w:r>
          <w:t xml:space="preserve"> </w:t>
        </w:r>
      </w:ins>
      <w:ins w:id="11793" w:author="Leon Sandler" w:date="2026-09-06T00:00:00Z">
        <w:r>
          <w:t>power</w:t>
        </w:r>
      </w:ins>
      <w:ins w:id="11794" w:author="Leon Sandler" w:date="2026-09-06T00:00:00Z">
        <w:r>
          <w:t xml:space="preserve"> </w:t>
        </w:r>
      </w:ins>
      <w:ins w:id="11795" w:author="Leon Sandler" w:date="2026-09-06T00:00:00Z">
        <w:r>
          <w:t>budget</w:t>
        </w:r>
      </w:ins>
      <w:ins w:id="11796" w:author="Leon Sandler" w:date="2026-09-06T00:00:00Z">
        <w:r>
          <w:t xml:space="preserve"> </w:t>
        </w:r>
      </w:ins>
      <w:ins w:id="11797" w:author="Leon Sandler" w:date="2026-09-06T00:00:00Z">
        <w:r>
          <w:t>discussed</w:t>
        </w:r>
      </w:ins>
      <w:ins w:id="11798" w:author="Leon Sandler" w:date="2026-09-06T00:00:00Z">
        <w:r>
          <w:t xml:space="preserve"> </w:t>
        </w:r>
      </w:ins>
      <w:ins w:id="11799" w:author="Leon Sandler" w:date="2026-09-06T00:00:00Z">
        <w:r>
          <w:t>in</w:t>
        </w:r>
      </w:ins>
      <w:ins w:id="11800" w:author="Leon Sandler" w:date="2026-09-06T00:00:00Z">
        <w:r>
          <w:t xml:space="preserve"> </w:t>
        </w:r>
      </w:ins>
      <w:ins w:id="11801" w:author="Leon Sandler" w:date="2026-09-06T00:00:00Z">
        <w:r>
          <w:t>Section</w:t>
        </w:r>
      </w:ins>
      <w:ins w:id="11802" w:author="Leon Sandler" w:date="2026-09-06T00:00:00Z">
        <w:r>
          <w:t xml:space="preserve"> </w:t>
        </w:r>
      </w:ins>
      <w:ins w:id="11803" w:author="Leon Sandler" w:date="2026-09-06T00:00:00Z">
        <w:r>
          <w:t>11.3,</w:t>
        </w:r>
      </w:ins>
      <w:ins w:id="11804" w:author="Leon Sandler" w:date="2026-09-06T00:00:00Z">
        <w:r>
          <w:t xml:space="preserve"> </w:t>
        </w:r>
      </w:ins>
      <w:ins w:id="11805" w:author="Leon Sandler" w:date="2026-09-06T00:00:00Z">
        <w:r>
          <w:t>and</w:t>
        </w:r>
      </w:ins>
      <w:ins w:id="11806" w:author="Leon Sandler" w:date="2026-09-06T00:00:00Z">
        <w:r>
          <w:t xml:space="preserve"> </w:t>
        </w:r>
      </w:ins>
      <w:ins w:id="11807" w:author="Leon Sandler" w:date="2026-09-06T00:00:00Z">
        <w:r>
          <w:t>is</w:t>
        </w:r>
      </w:ins>
      <w:ins w:id="11808" w:author="Leon Sandler" w:date="2026-09-06T00:00:00Z">
        <w:r>
          <w:t xml:space="preserve"> </w:t>
        </w:r>
      </w:ins>
      <w:ins w:id="11809" w:author="Leon Sandler" w:date="2026-09-06T00:00:00Z">
        <w:r>
          <w:t>the</w:t>
        </w:r>
      </w:ins>
      <w:ins w:id="11810" w:author="Leon Sandler" w:date="2026-09-06T00:00:00Z">
        <w:r>
          <w:t xml:space="preserve"> </w:t>
        </w:r>
      </w:ins>
      <w:ins w:id="11811" w:author="Leon Sandler" w:date="2026-09-06T00:00:00Z">
        <w:r>
          <w:t>reason</w:t>
        </w:r>
      </w:ins>
      <w:ins w:id="11812" w:author="Leon Sandler" w:date="2026-09-06T00:00:00Z">
        <w:r>
          <w:t xml:space="preserve"> </w:t>
        </w:r>
      </w:ins>
      <w:ins w:id="11813" w:author="Leon Sandler" w:date="2026-09-06T00:00:00Z">
        <w:r>
          <w:t>we</w:t>
        </w:r>
      </w:ins>
      <w:ins w:id="11814" w:author="Leon Sandler" w:date="2026-09-06T00:00:00Z">
        <w:r>
          <w:t xml:space="preserve"> </w:t>
        </w:r>
      </w:ins>
      <w:ins w:id="11815" w:author="Leon Sandler" w:date="2026-09-06T00:00:00Z">
        <w:r>
          <w:t>identify</w:t>
        </w:r>
      </w:ins>
      <w:ins w:id="11816" w:author="Leon Sandler" w:date="2026-09-06T00:00:00Z">
        <w:r>
          <w:t xml:space="preserve"> </w:t>
        </w:r>
      </w:ins>
      <w:ins w:id="11817" w:author="Leon Sandler" w:date="2026-09-06T00:00:00Z">
        <w:r>
          <w:t>the</w:t>
        </w:r>
      </w:ins>
      <w:ins w:id="11818" w:author="Leon Sandler" w:date="2026-09-06T00:00:00Z">
        <w:r>
          <w:t xml:space="preserve"> </w:t>
        </w:r>
      </w:ins>
      <w:ins w:id="11819" w:author="Leon Sandler" w:date="2026-09-06T00:00:00Z">
        <w:r>
          <w:t>cryogenic</w:t>
        </w:r>
      </w:ins>
      <w:ins w:id="11820" w:author="Leon Sandler" w:date="2026-09-06T00:00:00Z">
        <w:r>
          <w:t xml:space="preserve"> </w:t>
        </w:r>
      </w:ins>
      <w:ins w:id="11821" w:author="Leon Sandler" w:date="2026-09-06T00:00:00Z">
        <w:r>
          <w:t>subsystem,</w:t>
        </w:r>
      </w:ins>
      <w:ins w:id="11822" w:author="Leon Sandler" w:date="2026-09-06T00:00:00Z">
        <w:r>
          <w:t xml:space="preserve"> </w:t>
        </w:r>
      </w:ins>
      <w:ins w:id="11823" w:author="Leon Sandler" w:date="2026-09-06T00:00:00Z">
        <w:r>
          <w:t>rather</w:t>
        </w:r>
      </w:ins>
      <w:ins w:id="11824" w:author="Leon Sandler" w:date="2026-09-06T00:00:00Z">
        <w:r>
          <w:t xml:space="preserve"> </w:t>
        </w:r>
      </w:ins>
      <w:ins w:id="11825" w:author="Leon Sandler" w:date="2026-09-06T00:00:00Z">
        <w:r>
          <w:t>than</w:t>
        </w:r>
      </w:ins>
      <w:ins w:id="11826" w:author="Leon Sandler" w:date="2026-09-06T00:00:00Z">
        <w:r>
          <w:t xml:space="preserve"> </w:t>
        </w:r>
      </w:ins>
      <w:ins w:id="11827" w:author="Leon Sandler" w:date="2026-09-06T00:00:00Z">
        <w:r>
          <w:t>the</w:t>
        </w:r>
      </w:ins>
      <w:ins w:id="11828" w:author="Leon Sandler" w:date="2026-09-06T00:00:00Z">
        <w:r>
          <w:t xml:space="preserve"> </w:t>
        </w:r>
      </w:ins>
      <w:ins w:id="11829" w:author="Leon Sandler" w:date="2026-09-06T00:00:00Z">
        <w:r>
          <w:t>conductor</w:t>
        </w:r>
      </w:ins>
      <w:ins w:id="11830" w:author="Leon Sandler" w:date="2026-09-06T00:00:00Z">
        <w:r>
          <w:t xml:space="preserve"> </w:t>
        </w:r>
      </w:ins>
      <w:ins w:id="11831" w:author="Leon Sandler" w:date="2026-09-06T00:00:00Z">
        <w:r>
          <w:t>itself,</w:t>
        </w:r>
      </w:ins>
      <w:ins w:id="11832" w:author="Leon Sandler" w:date="2026-09-06T00:00:00Z">
        <w:r>
          <w:t xml:space="preserve"> </w:t>
        </w:r>
      </w:ins>
      <w:ins w:id="11833" w:author="Leon Sandler" w:date="2026-09-06T00:00:00Z">
        <w:r>
          <w:t>as</w:t>
        </w:r>
      </w:ins>
      <w:ins w:id="11834" w:author="Leon Sandler" w:date="2026-09-06T00:00:00Z">
        <w:r>
          <w:t xml:space="preserve"> </w:t>
        </w:r>
      </w:ins>
      <w:ins w:id="11835" w:author="Leon Sandler" w:date="2026-09-06T00:00:00Z">
        <w:r>
          <w:t>the</w:t>
        </w:r>
      </w:ins>
      <w:ins w:id="11836" w:author="Leon Sandler" w:date="2026-09-06T00:00:00Z">
        <w:r>
          <w:t xml:space="preserve"> </w:t>
        </w:r>
      </w:ins>
      <w:ins w:id="11837" w:author="Leon Sandler" w:date="2026-09-06T00:00:00Z">
        <w:r>
          <w:t>dominant</w:t>
        </w:r>
      </w:ins>
      <w:ins w:id="11838" w:author="Leon Sandler" w:date="2026-09-06T00:00:00Z">
        <w:r>
          <w:t xml:space="preserve"> </w:t>
        </w:r>
      </w:ins>
      <w:ins w:id="11839" w:author="Leon Sandler" w:date="2026-09-06T00:00:00Z">
        <w:r>
          <w:t>remaining</w:t>
        </w:r>
      </w:ins>
      <w:ins w:id="11840" w:author="Leon Sandler" w:date="2026-09-06T00:00:00Z">
        <w:r>
          <w:t xml:space="preserve"> </w:t>
        </w:r>
      </w:ins>
      <w:ins w:id="11841" w:author="Leon Sandler" w:date="2026-09-06T00:00:00Z">
        <w:r>
          <w:t>engineering</w:t>
        </w:r>
      </w:ins>
      <w:ins w:id="11842" w:author="Leon Sandler" w:date="2026-09-06T00:00:00Z">
        <w:r>
          <w:t xml:space="preserve"> </w:t>
        </w:r>
      </w:ins>
      <w:ins w:id="11843" w:author="Leon Sandler" w:date="2026-09-06T00:00:00Z">
        <w:r>
          <w:t>uncertainty</w:t>
        </w:r>
      </w:ins>
      <w:ins w:id="11844" w:author="Leon Sandler" w:date="2026-09-06T00:00:00Z">
        <w:r>
          <w:t xml:space="preserve"> </w:t>
        </w:r>
      </w:ins>
      <w:ins w:id="11845" w:author="Leon Sandler" w:date="2026-09-06T00:00:00Z">
        <w:r>
          <w:t>in</w:t>
        </w:r>
      </w:ins>
      <w:ins w:id="11846" w:author="Leon Sandler" w:date="2026-09-06T00:00:00Z">
        <w:r>
          <w:t xml:space="preserve"> </w:t>
        </w:r>
      </w:ins>
      <w:ins w:id="11847" w:author="Leon Sandler" w:date="2026-09-06T00:00:00Z">
        <w:r>
          <w:t>this</w:t>
        </w:r>
      </w:ins>
      <w:ins w:id="11848" w:author="Leon Sandler" w:date="2026-09-06T00:00:00Z">
        <w:r>
          <w:t xml:space="preserve"> </w:t>
        </w:r>
      </w:ins>
      <w:ins w:id="11849" w:author="Leon Sandler" w:date="2026-09-06T00:00:00Z">
        <w:r>
          <w:t>design</w:t>
        </w:r>
      </w:ins>
      <w:ins w:id="11850" w:author="Leon Sandler" w:date="2026-09-06T00:00:00Z">
        <w:r>
          <w:t xml:space="preserve"> </w:t>
        </w:r>
      </w:ins>
      <w:ins w:id="11851" w:author="Leon Sandler" w:date="2026-09-06T00:00:00Z">
        <w:r>
          <w:t>(Section</w:t>
        </w:r>
      </w:ins>
      <w:ins w:id="11852" w:author="Leon Sandler" w:date="2026-09-06T00:00:00Z">
        <w:r>
          <w:t xml:space="preserve"> </w:t>
        </w:r>
      </w:ins>
      <w:ins w:id="11853" w:author="Leon Sandler" w:date="2026-09-06T00:00:00Z">
        <w:r>
          <w:t>12).</w:t>
        </w:r>
      </w:ins>
    </w:p>
    <w:p>
      <w:ins w:id="11854" w:author="Leon Sandler" w:date="2026-09-06T00:00:00Z">
        <w:r>
          <w:t>Table</w:t>
        </w:r>
      </w:ins>
      <w:ins w:id="11855" w:author="Leon Sandler" w:date="2026-09-06T00:00:00Z">
        <w:r>
          <w:t xml:space="preserve"> </w:t>
        </w:r>
      </w:ins>
      <w:ins w:id="11856" w:author="Leon Sandler" w:date="2026-09-06T00:00:00Z">
        <w:r>
          <w:t>7.</w:t>
        </w:r>
      </w:ins>
      <w:ins w:id="11857" w:author="Leon Sandler" w:date="2026-09-06T00:00:00Z">
        <w:r>
          <w:t xml:space="preserve"> </w:t>
        </w:r>
      </w:ins>
      <w:ins w:id="11858" w:author="Leon Sandler" w:date="2026-09-06T00:00:00Z">
        <w:r>
          <w:t>First-order</w:t>
        </w:r>
      </w:ins>
      <w:ins w:id="11859" w:author="Leon Sandler" w:date="2026-09-06T00:00:00Z">
        <w:r>
          <w:t xml:space="preserve"> </w:t>
        </w:r>
      </w:ins>
      <w:ins w:id="11860" w:author="Leon Sandler" w:date="2026-09-06T00:00:00Z">
        <w:r>
          <w:t>cryogenic</w:t>
        </w:r>
      </w:ins>
      <w:ins w:id="11861" w:author="Leon Sandler" w:date="2026-09-06T00:00:00Z">
        <w:r>
          <w:t xml:space="preserve"> </w:t>
        </w:r>
      </w:ins>
      <w:ins w:id="11862" w:author="Leon Sandler" w:date="2026-09-06T00:00:00Z">
        <w:r>
          <w:t>and</w:t>
        </w:r>
      </w:ins>
      <w:ins w:id="11863" w:author="Leon Sandler" w:date="2026-09-06T00:00:00Z">
        <w:r>
          <w:t xml:space="preserve"> </w:t>
        </w:r>
      </w:ins>
      <w:ins w:id="11864" w:author="Leon Sandler" w:date="2026-09-06T00:00:00Z">
        <w:r>
          <w:t>thermal</w:t>
        </w:r>
      </w:ins>
      <w:ins w:id="11865" w:author="Leon Sandler" w:date="2026-09-06T00:00:00Z">
        <w:r>
          <w:t xml:space="preserve"> </w:t>
        </w:r>
      </w:ins>
      <w:ins w:id="11866" w:author="Leon Sandler" w:date="2026-09-06T00:00:00Z">
        <w:r>
          <w:t>parameter</w:t>
        </w:r>
      </w:ins>
      <w:ins w:id="11867" w:author="Leon Sandler" w:date="2026-09-06T00:00:00Z">
        <w:r>
          <w:t xml:space="preserve"> </w:t>
        </w:r>
      </w:ins>
      <w:ins w:id="11868" w:author="Leon Sandler" w:date="2026-09-06T00:00:00Z">
        <w:r>
          <w:t>estimates.</w:t>
        </w:r>
      </w:ins>
      <w:ins w:id="11869" w:author="Leon Sandler" w:date="2026-09-06T00:00:00Z">
        <w:r>
          <w:t xml:space="preserve"> </w:t>
        </w:r>
      </w:ins>
      <w:ins w:id="11870" w:author="Leon Sandler" w:date="2026-09-06T00:00:00Z">
        <w:r>
          <w:t>All</w:t>
        </w:r>
      </w:ins>
      <w:ins w:id="11871" w:author="Leon Sandler" w:date="2026-09-06T00:00:00Z">
        <w:r>
          <w:t xml:space="preserve"> </w:t>
        </w:r>
      </w:ins>
      <w:ins w:id="11872" w:author="Leon Sandler" w:date="2026-09-06T00:00:00Z">
        <w:r>
          <w:t>values</w:t>
        </w:r>
      </w:ins>
      <w:ins w:id="11873" w:author="Leon Sandler" w:date="2026-09-06T00:00:00Z">
        <w:r>
          <w:t xml:space="preserve"> </w:t>
        </w:r>
      </w:ins>
      <w:ins w:id="11874" w:author="Leon Sandler" w:date="2026-09-06T00:00:00Z">
        <w:r>
          <w:t>are</w:t>
        </w:r>
      </w:ins>
      <w:ins w:id="11875" w:author="Leon Sandler" w:date="2026-09-06T00:00:00Z">
        <w:r>
          <w:t xml:space="preserve"> </w:t>
        </w:r>
      </w:ins>
      <w:ins w:id="11876" w:author="Leon Sandler" w:date="2026-09-06T00:00:00Z">
        <w:r>
          <w:t>order-of-magnitude</w:t>
        </w:r>
      </w:ins>
      <w:ins w:id="11877" w:author="Leon Sandler" w:date="2026-09-06T00:00:00Z">
        <w:r>
          <w:t xml:space="preserve"> </w:t>
        </w:r>
      </w:ins>
      <w:ins w:id="11878" w:author="Leon Sandler" w:date="2026-09-06T00:00:00Z">
        <w:r>
          <w:t>engineering</w:t>
        </w:r>
      </w:ins>
      <w:ins w:id="11879" w:author="Leon Sandler" w:date="2026-09-06T00:00:00Z">
        <w:r>
          <w:t xml:space="preserve"> </w:t>
        </w:r>
      </w:ins>
      <w:ins w:id="11880" w:author="Leon Sandler" w:date="2026-09-06T00:00:00Z">
        <w:r>
          <w:t>estimates</w:t>
        </w:r>
      </w:ins>
      <w:ins w:id="11881" w:author="Leon Sandler" w:date="2026-09-06T00:00:00Z">
        <w:r>
          <w:t xml:space="preserve"> </w:t>
        </w:r>
      </w:ins>
      <w:ins w:id="11882" w:author="Leon Sandler" w:date="2026-09-06T00:00:00Z">
        <w:r>
          <w:t>pending</w:t>
        </w:r>
      </w:ins>
      <w:ins w:id="11883" w:author="Leon Sandler" w:date="2026-09-06T00:00:00Z">
        <w:r>
          <w:t xml:space="preserve"> </w:t>
        </w:r>
      </w:ins>
      <w:ins w:id="11884" w:author="Leon Sandler" w:date="2026-09-06T00:00:00Z">
        <w:r>
          <w:t>detailed</w:t>
        </w:r>
      </w:ins>
      <w:ins w:id="11885" w:author="Leon Sandler" w:date="2026-09-06T00:00:00Z">
        <w:r>
          <w:t xml:space="preserve"> </w:t>
        </w:r>
      </w:ins>
      <w:ins w:id="11886" w:author="Leon Sandler" w:date="2026-09-06T00:00:00Z">
        <w:r>
          <w:t>cryostat</w:t>
        </w:r>
      </w:ins>
      <w:ins w:id="11887" w:author="Leon Sandler" w:date="2026-09-06T00:00:00Z">
        <w:r>
          <w:t xml:space="preserve"> </w:t>
        </w:r>
      </w:ins>
      <w:ins w:id="11888" w:author="Leon Sandler" w:date="2026-09-06T00:00:00Z">
        <w:r>
          <w:t>design,</w:t>
        </w:r>
      </w:ins>
      <w:ins w:id="11889" w:author="Leon Sandler" w:date="2026-09-06T00:00:00Z">
        <w:r>
          <w:t xml:space="preserve"> </w:t>
        </w:r>
      </w:ins>
      <w:ins w:id="11890" w:author="Leon Sandler" w:date="2026-09-06T00:00:00Z">
        <w:r>
          <w:t>not</w:t>
        </w:r>
      </w:ins>
      <w:ins w:id="11891" w:author="Leon Sandler" w:date="2026-09-06T00:00:00Z">
        <w:r>
          <w:t xml:space="preserve"> </w:t>
        </w:r>
      </w:ins>
      <w:ins w:id="11892" w:author="Leon Sandler" w:date="2026-09-06T00:00:00Z">
        <w:r>
          <w:t>the</w:t>
        </w:r>
      </w:ins>
      <w:ins w:id="11893" w:author="Leon Sandler" w:date="2026-09-06T00:00:00Z">
        <w:r>
          <w:t xml:space="preserve"> </w:t>
        </w:r>
      </w:ins>
      <w:ins w:id="11894" w:author="Leon Sandler" w:date="2026-09-06T00:00:00Z">
        <w:r>
          <w:t>output</w:t>
        </w:r>
      </w:ins>
      <w:ins w:id="11895" w:author="Leon Sandler" w:date="2026-09-06T00:00:00Z">
        <w:r>
          <w:t xml:space="preserve"> </w:t>
        </w:r>
      </w:ins>
      <w:ins w:id="11896" w:author="Leon Sandler" w:date="2026-09-06T00:00:00Z">
        <w:r>
          <w:t>of</w:t>
        </w:r>
      </w:ins>
      <w:ins w:id="11897" w:author="Leon Sandler" w:date="2026-09-06T00:00:00Z">
        <w:r>
          <w:t xml:space="preserve"> </w:t>
        </w:r>
      </w:ins>
      <w:ins w:id="11898" w:author="Leon Sandler" w:date="2026-09-06T00:00:00Z">
        <w:r>
          <w:t>a</w:t>
        </w:r>
      </w:ins>
      <w:ins w:id="11899" w:author="Leon Sandler" w:date="2026-09-06T00:00:00Z">
        <w:r>
          <w:t xml:space="preserve"> </w:t>
        </w:r>
      </w:ins>
      <w:ins w:id="11900" w:author="Leon Sandler" w:date="2026-09-06T00:00:00Z">
        <w:r>
          <w:t>thermal</w:t>
        </w:r>
      </w:ins>
      <w:ins w:id="11901" w:author="Leon Sandler" w:date="2026-09-06T00:00:00Z">
        <w:r>
          <w:t xml:space="preserve"> </w:t>
        </w:r>
      </w:ins>
      <w:ins w:id="11902" w:author="Leon Sandler" w:date="2026-09-06T00:00:00Z">
        <w:r>
          <w:t>simulation.</w:t>
        </w:r>
      </w:ins>
    </w:p>
    <w:p>
      <w:ins w:id="11903" w:author="Leon Sandler" w:date="2026-09-06T00:00:00Z">
        <w:r>
          <w:t>The</w:t>
        </w:r>
      </w:ins>
      <w:ins w:id="11904" w:author="Leon Sandler" w:date="2026-09-06T00:00:00Z">
        <w:r>
          <w:t xml:space="preserve"> </w:t>
        </w:r>
      </w:ins>
      <w:ins w:id="11905" w:author="Leon Sandler" w:date="2026-09-06T00:00:00Z">
        <w:r>
          <w:t>lunar</w:t>
        </w:r>
      </w:ins>
      <w:ins w:id="11906" w:author="Leon Sandler" w:date="2026-09-06T00:00:00Z">
        <w:r>
          <w:t xml:space="preserve"> </w:t>
        </w:r>
      </w:ins>
      <w:ins w:id="11907" w:author="Leon Sandler" w:date="2026-09-06T00:00:00Z">
        <w:r>
          <w:t>diurnal</w:t>
        </w:r>
      </w:ins>
      <w:ins w:id="11908" w:author="Leon Sandler" w:date="2026-09-06T00:00:00Z">
        <w:r>
          <w:t xml:space="preserve"> </w:t>
        </w:r>
      </w:ins>
      <w:ins w:id="11909" w:author="Leon Sandler" w:date="2026-09-06T00:00:00Z">
        <w:r>
          <w:t>cycle,</w:t>
        </w:r>
      </w:ins>
      <w:ins w:id="11910" w:author="Leon Sandler" w:date="2026-09-06T00:00:00Z">
        <w:r>
          <w:t xml:space="preserve"> </w:t>
        </w:r>
      </w:ins>
      <w:ins w:id="11911" w:author="Leon Sandler" w:date="2026-09-06T00:00:00Z">
        <w:r>
          <w:t>roughly</w:t>
        </w:r>
      </w:ins>
      <w:ins w:id="11912" w:author="Leon Sandler" w:date="2026-09-06T00:00:00Z">
        <w:r>
          <w:t xml:space="preserve"> </w:t>
        </w:r>
      </w:ins>
      <w:ins w:id="11913" w:author="Leon Sandler" w:date="2026-09-06T00:00:00Z">
        <w:r>
          <w:t>14</w:t>
        </w:r>
      </w:ins>
      <w:ins w:id="11914" w:author="Leon Sandler" w:date="2026-09-06T00:00:00Z">
        <w:r>
          <w:t xml:space="preserve"> </w:t>
        </w:r>
      </w:ins>
      <w:ins w:id="11915" w:author="Leon Sandler" w:date="2026-09-06T00:00:00Z">
        <w:r>
          <w:t>Earth</w:t>
        </w:r>
      </w:ins>
      <w:ins w:id="11916" w:author="Leon Sandler" w:date="2026-09-06T00:00:00Z">
        <w:r>
          <w:t xml:space="preserve"> </w:t>
        </w:r>
      </w:ins>
      <w:ins w:id="11917" w:author="Leon Sandler" w:date="2026-09-06T00:00:00Z">
        <w:r>
          <w:t>days</w:t>
        </w:r>
      </w:ins>
      <w:ins w:id="11918" w:author="Leon Sandler" w:date="2026-09-06T00:00:00Z">
        <w:r>
          <w:t xml:space="preserve"> </w:t>
        </w:r>
      </w:ins>
      <w:ins w:id="11919" w:author="Leon Sandler" w:date="2026-09-06T00:00:00Z">
        <w:r>
          <w:t>of</w:t>
        </w:r>
      </w:ins>
      <w:ins w:id="11920" w:author="Leon Sandler" w:date="2026-09-06T00:00:00Z">
        <w:r>
          <w:t xml:space="preserve"> </w:t>
        </w:r>
      </w:ins>
      <w:ins w:id="11921" w:author="Leon Sandler" w:date="2026-09-06T00:00:00Z">
        <w:r>
          <w:t>continuous</w:t>
        </w:r>
      </w:ins>
      <w:ins w:id="11922" w:author="Leon Sandler" w:date="2026-09-06T00:00:00Z">
        <w:r>
          <w:t xml:space="preserve"> </w:t>
        </w:r>
      </w:ins>
      <w:ins w:id="11923" w:author="Leon Sandler" w:date="2026-09-06T00:00:00Z">
        <w:r>
          <w:t>sunlight</w:t>
        </w:r>
      </w:ins>
      <w:ins w:id="11924" w:author="Leon Sandler" w:date="2026-09-06T00:00:00Z">
        <w:r>
          <w:t xml:space="preserve"> </w:t>
        </w:r>
      </w:ins>
      <w:ins w:id="11925" w:author="Leon Sandler" w:date="2026-09-06T00:00:00Z">
        <w:r>
          <w:t>followed</w:t>
        </w:r>
      </w:ins>
      <w:ins w:id="11926" w:author="Leon Sandler" w:date="2026-09-06T00:00:00Z">
        <w:r>
          <w:t xml:space="preserve"> </w:t>
        </w:r>
      </w:ins>
      <w:ins w:id="11927" w:author="Leon Sandler" w:date="2026-09-06T00:00:00Z">
        <w:r>
          <w:t>by</w:t>
        </w:r>
      </w:ins>
      <w:ins w:id="11928" w:author="Leon Sandler" w:date="2026-09-06T00:00:00Z">
        <w:r>
          <w:t xml:space="preserve"> </w:t>
        </w:r>
      </w:ins>
      <w:ins w:id="11929" w:author="Leon Sandler" w:date="2026-09-06T00:00:00Z">
        <w:r>
          <w:t>roughly</w:t>
        </w:r>
      </w:ins>
      <w:ins w:id="11930" w:author="Leon Sandler" w:date="2026-09-06T00:00:00Z">
        <w:r>
          <w:t xml:space="preserve"> </w:t>
        </w:r>
      </w:ins>
      <w:ins w:id="11931" w:author="Leon Sandler" w:date="2026-09-06T00:00:00Z">
        <w:r>
          <w:t>14</w:t>
        </w:r>
      </w:ins>
      <w:ins w:id="11932" w:author="Leon Sandler" w:date="2026-09-06T00:00:00Z">
        <w:r>
          <w:t xml:space="preserve"> </w:t>
        </w:r>
      </w:ins>
      <w:ins w:id="11933" w:author="Leon Sandler" w:date="2026-09-06T00:00:00Z">
        <w:r>
          <w:t>Earth</w:t>
        </w:r>
      </w:ins>
      <w:ins w:id="11934" w:author="Leon Sandler" w:date="2026-09-06T00:00:00Z">
        <w:r>
          <w:t xml:space="preserve"> </w:t>
        </w:r>
      </w:ins>
      <w:ins w:id="11935" w:author="Leon Sandler" w:date="2026-09-06T00:00:00Z">
        <w:r>
          <w:t>days</w:t>
        </w:r>
      </w:ins>
      <w:ins w:id="11936" w:author="Leon Sandler" w:date="2026-09-06T00:00:00Z">
        <w:r>
          <w:t xml:space="preserve"> </w:t>
        </w:r>
      </w:ins>
      <w:ins w:id="11937" w:author="Leon Sandler" w:date="2026-09-06T00:00:00Z">
        <w:r>
          <w:t>of</w:t>
        </w:r>
      </w:ins>
      <w:ins w:id="11938" w:author="Leon Sandler" w:date="2026-09-06T00:00:00Z">
        <w:r>
          <w:t xml:space="preserve"> </w:t>
        </w:r>
      </w:ins>
      <w:ins w:id="11939" w:author="Leon Sandler" w:date="2026-09-06T00:00:00Z">
        <w:r>
          <w:t>continuous</w:t>
        </w:r>
      </w:ins>
      <w:ins w:id="11940" w:author="Leon Sandler" w:date="2026-09-06T00:00:00Z">
        <w:r>
          <w:t xml:space="preserve"> </w:t>
        </w:r>
      </w:ins>
      <w:ins w:id="11941" w:author="Leon Sandler" w:date="2026-09-06T00:00:00Z">
        <w:r>
          <w:t>darkness,</w:t>
        </w:r>
      </w:ins>
      <w:ins w:id="11942" w:author="Leon Sandler" w:date="2026-09-06T00:00:00Z">
        <w:r>
          <w:t xml:space="preserve"> </w:t>
        </w:r>
      </w:ins>
      <w:ins w:id="11943" w:author="Leon Sandler" w:date="2026-09-06T00:00:00Z">
        <w:r>
          <w:t>poses</w:t>
        </w:r>
      </w:ins>
      <w:ins w:id="11944" w:author="Leon Sandler" w:date="2026-09-06T00:00:00Z">
        <w:r>
          <w:t xml:space="preserve"> </w:t>
        </w:r>
      </w:ins>
      <w:ins w:id="11945" w:author="Leon Sandler" w:date="2026-09-06T00:00:00Z">
        <w:r>
          <w:t>a</w:t>
        </w:r>
      </w:ins>
      <w:ins w:id="11946" w:author="Leon Sandler" w:date="2026-09-06T00:00:00Z">
        <w:r>
          <w:t xml:space="preserve"> </w:t>
        </w:r>
      </w:ins>
      <w:ins w:id="11947" w:author="Leon Sandler" w:date="2026-09-06T00:00:00Z">
        <w:r>
          <w:t>specific</w:t>
        </w:r>
      </w:ins>
      <w:ins w:id="11948" w:author="Leon Sandler" w:date="2026-09-06T00:00:00Z">
        <w:r>
          <w:t xml:space="preserve"> </w:t>
        </w:r>
      </w:ins>
      <w:ins w:id="11949" w:author="Leon Sandler" w:date="2026-09-06T00:00:00Z">
        <w:r>
          <w:t>challenge</w:t>
        </w:r>
      </w:ins>
      <w:ins w:id="11950" w:author="Leon Sandler" w:date="2026-09-06T00:00:00Z">
        <w:r>
          <w:t xml:space="preserve"> </w:t>
        </w:r>
      </w:ins>
      <w:ins w:id="11951" w:author="Leon Sandler" w:date="2026-09-06T00:00:00Z">
        <w:r>
          <w:t>already</w:t>
        </w:r>
      </w:ins>
      <w:ins w:id="11952" w:author="Leon Sandler" w:date="2026-09-06T00:00:00Z">
        <w:r>
          <w:t xml:space="preserve"> </w:t>
        </w:r>
      </w:ins>
      <w:ins w:id="11953" w:author="Leon Sandler" w:date="2026-09-06T00:00:00Z">
        <w:r>
          <w:t>reflected</w:t>
        </w:r>
      </w:ins>
      <w:ins w:id="11954" w:author="Leon Sandler" w:date="2026-09-06T00:00:00Z">
        <w:r>
          <w:t xml:space="preserve"> </w:t>
        </w:r>
      </w:ins>
      <w:ins w:id="11955" w:author="Leon Sandler" w:date="2026-09-06T00:00:00Z">
        <w:r>
          <w:t>in</w:t>
        </w:r>
      </w:ins>
      <w:ins w:id="11956" w:author="Leon Sandler" w:date="2026-09-06T00:00:00Z">
        <w:r>
          <w:t xml:space="preserve"> </w:t>
        </w:r>
      </w:ins>
      <w:ins w:id="11957" w:author="Leon Sandler" w:date="2026-09-06T00:00:00Z">
        <w:r>
          <w:t>the</w:t>
        </w:r>
      </w:ins>
      <w:ins w:id="11958" w:author="Leon Sandler" w:date="2026-09-06T00:00:00Z">
        <w:r>
          <w:t xml:space="preserve"> </w:t>
        </w:r>
      </w:ins>
      <w:ins w:id="11959" w:author="Leon Sandler" w:date="2026-09-06T00:00:00Z">
        <w:r>
          <w:t>thermal-cycling</w:t>
        </w:r>
      </w:ins>
      <w:ins w:id="11960" w:author="Leon Sandler" w:date="2026-09-06T00:00:00Z">
        <w:r>
          <w:t xml:space="preserve"> </w:t>
        </w:r>
      </w:ins>
      <w:ins w:id="11961" w:author="Leon Sandler" w:date="2026-09-06T00:00:00Z">
        <w:r>
          <w:t>margin</w:t>
        </w:r>
      </w:ins>
      <w:ins w:id="11962" w:author="Leon Sandler" w:date="2026-09-06T00:00:00Z">
        <w:r>
          <w:t xml:space="preserve"> </w:t>
        </w:r>
      </w:ins>
      <w:ins w:id="11963" w:author="Leon Sandler" w:date="2026-09-06T00:00:00Z">
        <w:r>
          <w:t>of</w:t>
        </w:r>
      </w:ins>
      <w:ins w:id="11964" w:author="Leon Sandler" w:date="2026-09-06T00:00:00Z">
        <w:r>
          <w:t xml:space="preserve"> </w:t>
        </w:r>
      </w:ins>
      <w:ins w:id="11965" w:author="Leon Sandler" w:date="2026-09-06T00:00:00Z">
        <w:r>
          <w:t>Section</w:t>
        </w:r>
      </w:ins>
      <w:ins w:id="11966" w:author="Leon Sandler" w:date="2026-09-06T00:00:00Z">
        <w:r>
          <w:t xml:space="preserve"> </w:t>
        </w:r>
      </w:ins>
      <w:ins w:id="11967" w:author="Leon Sandler" w:date="2026-09-06T00:00:00Z">
        <w:r>
          <w:t>9:</w:t>
        </w:r>
      </w:ins>
      <w:ins w:id="11968" w:author="Leon Sandler" w:date="2026-09-06T00:00:00Z">
        <w:r>
          <w:t xml:space="preserve"> </w:t>
        </w:r>
      </w:ins>
      <w:ins w:id="11969" w:author="Leon Sandler" w:date="2026-09-06T00:00:00Z">
        <w:r>
          <w:t>during</w:t>
        </w:r>
      </w:ins>
      <w:ins w:id="11970" w:author="Leon Sandler" w:date="2026-09-06T00:00:00Z">
        <w:r>
          <w:t xml:space="preserve"> </w:t>
        </w:r>
      </w:ins>
      <w:ins w:id="11971" w:author="Leon Sandler" w:date="2026-09-06T00:00:00Z">
        <w:r>
          <w:t>the</w:t>
        </w:r>
      </w:ins>
      <w:ins w:id="11972" w:author="Leon Sandler" w:date="2026-09-06T00:00:00Z">
        <w:r>
          <w:t xml:space="preserve"> </w:t>
        </w:r>
      </w:ins>
      <w:ins w:id="11973" w:author="Leon Sandler" w:date="2026-09-06T00:00:00Z">
        <w:r>
          <w:t>lunar</w:t>
        </w:r>
      </w:ins>
      <w:ins w:id="11974" w:author="Leon Sandler" w:date="2026-09-06T00:00:00Z">
        <w:r>
          <w:t xml:space="preserve"> </w:t>
        </w:r>
      </w:ins>
      <w:ins w:id="11975" w:author="Leon Sandler" w:date="2026-09-06T00:00:00Z">
        <w:r>
          <w:t>day,</w:t>
        </w:r>
      </w:ins>
      <w:ins w:id="11976" w:author="Leon Sandler" w:date="2026-09-06T00:00:00Z">
        <w:r>
          <w:t xml:space="preserve"> </w:t>
        </w:r>
      </w:ins>
      <w:ins w:id="11977" w:author="Leon Sandler" w:date="2026-09-06T00:00:00Z">
        <w:r>
          <w:t>the</w:t>
        </w:r>
      </w:ins>
      <w:ins w:id="11978" w:author="Leon Sandler" w:date="2026-09-06T00:00:00Z">
        <w:r>
          <w:t xml:space="preserve"> </w:t>
        </w:r>
      </w:ins>
      <w:ins w:id="11979" w:author="Leon Sandler" w:date="2026-09-06T00:00:00Z">
        <w:r>
          <w:t>ambient</w:t>
        </w:r>
      </w:ins>
      <w:ins w:id="11980" w:author="Leon Sandler" w:date="2026-09-06T00:00:00Z">
        <w:r>
          <w:t xml:space="preserve"> </w:t>
        </w:r>
      </w:ins>
      <w:ins w:id="11981" w:author="Leon Sandler" w:date="2026-09-06T00:00:00Z">
        <w:r>
          <w:t>thermal</w:t>
        </w:r>
      </w:ins>
      <w:ins w:id="11982" w:author="Leon Sandler" w:date="2026-09-06T00:00:00Z">
        <w:r>
          <w:t xml:space="preserve"> </w:t>
        </w:r>
      </w:ins>
      <w:ins w:id="11983" w:author="Leon Sandler" w:date="2026-09-06T00:00:00Z">
        <w:r>
          <w:t>environment</w:t>
        </w:r>
      </w:ins>
      <w:ins w:id="11984" w:author="Leon Sandler" w:date="2026-09-06T00:00:00Z">
        <w:r>
          <w:t xml:space="preserve"> </w:t>
        </w:r>
      </w:ins>
      <w:ins w:id="11985" w:author="Leon Sandler" w:date="2026-09-06T00:00:00Z">
        <w:r>
          <w:t>makes</w:t>
        </w:r>
      </w:ins>
      <w:ins w:id="11986" w:author="Leon Sandler" w:date="2026-09-06T00:00:00Z">
        <w:r>
          <w:t xml:space="preserve"> </w:t>
        </w:r>
      </w:ins>
      <w:ins w:id="11987" w:author="Leon Sandler" w:date="2026-09-06T00:00:00Z">
        <w:r>
          <w:t>radiative</w:t>
        </w:r>
      </w:ins>
      <w:ins w:id="11988" w:author="Leon Sandler" w:date="2026-09-06T00:00:00Z">
        <w:r>
          <w:t xml:space="preserve"> </w:t>
        </w:r>
      </w:ins>
      <w:ins w:id="11989" w:author="Leon Sandler" w:date="2026-09-06T00:00:00Z">
        <w:r>
          <w:t>heat</w:t>
        </w:r>
      </w:ins>
      <w:ins w:id="11990" w:author="Leon Sandler" w:date="2026-09-06T00:00:00Z">
        <w:r>
          <w:t xml:space="preserve"> </w:t>
        </w:r>
      </w:ins>
      <w:ins w:id="11991" w:author="Leon Sandler" w:date="2026-09-06T00:00:00Z">
        <w:r>
          <w:t>rejection</w:t>
        </w:r>
      </w:ins>
      <w:ins w:id="11992" w:author="Leon Sandler" w:date="2026-09-06T00:00:00Z">
        <w:r>
          <w:t xml:space="preserve"> </w:t>
        </w:r>
      </w:ins>
      <w:ins w:id="11993" w:author="Leon Sandler" w:date="2026-09-06T00:00:00Z">
        <w:r>
          <w:t>from</w:t>
        </w:r>
      </w:ins>
      <w:ins w:id="11994" w:author="Leon Sandler" w:date="2026-09-06T00:00:00Z">
        <w:r>
          <w:t xml:space="preserve"> </w:t>
        </w:r>
      </w:ins>
      <w:ins w:id="11995" w:author="Leon Sandler" w:date="2026-09-06T00:00:00Z">
        <w:r>
          <w:t>cryocooler</w:t>
        </w:r>
      </w:ins>
      <w:ins w:id="11996" w:author="Leon Sandler" w:date="2026-09-06T00:00:00Z">
        <w:r>
          <w:t xml:space="preserve"> </w:t>
        </w:r>
      </w:ins>
      <w:ins w:id="11997" w:author="Leon Sandler" w:date="2026-09-06T00:00:00Z">
        <w:r>
          <w:t>hot-side</w:t>
        </w:r>
      </w:ins>
      <w:ins w:id="11998" w:author="Leon Sandler" w:date="2026-09-06T00:00:00Z">
        <w:r>
          <w:t xml:space="preserve"> </w:t>
        </w:r>
      </w:ins>
      <w:ins w:id="11999" w:author="Leon Sandler" w:date="2026-09-06T00:00:00Z">
        <w:r>
          <w:t>radiators</w:t>
        </w:r>
      </w:ins>
      <w:ins w:id="12000" w:author="Leon Sandler" w:date="2026-09-06T00:00:00Z">
        <w:r>
          <w:t xml:space="preserve"> </w:t>
        </w:r>
      </w:ins>
      <w:ins w:id="12001" w:author="Leon Sandler" w:date="2026-09-06T00:00:00Z">
        <w:r>
          <w:t>substantially</w:t>
        </w:r>
      </w:ins>
      <w:ins w:id="12002" w:author="Leon Sandler" w:date="2026-09-06T00:00:00Z">
        <w:r>
          <w:t xml:space="preserve"> </w:t>
        </w:r>
      </w:ins>
      <w:ins w:id="12003" w:author="Leon Sandler" w:date="2026-09-06T00:00:00Z">
        <w:r>
          <w:t>less</w:t>
        </w:r>
      </w:ins>
      <w:ins w:id="12004" w:author="Leon Sandler" w:date="2026-09-06T00:00:00Z">
        <w:r>
          <w:t xml:space="preserve"> </w:t>
        </w:r>
      </w:ins>
      <w:ins w:id="12005" w:author="Leon Sandler" w:date="2026-09-06T00:00:00Z">
        <w:r>
          <w:t>efficient</w:t>
        </w:r>
      </w:ins>
      <w:ins w:id="12006" w:author="Leon Sandler" w:date="2026-09-06T00:00:00Z">
        <w:r>
          <w:t xml:space="preserve"> </w:t>
        </w:r>
      </w:ins>
      <w:ins w:id="12007" w:author="Leon Sandler" w:date="2026-09-06T00:00:00Z">
        <w:r>
          <w:t>than</w:t>
        </w:r>
      </w:ins>
      <w:ins w:id="12008" w:author="Leon Sandler" w:date="2026-09-06T00:00:00Z">
        <w:r>
          <w:t xml:space="preserve"> </w:t>
        </w:r>
      </w:ins>
      <w:ins w:id="12009" w:author="Leon Sandler" w:date="2026-09-06T00:00:00Z">
        <w:r>
          <w:t>during</w:t>
        </w:r>
      </w:ins>
      <w:ins w:id="12010" w:author="Leon Sandler" w:date="2026-09-06T00:00:00Z">
        <w:r>
          <w:t xml:space="preserve"> </w:t>
        </w:r>
      </w:ins>
      <w:ins w:id="12011" w:author="Leon Sandler" w:date="2026-09-06T00:00:00Z">
        <w:r>
          <w:t>the</w:t>
        </w:r>
      </w:ins>
      <w:ins w:id="12012" w:author="Leon Sandler" w:date="2026-09-06T00:00:00Z">
        <w:r>
          <w:t xml:space="preserve"> </w:t>
        </w:r>
      </w:ins>
      <w:ins w:id="12013" w:author="Leon Sandler" w:date="2026-09-06T00:00:00Z">
        <w:r>
          <w:t>lunar</w:t>
        </w:r>
      </w:ins>
      <w:ins w:id="12014" w:author="Leon Sandler" w:date="2026-09-06T00:00:00Z">
        <w:r>
          <w:t xml:space="preserve"> </w:t>
        </w:r>
      </w:ins>
      <w:ins w:id="12015" w:author="Leon Sandler" w:date="2026-09-06T00:00:00Z">
        <w:r>
          <w:t>night,</w:t>
        </w:r>
      </w:ins>
      <w:ins w:id="12016" w:author="Leon Sandler" w:date="2026-09-06T00:00:00Z">
        <w:r>
          <w:t xml:space="preserve"> </w:t>
        </w:r>
      </w:ins>
      <w:ins w:id="12017" w:author="Leon Sandler" w:date="2026-09-06T00:00:00Z">
        <w:r>
          <w:t>because</w:t>
        </w:r>
      </w:ins>
      <w:ins w:id="12018" w:author="Leon Sandler" w:date="2026-09-06T00:00:00Z">
        <w:r>
          <w:t xml:space="preserve"> </w:t>
        </w:r>
      </w:ins>
      <w:ins w:id="12019" w:author="Leon Sandler" w:date="2026-09-06T00:00:00Z">
        <w:r>
          <w:t>the</w:t>
        </w:r>
      </w:ins>
      <w:ins w:id="12020" w:author="Leon Sandler" w:date="2026-09-06T00:00:00Z">
        <w:r>
          <w:t xml:space="preserve"> </w:t>
        </w:r>
      </w:ins>
      <w:ins w:id="12021" w:author="Leon Sandler" w:date="2026-09-06T00:00:00Z">
        <w:r>
          <w:t>radiator</w:t>
        </w:r>
      </w:ins>
      <w:ins w:id="12022" w:author="Leon Sandler" w:date="2026-09-06T00:00:00Z">
        <w:r>
          <w:t xml:space="preserve"> </w:t>
        </w:r>
      </w:ins>
      <w:ins w:id="12023" w:author="Leon Sandler" w:date="2026-09-06T00:00:00Z">
        <w:r>
          <w:t>must</w:t>
        </w:r>
      </w:ins>
      <w:ins w:id="12024" w:author="Leon Sandler" w:date="2026-09-06T00:00:00Z">
        <w:r>
          <w:t xml:space="preserve"> </w:t>
        </w:r>
      </w:ins>
      <w:ins w:id="12025" w:author="Leon Sandler" w:date="2026-09-06T00:00:00Z">
        <w:r>
          <w:t>reject</w:t>
        </w:r>
      </w:ins>
      <w:ins w:id="12026" w:author="Leon Sandler" w:date="2026-09-06T00:00:00Z">
        <w:r>
          <w:t xml:space="preserve"> </w:t>
        </w:r>
      </w:ins>
      <w:ins w:id="12027" w:author="Leon Sandler" w:date="2026-09-06T00:00:00Z">
        <w:r>
          <w:t>heat</w:t>
        </w:r>
      </w:ins>
      <w:ins w:id="12028" w:author="Leon Sandler" w:date="2026-09-06T00:00:00Z">
        <w:r>
          <w:t xml:space="preserve"> </w:t>
        </w:r>
      </w:ins>
      <w:ins w:id="12029" w:author="Leon Sandler" w:date="2026-09-06T00:00:00Z">
        <w:r>
          <w:t>against</w:t>
        </w:r>
      </w:ins>
      <w:ins w:id="12030" w:author="Leon Sandler" w:date="2026-09-06T00:00:00Z">
        <w:r>
          <w:t xml:space="preserve"> </w:t>
        </w:r>
      </w:ins>
      <w:ins w:id="12031" w:author="Leon Sandler" w:date="2026-09-06T00:00:00Z">
        <w:r>
          <w:t>a</w:t>
        </w:r>
      </w:ins>
      <w:ins w:id="12032" w:author="Leon Sandler" w:date="2026-09-06T00:00:00Z">
        <w:r>
          <w:t xml:space="preserve"> </w:t>
        </w:r>
      </w:ins>
      <w:ins w:id="12033" w:author="Leon Sandler" w:date="2026-09-06T00:00:00Z">
        <w:r>
          <w:t>much</w:t>
        </w:r>
      </w:ins>
      <w:ins w:id="12034" w:author="Leon Sandler" w:date="2026-09-06T00:00:00Z">
        <w:r>
          <w:t xml:space="preserve"> </w:t>
        </w:r>
      </w:ins>
      <w:ins w:id="12035" w:author="Leon Sandler" w:date="2026-09-06T00:00:00Z">
        <w:r>
          <w:t>higher</w:t>
        </w:r>
      </w:ins>
      <w:ins w:id="12036" w:author="Leon Sandler" w:date="2026-09-06T00:00:00Z">
        <w:r>
          <w:t xml:space="preserve"> </w:t>
        </w:r>
      </w:ins>
      <w:ins w:id="12037" w:author="Leon Sandler" w:date="2026-09-06T00:00:00Z">
        <w:r>
          <w:t>effective</w:t>
        </w:r>
      </w:ins>
      <w:ins w:id="12038" w:author="Leon Sandler" w:date="2026-09-06T00:00:00Z">
        <w:r>
          <w:t xml:space="preserve"> </w:t>
        </w:r>
      </w:ins>
      <w:ins w:id="12039" w:author="Leon Sandler" w:date="2026-09-06T00:00:00Z">
        <w:r>
          <w:t>sink</w:t>
        </w:r>
      </w:ins>
      <w:ins w:id="12040" w:author="Leon Sandler" w:date="2026-09-06T00:00:00Z">
        <w:r>
          <w:t xml:space="preserve"> </w:t>
        </w:r>
      </w:ins>
      <w:ins w:id="12041" w:author="Leon Sandler" w:date="2026-09-06T00:00:00Z">
        <w:r>
          <w:t>temperature,</w:t>
        </w:r>
      </w:ins>
      <w:ins w:id="12042" w:author="Leon Sandler" w:date="2026-09-06T00:00:00Z">
        <w:r>
          <w:t xml:space="preserve"> </w:t>
        </w:r>
      </w:ins>
      <w:ins w:id="12043" w:author="Leon Sandler" w:date="2026-09-06T00:00:00Z">
        <w:r>
          <w:t>so</w:t>
        </w:r>
      </w:ins>
      <w:ins w:id="12044" w:author="Leon Sandler" w:date="2026-09-06T00:00:00Z">
        <w:r>
          <w:t xml:space="preserve"> </w:t>
        </w:r>
      </w:ins>
      <w:ins w:id="12045" w:author="Leon Sandler" w:date="2026-09-06T00:00:00Z">
        <w:r>
          <w:t>radiator</w:t>
        </w:r>
      </w:ins>
      <w:ins w:id="12046" w:author="Leon Sandler" w:date="2026-09-06T00:00:00Z">
        <w:r>
          <w:t xml:space="preserve"> </w:t>
        </w:r>
      </w:ins>
      <w:ins w:id="12047" w:author="Leon Sandler" w:date="2026-09-06T00:00:00Z">
        <w:r>
          <w:t>area</w:t>
        </w:r>
      </w:ins>
      <w:ins w:id="12048" w:author="Leon Sandler" w:date="2026-09-06T00:00:00Z">
        <w:r>
          <w:t xml:space="preserve"> </w:t>
        </w:r>
      </w:ins>
      <w:ins w:id="12049" w:author="Leon Sandler" w:date="2026-09-06T00:00:00Z">
        <w:r>
          <w:t>(and</w:t>
        </w:r>
      </w:ins>
      <w:ins w:id="12050" w:author="Leon Sandler" w:date="2026-09-06T00:00:00Z">
        <w:r>
          <w:t xml:space="preserve"> </w:t>
        </w:r>
      </w:ins>
      <w:ins w:id="12051" w:author="Leon Sandler" w:date="2026-09-06T00:00:00Z">
        <w:r>
          <w:t>hence</w:t>
        </w:r>
      </w:ins>
      <w:ins w:id="12052" w:author="Leon Sandler" w:date="2026-09-06T00:00:00Z">
        <w:r>
          <w:t xml:space="preserve"> </w:t>
        </w:r>
      </w:ins>
      <w:ins w:id="12053" w:author="Leon Sandler" w:date="2026-09-06T00:00:00Z">
        <w:r>
          <w:t>mass)</w:t>
        </w:r>
      </w:ins>
      <w:ins w:id="12054" w:author="Leon Sandler" w:date="2026-09-06T00:00:00Z">
        <w:r>
          <w:t xml:space="preserve"> </w:t>
        </w:r>
      </w:ins>
      <w:ins w:id="12055" w:author="Leon Sandler" w:date="2026-09-06T00:00:00Z">
        <w:r>
          <w:t>must</w:t>
        </w:r>
      </w:ins>
      <w:ins w:id="12056" w:author="Leon Sandler" w:date="2026-09-06T00:00:00Z">
        <w:r>
          <w:t xml:space="preserve"> </w:t>
        </w:r>
      </w:ins>
      <w:ins w:id="12057" w:author="Leon Sandler" w:date="2026-09-06T00:00:00Z">
        <w:r>
          <w:t>be</w:t>
        </w:r>
      </w:ins>
      <w:ins w:id="12058" w:author="Leon Sandler" w:date="2026-09-06T00:00:00Z">
        <w:r>
          <w:t xml:space="preserve"> </w:t>
        </w:r>
      </w:ins>
      <w:ins w:id="12059" w:author="Leon Sandler" w:date="2026-09-06T00:00:00Z">
        <w:r>
          <w:t>sized</w:t>
        </w:r>
      </w:ins>
      <w:ins w:id="12060" w:author="Leon Sandler" w:date="2026-09-06T00:00:00Z">
        <w:r>
          <w:t xml:space="preserve"> </w:t>
        </w:r>
      </w:ins>
      <w:ins w:id="12061" w:author="Leon Sandler" w:date="2026-09-06T00:00:00Z">
        <w:r>
          <w:t>for</w:t>
        </w:r>
      </w:ins>
      <w:ins w:id="12062" w:author="Leon Sandler" w:date="2026-09-06T00:00:00Z">
        <w:r>
          <w:t xml:space="preserve"> </w:t>
        </w:r>
      </w:ins>
      <w:ins w:id="12063" w:author="Leon Sandler" w:date="2026-09-06T00:00:00Z">
        <w:r>
          <w:t>the</w:t>
        </w:r>
      </w:ins>
      <w:ins w:id="12064" w:author="Leon Sandler" w:date="2026-09-06T00:00:00Z">
        <w:r>
          <w:t xml:space="preserve"> </w:t>
        </w:r>
      </w:ins>
      <w:ins w:id="12065" w:author="Leon Sandler" w:date="2026-09-06T00:00:00Z">
        <w:r>
          <w:t>daytime</w:t>
        </w:r>
      </w:ins>
      <w:ins w:id="12066" w:author="Leon Sandler" w:date="2026-09-06T00:00:00Z">
        <w:r>
          <w:t xml:space="preserve"> </w:t>
        </w:r>
      </w:ins>
      <w:ins w:id="12067" w:author="Leon Sandler" w:date="2026-09-06T00:00:00Z">
        <w:r>
          <w:t>condition</w:t>
        </w:r>
      </w:ins>
      <w:ins w:id="12068" w:author="Leon Sandler" w:date="2026-09-06T00:00:00Z">
        <w:r>
          <w:t xml:space="preserve"> </w:t>
        </w:r>
      </w:ins>
      <w:ins w:id="12069" w:author="Leon Sandler" w:date="2026-09-06T00:00:00Z">
        <w:r>
          <w:t>even</w:t>
        </w:r>
      </w:ins>
      <w:ins w:id="12070" w:author="Leon Sandler" w:date="2026-09-06T00:00:00Z">
        <w:r>
          <w:t xml:space="preserve"> </w:t>
        </w:r>
      </w:ins>
      <w:ins w:id="12071" w:author="Leon Sandler" w:date="2026-09-06T00:00:00Z">
        <w:r>
          <w:t>though</w:t>
        </w:r>
      </w:ins>
      <w:ins w:id="12072" w:author="Leon Sandler" w:date="2026-09-06T00:00:00Z">
        <w:r>
          <w:t xml:space="preserve"> </w:t>
        </w:r>
      </w:ins>
      <w:ins w:id="12073" w:author="Leon Sandler" w:date="2026-09-06T00:00:00Z">
        <w:r>
          <w:t>average</w:t>
        </w:r>
      </w:ins>
      <w:ins w:id="12074" w:author="Leon Sandler" w:date="2026-09-06T00:00:00Z">
        <w:r>
          <w:t xml:space="preserve"> </w:t>
        </w:r>
      </w:ins>
      <w:ins w:id="12075" w:author="Leon Sandler" w:date="2026-09-06T00:00:00Z">
        <w:r>
          <w:t>power</w:t>
        </w:r>
      </w:ins>
      <w:ins w:id="12076" w:author="Leon Sandler" w:date="2026-09-06T00:00:00Z">
        <w:r>
          <w:t xml:space="preserve"> </w:t>
        </w:r>
      </w:ins>
      <w:ins w:id="12077" w:author="Leon Sandler" w:date="2026-09-06T00:00:00Z">
        <w:r>
          <w:t>demand</w:t>
        </w:r>
      </w:ins>
      <w:ins w:id="12078" w:author="Leon Sandler" w:date="2026-09-06T00:00:00Z">
        <w:r>
          <w:t xml:space="preserve"> </w:t>
        </w:r>
      </w:ins>
      <w:ins w:id="12079" w:author="Leon Sandler" w:date="2026-09-06T00:00:00Z">
        <w:r>
          <w:t>may</w:t>
        </w:r>
      </w:ins>
      <w:ins w:id="12080" w:author="Leon Sandler" w:date="2026-09-06T00:00:00Z">
        <w:r>
          <w:t xml:space="preserve"> </w:t>
        </w:r>
      </w:ins>
      <w:ins w:id="12081" w:author="Leon Sandler" w:date="2026-09-06T00:00:00Z">
        <w:r>
          <w:t>be</w:t>
        </w:r>
      </w:ins>
      <w:ins w:id="12082" w:author="Leon Sandler" w:date="2026-09-06T00:00:00Z">
        <w:r>
          <w:t xml:space="preserve"> </w:t>
        </w:r>
      </w:ins>
      <w:ins w:id="12083" w:author="Leon Sandler" w:date="2026-09-06T00:00:00Z">
        <w:r>
          <w:t>lower</w:t>
        </w:r>
      </w:ins>
      <w:ins w:id="12084" w:author="Leon Sandler" w:date="2026-09-06T00:00:00Z">
        <w:r>
          <w:t xml:space="preserve"> </w:t>
        </w:r>
      </w:ins>
      <w:ins w:id="12085" w:author="Leon Sandler" w:date="2026-09-06T00:00:00Z">
        <w:r>
          <w:t>then.</w:t>
        </w:r>
      </w:ins>
      <w:ins w:id="12086" w:author="Leon Sandler" w:date="2026-09-06T00:00:00Z">
        <w:r>
          <w:t xml:space="preserve"> </w:t>
        </w:r>
      </w:ins>
      <w:ins w:id="12087" w:author="Leon Sandler" w:date="2026-09-06T00:00:00Z">
        <w:r>
          <w:t>We</w:t>
        </w:r>
      </w:ins>
      <w:ins w:id="12088" w:author="Leon Sandler" w:date="2026-09-06T00:00:00Z">
        <w:r>
          <w:t xml:space="preserve"> </w:t>
        </w:r>
      </w:ins>
      <w:ins w:id="12089" w:author="Leon Sandler" w:date="2026-09-06T00:00:00Z">
        <w:r>
          <w:t>do</w:t>
        </w:r>
      </w:ins>
      <w:ins w:id="12090" w:author="Leon Sandler" w:date="2026-09-06T00:00:00Z">
        <w:r>
          <w:t xml:space="preserve"> </w:t>
        </w:r>
      </w:ins>
      <w:ins w:id="12091" w:author="Leon Sandler" w:date="2026-09-06T00:00:00Z">
        <w:r>
          <w:t>not</w:t>
        </w:r>
      </w:ins>
      <w:ins w:id="12092" w:author="Leon Sandler" w:date="2026-09-06T00:00:00Z">
        <w:r>
          <w:t xml:space="preserve"> </w:t>
        </w:r>
      </w:ins>
      <w:ins w:id="12093" w:author="Leon Sandler" w:date="2026-09-06T00:00:00Z">
        <w:r>
          <w:t>attempt</w:t>
        </w:r>
      </w:ins>
      <w:ins w:id="12094" w:author="Leon Sandler" w:date="2026-09-06T00:00:00Z">
        <w:r>
          <w:t xml:space="preserve"> </w:t>
        </w:r>
      </w:ins>
      <w:ins w:id="12095" w:author="Leon Sandler" w:date="2026-09-06T00:00:00Z">
        <w:r>
          <w:t>a</w:t>
        </w:r>
      </w:ins>
      <w:ins w:id="12096" w:author="Leon Sandler" w:date="2026-09-06T00:00:00Z">
        <w:r>
          <w:t xml:space="preserve"> </w:t>
        </w:r>
      </w:ins>
      <w:ins w:id="12097" w:author="Leon Sandler" w:date="2026-09-06T00:00:00Z">
        <w:r>
          <w:t>detailed</w:t>
        </w:r>
      </w:ins>
      <w:ins w:id="12098" w:author="Leon Sandler" w:date="2026-09-06T00:00:00Z">
        <w:r>
          <w:t xml:space="preserve"> </w:t>
        </w:r>
      </w:ins>
      <w:ins w:id="12099" w:author="Leon Sandler" w:date="2026-09-06T00:00:00Z">
        <w:r>
          <w:t>radiator</w:t>
        </w:r>
      </w:ins>
      <w:ins w:id="12100" w:author="Leon Sandler" w:date="2026-09-06T00:00:00Z">
        <w:r>
          <w:t xml:space="preserve"> </w:t>
        </w:r>
      </w:ins>
      <w:ins w:id="12101" w:author="Leon Sandler" w:date="2026-09-06T00:00:00Z">
        <w:r>
          <w:t>sizing</w:t>
        </w:r>
      </w:ins>
      <w:ins w:id="12102" w:author="Leon Sandler" w:date="2026-09-06T00:00:00Z">
        <w:r>
          <w:t xml:space="preserve"> </w:t>
        </w:r>
      </w:ins>
      <w:ins w:id="12103" w:author="Leon Sandler" w:date="2026-09-06T00:00:00Z">
        <w:r>
          <w:t>calculation</w:t>
        </w:r>
      </w:ins>
      <w:ins w:id="12104" w:author="Leon Sandler" w:date="2026-09-06T00:00:00Z">
        <w:r>
          <w:t xml:space="preserve"> </w:t>
        </w:r>
      </w:ins>
      <w:ins w:id="12105" w:author="Leon Sandler" w:date="2026-09-06T00:00:00Z">
        <w:r>
          <w:t>in</w:t>
        </w:r>
      </w:ins>
      <w:ins w:id="12106" w:author="Leon Sandler" w:date="2026-09-06T00:00:00Z">
        <w:r>
          <w:t xml:space="preserve"> </w:t>
        </w:r>
      </w:ins>
      <w:ins w:id="12107" w:author="Leon Sandler" w:date="2026-09-06T00:00:00Z">
        <w:r>
          <w:t>this</w:t>
        </w:r>
      </w:ins>
      <w:ins w:id="12108" w:author="Leon Sandler" w:date="2026-09-06T00:00:00Z">
        <w:r>
          <w:t xml:space="preserve"> </w:t>
        </w:r>
      </w:ins>
      <w:ins w:id="12109" w:author="Leon Sandler" w:date="2026-09-06T00:00:00Z">
        <w:r>
          <w:t>paper,</w:t>
        </w:r>
      </w:ins>
      <w:ins w:id="12110" w:author="Leon Sandler" w:date="2026-09-06T00:00:00Z">
        <w:r>
          <w:t xml:space="preserve"> </w:t>
        </w:r>
      </w:ins>
      <w:ins w:id="12111" w:author="Leon Sandler" w:date="2026-09-06T00:00:00Z">
        <w:r>
          <w:t>since</w:t>
        </w:r>
      </w:ins>
      <w:ins w:id="12112" w:author="Leon Sandler" w:date="2026-09-06T00:00:00Z">
        <w:r>
          <w:t xml:space="preserve"> </w:t>
        </w:r>
      </w:ins>
      <w:ins w:id="12113" w:author="Leon Sandler" w:date="2026-09-06T00:00:00Z">
        <w:r>
          <w:t>it</w:t>
        </w:r>
      </w:ins>
      <w:ins w:id="12114" w:author="Leon Sandler" w:date="2026-09-06T00:00:00Z">
        <w:r>
          <w:t xml:space="preserve"> </w:t>
        </w:r>
      </w:ins>
      <w:ins w:id="12115" w:author="Leon Sandler" w:date="2026-09-06T00:00:00Z">
        <w:r>
          <w:t>depends</w:t>
        </w:r>
      </w:ins>
      <w:ins w:id="12116" w:author="Leon Sandler" w:date="2026-09-06T00:00:00Z">
        <w:r>
          <w:t xml:space="preserve"> </w:t>
        </w:r>
      </w:ins>
      <w:ins w:id="12117" w:author="Leon Sandler" w:date="2026-09-06T00:00:00Z">
        <w:r>
          <w:t>sensitively</w:t>
        </w:r>
      </w:ins>
      <w:ins w:id="12118" w:author="Leon Sandler" w:date="2026-09-06T00:00:00Z">
        <w:r>
          <w:t xml:space="preserve"> </w:t>
        </w:r>
      </w:ins>
      <w:ins w:id="12119" w:author="Leon Sandler" w:date="2026-09-06T00:00:00Z">
        <w:r>
          <w:t>on</w:t>
        </w:r>
      </w:ins>
      <w:ins w:id="12120" w:author="Leon Sandler" w:date="2026-09-06T00:00:00Z">
        <w:r>
          <w:t xml:space="preserve"> </w:t>
        </w:r>
      </w:ins>
      <w:ins w:id="12121" w:author="Leon Sandler" w:date="2026-09-06T00:00:00Z">
        <w:r>
          <w:t>radiator</w:t>
        </w:r>
      </w:ins>
      <w:ins w:id="12122" w:author="Leon Sandler" w:date="2026-09-06T00:00:00Z">
        <w:r>
          <w:t xml:space="preserve"> </w:t>
        </w:r>
      </w:ins>
      <w:ins w:id="12123" w:author="Leon Sandler" w:date="2026-09-06T00:00:00Z">
        <w:r>
          <w:t>orientation,</w:t>
        </w:r>
      </w:ins>
      <w:ins w:id="12124" w:author="Leon Sandler" w:date="2026-09-06T00:00:00Z">
        <w:r>
          <w:t xml:space="preserve"> </w:t>
        </w:r>
      </w:ins>
      <w:ins w:id="12125" w:author="Leon Sandler" w:date="2026-09-06T00:00:00Z">
        <w:r>
          <w:t>surface</w:t>
        </w:r>
      </w:ins>
      <w:ins w:id="12126" w:author="Leon Sandler" w:date="2026-09-06T00:00:00Z">
        <w:r>
          <w:t xml:space="preserve"> </w:t>
        </w:r>
      </w:ins>
      <w:ins w:id="12127" w:author="Leon Sandler" w:date="2026-09-06T00:00:00Z">
        <w:r>
          <w:t>coating</w:t>
        </w:r>
      </w:ins>
      <w:ins w:id="12128" w:author="Leon Sandler" w:date="2026-09-06T00:00:00Z">
        <w:r>
          <w:t xml:space="preserve"> </w:t>
        </w:r>
      </w:ins>
      <w:ins w:id="12129" w:author="Leon Sandler" w:date="2026-09-06T00:00:00Z">
        <w:r>
          <w:t>properties,</w:t>
        </w:r>
      </w:ins>
      <w:ins w:id="12130" w:author="Leon Sandler" w:date="2026-09-06T00:00:00Z">
        <w:r>
          <w:t xml:space="preserve"> </w:t>
        </w:r>
      </w:ins>
      <w:ins w:id="12131" w:author="Leon Sandler" w:date="2026-09-06T00:00:00Z">
        <w:r>
          <w:t>and</w:t>
        </w:r>
      </w:ins>
      <w:ins w:id="12132" w:author="Leon Sandler" w:date="2026-09-06T00:00:00Z">
        <w:r>
          <w:t xml:space="preserve"> </w:t>
        </w:r>
      </w:ins>
      <w:ins w:id="12133" w:author="Leon Sandler" w:date="2026-09-06T00:00:00Z">
        <w:r>
          <w:t>local</w:t>
        </w:r>
      </w:ins>
      <w:ins w:id="12134" w:author="Leon Sandler" w:date="2026-09-06T00:00:00Z">
        <w:r>
          <w:t xml:space="preserve"> </w:t>
        </w:r>
      </w:ins>
      <w:ins w:id="12135" w:author="Leon Sandler" w:date="2026-09-06T00:00:00Z">
        <w:r>
          <w:t>terrain</w:t>
        </w:r>
      </w:ins>
      <w:ins w:id="12136" w:author="Leon Sandler" w:date="2026-09-06T00:00:00Z">
        <w:r>
          <w:t xml:space="preserve"> </w:t>
        </w:r>
      </w:ins>
      <w:ins w:id="12137" w:author="Leon Sandler" w:date="2026-09-06T00:00:00Z">
        <w:r>
          <w:t>shadowing</w:t>
        </w:r>
      </w:ins>
      <w:ins w:id="12138" w:author="Leon Sandler" w:date="2026-09-06T00:00:00Z">
        <w:r>
          <w:t xml:space="preserve"> </w:t>
        </w:r>
      </w:ins>
      <w:ins w:id="12139" w:author="Leon Sandler" w:date="2026-09-06T00:00:00Z">
        <w:r>
          <w:t>that</w:t>
        </w:r>
      </w:ins>
      <w:ins w:id="12140" w:author="Leon Sandler" w:date="2026-09-06T00:00:00Z">
        <w:r>
          <w:t xml:space="preserve"> </w:t>
        </w:r>
      </w:ins>
      <w:ins w:id="12141" w:author="Leon Sandler" w:date="2026-09-06T00:00:00Z">
        <w:r>
          <w:t>are</w:t>
        </w:r>
      </w:ins>
      <w:ins w:id="12142" w:author="Leon Sandler" w:date="2026-09-06T00:00:00Z">
        <w:r>
          <w:t xml:space="preserve"> </w:t>
        </w:r>
      </w:ins>
      <w:ins w:id="12143" w:author="Leon Sandler" w:date="2026-09-06T00:00:00Z">
        <w:r>
          <w:t>beyond</w:t>
        </w:r>
      </w:ins>
      <w:ins w:id="12144" w:author="Leon Sandler" w:date="2026-09-06T00:00:00Z">
        <w:r>
          <w:t xml:space="preserve"> </w:t>
        </w:r>
      </w:ins>
      <w:ins w:id="12145" w:author="Leon Sandler" w:date="2026-09-06T00:00:00Z">
        <w:r>
          <w:t>this</w:t>
        </w:r>
      </w:ins>
      <w:ins w:id="12146" w:author="Leon Sandler" w:date="2026-09-06T00:00:00Z">
        <w:r>
          <w:t xml:space="preserve"> </w:t>
        </w:r>
      </w:ins>
      <w:ins w:id="12147" w:author="Leon Sandler" w:date="2026-09-06T00:00:00Z">
        <w:r>
          <w:t>paper's</w:t>
        </w:r>
      </w:ins>
      <w:ins w:id="12148" w:author="Leon Sandler" w:date="2026-09-06T00:00:00Z">
        <w:r>
          <w:t xml:space="preserve"> </w:t>
        </w:r>
      </w:ins>
      <w:ins w:id="12149" w:author="Leon Sandler" w:date="2026-09-06T00:00:00Z">
        <w:r>
          <w:t>scope,</w:t>
        </w:r>
      </w:ins>
      <w:ins w:id="12150" w:author="Leon Sandler" w:date="2026-09-06T00:00:00Z">
        <w:r>
          <w:t xml:space="preserve"> </w:t>
        </w:r>
      </w:ins>
      <w:ins w:id="12151" w:author="Leon Sandler" w:date="2026-09-06T00:00:00Z">
        <w:r>
          <w:t>and</w:t>
        </w:r>
      </w:ins>
      <w:ins w:id="12152" w:author="Leon Sandler" w:date="2026-09-06T00:00:00Z">
        <w:r>
          <w:t xml:space="preserve"> </w:t>
        </w:r>
      </w:ins>
      <w:ins w:id="12153" w:author="Leon Sandler" w:date="2026-09-06T00:00:00Z">
        <w:r>
          <w:t>instead</w:t>
        </w:r>
      </w:ins>
      <w:ins w:id="12154" w:author="Leon Sandler" w:date="2026-09-06T00:00:00Z">
        <w:r>
          <w:t xml:space="preserve"> </w:t>
        </w:r>
      </w:ins>
      <w:ins w:id="12155" w:author="Leon Sandler" w:date="2026-09-06T00:00:00Z">
        <w:r>
          <w:t>flag</w:t>
        </w:r>
      </w:ins>
      <w:ins w:id="12156" w:author="Leon Sandler" w:date="2026-09-06T00:00:00Z">
        <w:r>
          <w:t xml:space="preserve"> </w:t>
        </w:r>
      </w:ins>
      <w:ins w:id="12157" w:author="Leon Sandler" w:date="2026-09-06T00:00:00Z">
        <w:r>
          <w:t>radiator</w:t>
        </w:r>
      </w:ins>
      <w:ins w:id="12158" w:author="Leon Sandler" w:date="2026-09-06T00:00:00Z">
        <w:r>
          <w:t xml:space="preserve"> </w:t>
        </w:r>
      </w:ins>
      <w:ins w:id="12159" w:author="Leon Sandler" w:date="2026-09-06T00:00:00Z">
        <w:r>
          <w:t>sizing</w:t>
        </w:r>
      </w:ins>
      <w:ins w:id="12160" w:author="Leon Sandler" w:date="2026-09-06T00:00:00Z">
        <w:r>
          <w:t xml:space="preserve"> </w:t>
        </w:r>
      </w:ins>
      <w:ins w:id="12161" w:author="Leon Sandler" w:date="2026-09-06T00:00:00Z">
        <w:r>
          <w:t>across</w:t>
        </w:r>
      </w:ins>
      <w:ins w:id="12162" w:author="Leon Sandler" w:date="2026-09-06T00:00:00Z">
        <w:r>
          <w:t xml:space="preserve"> </w:t>
        </w:r>
      </w:ins>
      <w:ins w:id="12163" w:author="Leon Sandler" w:date="2026-09-06T00:00:00Z">
        <w:r>
          <w:t>the</w:t>
        </w:r>
      </w:ins>
      <w:ins w:id="12164" w:author="Leon Sandler" w:date="2026-09-06T00:00:00Z">
        <w:r>
          <w:t xml:space="preserve"> </w:t>
        </w:r>
      </w:ins>
      <w:ins w:id="12165" w:author="Leon Sandler" w:date="2026-09-06T00:00:00Z">
        <w:r>
          <w:t>full</w:t>
        </w:r>
      </w:ins>
      <w:ins w:id="12166" w:author="Leon Sandler" w:date="2026-09-06T00:00:00Z">
        <w:r>
          <w:t xml:space="preserve"> </w:t>
        </w:r>
      </w:ins>
      <w:ins w:id="12167" w:author="Leon Sandler" w:date="2026-09-06T00:00:00Z">
        <w:r>
          <w:t>day/night</w:t>
        </w:r>
      </w:ins>
      <w:ins w:id="12168" w:author="Leon Sandler" w:date="2026-09-06T00:00:00Z">
        <w:r>
          <w:t xml:space="preserve"> </w:t>
        </w:r>
      </w:ins>
      <w:ins w:id="12169" w:author="Leon Sandler" w:date="2026-09-06T00:00:00Z">
        <w:r>
          <w:t>duty</w:t>
        </w:r>
      </w:ins>
      <w:ins w:id="12170" w:author="Leon Sandler" w:date="2026-09-06T00:00:00Z">
        <w:r>
          <w:t xml:space="preserve"> </w:t>
        </w:r>
      </w:ins>
      <w:ins w:id="12171" w:author="Leon Sandler" w:date="2026-09-06T00:00:00Z">
        <w:r>
          <w:t>cycle</w:t>
        </w:r>
      </w:ins>
      <w:ins w:id="12172" w:author="Leon Sandler" w:date="2026-09-06T00:00:00Z">
        <w:r>
          <w:t xml:space="preserve"> </w:t>
        </w:r>
      </w:ins>
      <w:ins w:id="12173" w:author="Leon Sandler" w:date="2026-09-06T00:00:00Z">
        <w:r>
          <w:t>as</w:t>
        </w:r>
      </w:ins>
      <w:ins w:id="12174" w:author="Leon Sandler" w:date="2026-09-06T00:00:00Z">
        <w:r>
          <w:t xml:space="preserve"> </w:t>
        </w:r>
      </w:ins>
      <w:ins w:id="12175" w:author="Leon Sandler" w:date="2026-09-06T00:00:00Z">
        <w:r>
          <w:t>the</w:t>
        </w:r>
      </w:ins>
      <w:ins w:id="12176" w:author="Leon Sandler" w:date="2026-09-06T00:00:00Z">
        <w:r>
          <w:t xml:space="preserve"> </w:t>
        </w:r>
      </w:ins>
      <w:ins w:id="12177" w:author="Leon Sandler" w:date="2026-09-06T00:00:00Z">
        <w:r>
          <w:t>critical</w:t>
        </w:r>
      </w:ins>
      <w:ins w:id="12178" w:author="Leon Sandler" w:date="2026-09-06T00:00:00Z">
        <w:r>
          <w:t xml:space="preserve"> </w:t>
        </w:r>
      </w:ins>
      <w:ins w:id="12179" w:author="Leon Sandler" w:date="2026-09-06T00:00:00Z">
        <w:r>
          <w:t>open</w:t>
        </w:r>
      </w:ins>
      <w:ins w:id="12180" w:author="Leon Sandler" w:date="2026-09-06T00:00:00Z">
        <w:r>
          <w:t xml:space="preserve"> </w:t>
        </w:r>
      </w:ins>
      <w:ins w:id="12181" w:author="Leon Sandler" w:date="2026-09-06T00:00:00Z">
        <w:r>
          <w:t>parameter</w:t>
        </w:r>
      </w:ins>
      <w:ins w:id="12182" w:author="Leon Sandler" w:date="2026-09-06T00:00:00Z">
        <w:r>
          <w:t xml:space="preserve"> </w:t>
        </w:r>
      </w:ins>
      <w:ins w:id="12183" w:author="Leon Sandler" w:date="2026-09-06T00:00:00Z">
        <w:r>
          <w:t>for</w:t>
        </w:r>
      </w:ins>
      <w:ins w:id="12184" w:author="Leon Sandler" w:date="2026-09-06T00:00:00Z">
        <w:r>
          <w:t xml:space="preserve"> </w:t>
        </w:r>
      </w:ins>
      <w:ins w:id="12185" w:author="Leon Sandler" w:date="2026-09-06T00:00:00Z">
        <w:r>
          <w:t>this</w:t>
        </w:r>
      </w:ins>
      <w:ins w:id="12186" w:author="Leon Sandler" w:date="2026-09-06T00:00:00Z">
        <w:r>
          <w:t xml:space="preserve"> </w:t>
        </w:r>
      </w:ins>
      <w:ins w:id="12187" w:author="Leon Sandler" w:date="2026-09-06T00:00:00Z">
        <w:r>
          <w:t>subsystem</w:t>
        </w:r>
      </w:ins>
      <w:ins w:id="12188" w:author="Leon Sandler" w:date="2026-09-06T00:00:00Z">
        <w:r>
          <w:t xml:space="preserve"> </w:t>
        </w:r>
      </w:ins>
      <w:ins w:id="12189" w:author="Leon Sandler" w:date="2026-09-06T00:00:00Z">
        <w:r>
          <w:t>in</w:t>
        </w:r>
      </w:ins>
      <w:ins w:id="12190" w:author="Leon Sandler" w:date="2026-09-06T00:00:00Z">
        <w:r>
          <w:t xml:space="preserve"> </w:t>
        </w:r>
      </w:ins>
      <w:ins w:id="12191" w:author="Leon Sandler" w:date="2026-09-06T00:00:00Z">
        <w:r>
          <w:t>Table</w:t>
        </w:r>
      </w:ins>
      <w:ins w:id="12192" w:author="Leon Sandler" w:date="2026-09-06T00:00:00Z">
        <w:r>
          <w:t xml:space="preserve"> </w:t>
        </w:r>
      </w:ins>
      <w:ins w:id="12193" w:author="Leon Sandler" w:date="2026-09-06T00:00:00Z">
        <w:r>
          <w:t>8</w:t>
        </w:r>
      </w:ins>
      <w:ins w:id="12194" w:author="Leon Sandler" w:date="2026-09-06T00:00:00Z">
        <w:r>
          <w:t xml:space="preserve"> </w:t>
        </w:r>
      </w:ins>
      <w:ins w:id="12195" w:author="Leon Sandler" w:date="2026-09-06T00:00:00Z">
        <w:r>
          <w:t>(Section</w:t>
        </w:r>
      </w:ins>
      <w:ins w:id="12196" w:author="Leon Sandler" w:date="2026-09-06T00:00:00Z">
        <w:r>
          <w:t xml:space="preserve"> </w:t>
        </w:r>
      </w:ins>
      <w:ins w:id="12197" w:author="Leon Sandler" w:date="2026-09-06T00:00:00Z">
        <w:r>
          <w:t>12),</w:t>
        </w:r>
      </w:ins>
      <w:ins w:id="12198" w:author="Leon Sandler" w:date="2026-09-06T00:00:00Z">
        <w:r>
          <w:t xml:space="preserve"> </w:t>
        </w:r>
      </w:ins>
      <w:ins w:id="12199" w:author="Leon Sandler" w:date="2026-09-06T00:00:00Z">
        <w:r>
          <w:t>consistent</w:t>
        </w:r>
      </w:ins>
      <w:ins w:id="12200" w:author="Leon Sandler" w:date="2026-09-06T00:00:00Z">
        <w:r>
          <w:t xml:space="preserve"> </w:t>
        </w:r>
      </w:ins>
      <w:ins w:id="12201" w:author="Leon Sandler" w:date="2026-09-06T00:00:00Z">
        <w:r>
          <w:t>with</w:t>
        </w:r>
      </w:ins>
      <w:ins w:id="12202" w:author="Leon Sandler" w:date="2026-09-06T00:00:00Z">
        <w:r>
          <w:t xml:space="preserve"> </w:t>
        </w:r>
      </w:ins>
      <w:ins w:id="12203" w:author="Leon Sandler" w:date="2026-09-06T00:00:00Z">
        <w:r>
          <w:t>the</w:t>
        </w:r>
      </w:ins>
      <w:ins w:id="12204" w:author="Leon Sandler" w:date="2026-09-06T00:00:00Z">
        <w:r>
          <w:t xml:space="preserve"> </w:t>
        </w:r>
      </w:ins>
      <w:ins w:id="12205" w:author="Leon Sandler" w:date="2026-09-06T00:00:00Z">
        <w:r>
          <w:t>treatment</w:t>
        </w:r>
      </w:ins>
      <w:ins w:id="12206" w:author="Leon Sandler" w:date="2026-09-06T00:00:00Z">
        <w:r>
          <w:t xml:space="preserve"> </w:t>
        </w:r>
      </w:ins>
      <w:ins w:id="12207" w:author="Leon Sandler" w:date="2026-09-06T00:00:00Z">
        <w:r>
          <w:t>already</w:t>
        </w:r>
      </w:ins>
      <w:ins w:id="12208" w:author="Leon Sandler" w:date="2026-09-06T00:00:00Z">
        <w:r>
          <w:t xml:space="preserve"> </w:t>
        </w:r>
      </w:ins>
      <w:ins w:id="12209" w:author="Leon Sandler" w:date="2026-09-06T00:00:00Z">
        <w:r>
          <w:t>given</w:t>
        </w:r>
      </w:ins>
      <w:ins w:id="12210" w:author="Leon Sandler" w:date="2026-09-06T00:00:00Z">
        <w:r>
          <w:t xml:space="preserve"> </w:t>
        </w:r>
      </w:ins>
      <w:ins w:id="12211" w:author="Leon Sandler" w:date="2026-09-06T00:00:00Z">
        <w:r>
          <w:t>to</w:t>
        </w:r>
      </w:ins>
      <w:ins w:id="12212" w:author="Leon Sandler" w:date="2026-09-06T00:00:00Z">
        <w:r>
          <w:t xml:space="preserve"> </w:t>
        </w:r>
      </w:ins>
      <w:ins w:id="12213" w:author="Leon Sandler" w:date="2026-09-06T00:00:00Z">
        <w:r>
          <w:t>this</w:t>
        </w:r>
      </w:ins>
      <w:ins w:id="12214" w:author="Leon Sandler" w:date="2026-09-06T00:00:00Z">
        <w:r>
          <w:t xml:space="preserve"> </w:t>
        </w:r>
      </w:ins>
      <w:ins w:id="12215" w:author="Leon Sandler" w:date="2026-09-06T00:00:00Z">
        <w:r>
          <w:t>issue</w:t>
        </w:r>
      </w:ins>
      <w:ins w:id="12216" w:author="Leon Sandler" w:date="2026-09-06T00:00:00Z">
        <w:r>
          <w:t xml:space="preserve"> </w:t>
        </w:r>
      </w:ins>
      <w:ins w:id="12217" w:author="Leon Sandler" w:date="2026-09-06T00:00:00Z">
        <w:r>
          <w:t>in</w:t>
        </w:r>
      </w:ins>
      <w:ins w:id="12218" w:author="Leon Sandler" w:date="2026-09-06T00:00:00Z">
        <w:r>
          <w:t xml:space="preserve"> </w:t>
        </w:r>
      </w:ins>
      <w:ins w:id="12219" w:author="Leon Sandler" w:date="2026-09-06T00:00:00Z">
        <w:r>
          <w:t>the</w:t>
        </w:r>
      </w:ins>
      <w:ins w:id="12220" w:author="Leon Sandler" w:date="2026-09-06T00:00:00Z">
        <w:r>
          <w:t xml:space="preserve"> </w:t>
        </w:r>
      </w:ins>
      <w:ins w:id="12221" w:author="Leon Sandler" w:date="2026-09-06T00:00:00Z">
        <w:r>
          <w:t>mass-margin</w:t>
        </w:r>
      </w:ins>
      <w:ins w:id="12222" w:author="Leon Sandler" w:date="2026-09-06T00:00:00Z">
        <w:r>
          <w:t xml:space="preserve"> </w:t>
        </w:r>
      </w:ins>
      <w:ins w:id="12223" w:author="Leon Sandler" w:date="2026-09-06T00:00:00Z">
        <w:r>
          <w:t>propagation</w:t>
        </w:r>
      </w:ins>
      <w:ins w:id="12224" w:author="Leon Sandler" w:date="2026-09-06T00:00:00Z">
        <w:r>
          <w:t xml:space="preserve"> </w:t>
        </w:r>
      </w:ins>
      <w:ins w:id="12225" w:author="Leon Sandler" w:date="2026-09-06T00:00:00Z">
        <w:r>
          <w:t>of</w:t>
        </w:r>
      </w:ins>
      <w:ins w:id="12226" w:author="Leon Sandler" w:date="2026-09-06T00:00:00Z">
        <w:r>
          <w:t xml:space="preserve"> </w:t>
        </w:r>
      </w:ins>
      <w:ins w:id="12227" w:author="Leon Sandler" w:date="2026-09-06T00:00:00Z">
        <w:r>
          <w:t>Section</w:t>
        </w:r>
      </w:ins>
      <w:ins w:id="12228" w:author="Leon Sandler" w:date="2026-09-06T00:00:00Z">
        <w:r>
          <w:t xml:space="preserve"> </w:t>
        </w:r>
      </w:ins>
      <w:ins w:id="12229" w:author="Leon Sandler" w:date="2026-09-06T00:00:00Z">
        <w:r>
          <w:t>9.</w:t>
        </w:r>
      </w:ins>
    </w:p>
    <w:p>
      <w:ins w:id="12230" w:author="Leon Sandler" w:date="2026-09-06T00:00:00Z">
        <w:r>
          <w:t>11.3</w:t>
        </w:r>
      </w:ins>
      <w:ins w:id="12231" w:author="Leon Sandler" w:date="2026-09-06T00:00:00Z">
        <w:r>
          <w:t xml:space="preserve"> </w:t>
        </w:r>
      </w:ins>
      <w:ins w:id="12232" w:author="Leon Sandler" w:date="2026-09-06T00:00:00Z">
        <w:r>
          <w:t>Power</w:t>
        </w:r>
      </w:ins>
      <w:ins w:id="12233" w:author="Leon Sandler" w:date="2026-09-06T00:00:00Z">
        <w:r>
          <w:t xml:space="preserve"> </w:t>
        </w:r>
      </w:ins>
      <w:ins w:id="12234" w:author="Leon Sandler" w:date="2026-09-06T00:00:00Z">
        <w:r>
          <w:t>feasibility</w:t>
        </w:r>
      </w:ins>
    </w:p>
    <w:p>
      <w:ins w:id="12235" w:author="Leon Sandler" w:date="2026-09-06T00:00:00Z">
        <w:r>
          <w:t>Beyond</w:t>
        </w:r>
      </w:ins>
      <w:ins w:id="12236" w:author="Leon Sandler" w:date="2026-09-06T00:00:00Z">
        <w:r>
          <w:t xml:space="preserve"> </w:t>
        </w:r>
      </w:ins>
      <w:ins w:id="12237" w:author="Leon Sandler" w:date="2026-09-06T00:00:00Z">
        <w:r>
          <w:t>the</w:t>
        </w:r>
      </w:ins>
      <w:ins w:id="12238" w:author="Leon Sandler" w:date="2026-09-06T00:00:00Z">
        <w:r>
          <w:t xml:space="preserve"> </w:t>
        </w:r>
      </w:ins>
      <w:ins w:id="12239" w:author="Leon Sandler" w:date="2026-09-06T00:00:00Z">
        <w:r>
          <w:t>roughly</w:t>
        </w:r>
      </w:ins>
      <w:ins w:id="12240" w:author="Leon Sandler" w:date="2026-09-06T00:00:00Z">
        <w:r>
          <w:t xml:space="preserve"> </w:t>
        </w:r>
      </w:ins>
      <w:ins w:id="12241" w:author="Leon Sandler" w:date="2026-09-06T00:00:00Z">
        <w:r>
          <w:t>55</w:t>
        </w:r>
      </w:ins>
      <w:ins w:id="12242" w:author="Leon Sandler" w:date="2026-09-06T00:00:00Z">
        <w:r>
          <w:t xml:space="preserve"> </w:t>
        </w:r>
      </w:ins>
      <w:ins w:id="12243" w:author="Leon Sandler" w:date="2026-09-06T00:00:00Z">
        <w:r>
          <w:t>kW</w:t>
        </w:r>
      </w:ins>
      <w:ins w:id="12244" w:author="Leon Sandler" w:date="2026-09-06T00:00:00Z">
        <w:r>
          <w:t xml:space="preserve"> </w:t>
        </w:r>
      </w:ins>
      <w:ins w:id="12245" w:author="Leon Sandler" w:date="2026-09-06T00:00:00Z">
        <w:r>
          <w:t>cryocooler</w:t>
        </w:r>
      </w:ins>
      <w:ins w:id="12246" w:author="Leon Sandler" w:date="2026-09-06T00:00:00Z">
        <w:r>
          <w:t xml:space="preserve"> </w:t>
        </w:r>
      </w:ins>
      <w:ins w:id="12247" w:author="Leon Sandler" w:date="2026-09-06T00:00:00Z">
        <w:r>
          <w:t>load</w:t>
        </w:r>
      </w:ins>
      <w:ins w:id="12248" w:author="Leon Sandler" w:date="2026-09-06T00:00:00Z">
        <w:r>
          <w:t xml:space="preserve"> </w:t>
        </w:r>
      </w:ins>
      <w:ins w:id="12249" w:author="Leon Sandler" w:date="2026-09-06T00:00:00Z">
        <w:r>
          <w:t>estimated</w:t>
        </w:r>
      </w:ins>
      <w:ins w:id="12250" w:author="Leon Sandler" w:date="2026-09-06T00:00:00Z">
        <w:r>
          <w:t xml:space="preserve"> </w:t>
        </w:r>
      </w:ins>
      <w:ins w:id="12251" w:author="Leon Sandler" w:date="2026-09-06T00:00:00Z">
        <w:r>
          <w:t>in</w:t>
        </w:r>
      </w:ins>
      <w:ins w:id="12252" w:author="Leon Sandler" w:date="2026-09-06T00:00:00Z">
        <w:r>
          <w:t xml:space="preserve"> </w:t>
        </w:r>
      </w:ins>
      <w:ins w:id="12253" w:author="Leon Sandler" w:date="2026-09-06T00:00:00Z">
        <w:r>
          <w:t>Section</w:t>
        </w:r>
      </w:ins>
      <w:ins w:id="12254" w:author="Leon Sandler" w:date="2026-09-06T00:00:00Z">
        <w:r>
          <w:t xml:space="preserve"> </w:t>
        </w:r>
      </w:ins>
      <w:ins w:id="12255" w:author="Leon Sandler" w:date="2026-09-06T00:00:00Z">
        <w:r>
          <w:t>11.2,</w:t>
        </w:r>
      </w:ins>
      <w:ins w:id="12256" w:author="Leon Sandler" w:date="2026-09-06T00:00:00Z">
        <w:r>
          <w:t xml:space="preserve"> </w:t>
        </w:r>
      </w:ins>
      <w:ins w:id="12257" w:author="Leon Sandler" w:date="2026-09-06T00:00:00Z">
        <w:r>
          <w:t>the</w:t>
        </w:r>
      </w:ins>
      <w:ins w:id="12258" w:author="Leon Sandler" w:date="2026-09-06T00:00:00Z">
        <w:r>
          <w:t xml:space="preserve"> </w:t>
        </w:r>
      </w:ins>
      <w:ins w:id="12259" w:author="Leon Sandler" w:date="2026-09-06T00:00:00Z">
        <w:r>
          <w:t>array's</w:t>
        </w:r>
      </w:ins>
      <w:ins w:id="12260" w:author="Leon Sandler" w:date="2026-09-06T00:00:00Z">
        <w:r>
          <w:t xml:space="preserve"> </w:t>
        </w:r>
      </w:ins>
      <w:ins w:id="12261" w:author="Leon Sandler" w:date="2026-09-06T00:00:00Z">
        <w:r>
          <w:t>power</w:t>
        </w:r>
      </w:ins>
      <w:ins w:id="12262" w:author="Leon Sandler" w:date="2026-09-06T00:00:00Z">
        <w:r>
          <w:t xml:space="preserve"> </w:t>
        </w:r>
      </w:ins>
      <w:ins w:id="12263" w:author="Leon Sandler" w:date="2026-09-06T00:00:00Z">
        <w:r>
          <w:t>electronics,</w:t>
        </w:r>
      </w:ins>
      <w:ins w:id="12264" w:author="Leon Sandler" w:date="2026-09-06T00:00:00Z">
        <w:r>
          <w:t xml:space="preserve"> </w:t>
        </w:r>
      </w:ins>
      <w:ins w:id="12265" w:author="Leon Sandler" w:date="2026-09-06T00:00:00Z">
        <w:r>
          <w:t>control</w:t>
        </w:r>
      </w:ins>
      <w:ins w:id="12266" w:author="Leon Sandler" w:date="2026-09-06T00:00:00Z">
        <w:r>
          <w:t xml:space="preserve"> </w:t>
        </w:r>
      </w:ins>
      <w:ins w:id="12267" w:author="Leon Sandler" w:date="2026-09-06T00:00:00Z">
        <w:r>
          <w:t>and</w:t>
        </w:r>
      </w:ins>
      <w:ins w:id="12268" w:author="Leon Sandler" w:date="2026-09-06T00:00:00Z">
        <w:r>
          <w:t xml:space="preserve"> </w:t>
        </w:r>
      </w:ins>
      <w:ins w:id="12269" w:author="Leon Sandler" w:date="2026-09-06T00:00:00Z">
        <w:r>
          <w:t>monitoring</w:t>
        </w:r>
      </w:ins>
      <w:ins w:id="12270" w:author="Leon Sandler" w:date="2026-09-06T00:00:00Z">
        <w:r>
          <w:t xml:space="preserve"> </w:t>
        </w:r>
      </w:ins>
      <w:ins w:id="12271" w:author="Leon Sandler" w:date="2026-09-06T00:00:00Z">
        <w:r>
          <w:t>instrumentation,</w:t>
        </w:r>
      </w:ins>
      <w:ins w:id="12272" w:author="Leon Sandler" w:date="2026-09-06T00:00:00Z">
        <w:r>
          <w:t xml:space="preserve"> </w:t>
        </w:r>
      </w:ins>
      <w:ins w:id="12273" w:author="Leon Sandler" w:date="2026-09-06T00:00:00Z">
        <w:r>
          <w:t>and</w:t>
        </w:r>
      </w:ins>
      <w:ins w:id="12274" w:author="Leon Sandler" w:date="2026-09-06T00:00:00Z">
        <w:r>
          <w:t xml:space="preserve"> </w:t>
        </w:r>
      </w:ins>
      <w:ins w:id="12275" w:author="Leon Sandler" w:date="2026-09-06T00:00:00Z">
        <w:r>
          <w:t>any</w:t>
        </w:r>
      </w:ins>
      <w:ins w:id="12276" w:author="Leon Sandler" w:date="2026-09-06T00:00:00Z">
        <w:r>
          <w:t xml:space="preserve"> </w:t>
        </w:r>
      </w:ins>
      <w:ins w:id="12277" w:author="Leon Sandler" w:date="2026-09-06T00:00:00Z">
        <w:r>
          <w:t>active</w:t>
        </w:r>
      </w:ins>
      <w:ins w:id="12278" w:author="Leon Sandler" w:date="2026-09-06T00:00:00Z">
        <w:r>
          <w:t xml:space="preserve"> </w:t>
        </w:r>
      </w:ins>
      <w:ins w:id="12279" w:author="Leon Sandler" w:date="2026-09-06T00:00:00Z">
        <w:r>
          <w:t>dust-mitigation</w:t>
        </w:r>
      </w:ins>
      <w:ins w:id="12280" w:author="Leon Sandler" w:date="2026-09-06T00:00:00Z">
        <w:r>
          <w:t xml:space="preserve"> </w:t>
        </w:r>
      </w:ins>
      <w:ins w:id="12281" w:author="Leon Sandler" w:date="2026-09-06T00:00:00Z">
        <w:r>
          <w:t>hardware</w:t>
        </w:r>
      </w:ins>
      <w:ins w:id="12282" w:author="Leon Sandler" w:date="2026-09-06T00:00:00Z">
        <w:r>
          <w:t xml:space="preserve"> </w:t>
        </w:r>
      </w:ins>
      <w:ins w:id="12283" w:author="Leon Sandler" w:date="2026-09-06T00:00:00Z">
        <w:r>
          <w:t>add</w:t>
        </w:r>
      </w:ins>
      <w:ins w:id="12284" w:author="Leon Sandler" w:date="2026-09-06T00:00:00Z">
        <w:r>
          <w:t xml:space="preserve"> </w:t>
        </w:r>
      </w:ins>
      <w:ins w:id="12285" w:author="Leon Sandler" w:date="2026-09-06T00:00:00Z">
        <w:r>
          <w:t>a</w:t>
        </w:r>
      </w:ins>
      <w:ins w:id="12286" w:author="Leon Sandler" w:date="2026-09-06T00:00:00Z">
        <w:r>
          <w:t xml:space="preserve"> </w:t>
        </w:r>
      </w:ins>
      <w:ins w:id="12287" w:author="Leon Sandler" w:date="2026-09-06T00:00:00Z">
        <w:r>
          <w:t>comparatively</w:t>
        </w:r>
      </w:ins>
      <w:ins w:id="12288" w:author="Leon Sandler" w:date="2026-09-06T00:00:00Z">
        <w:r>
          <w:t xml:space="preserve"> </w:t>
        </w:r>
      </w:ins>
      <w:ins w:id="12289" w:author="Leon Sandler" w:date="2026-09-06T00:00:00Z">
        <w:r>
          <w:t>modest</w:t>
        </w:r>
      </w:ins>
      <w:ins w:id="12290" w:author="Leon Sandler" w:date="2026-09-06T00:00:00Z">
        <w:r>
          <w:t xml:space="preserve"> </w:t>
        </w:r>
      </w:ins>
      <w:ins w:id="12291" w:author="Leon Sandler" w:date="2026-09-06T00:00:00Z">
        <w:r>
          <w:t>additional</w:t>
        </w:r>
      </w:ins>
      <w:ins w:id="12292" w:author="Leon Sandler" w:date="2026-09-06T00:00:00Z">
        <w:r>
          <w:t xml:space="preserve"> </w:t>
        </w:r>
      </w:ins>
      <w:ins w:id="12293" w:author="Leon Sandler" w:date="2026-09-06T00:00:00Z">
        <w:r>
          <w:t>load,</w:t>
        </w:r>
      </w:ins>
      <w:ins w:id="12294" w:author="Leon Sandler" w:date="2026-09-06T00:00:00Z">
        <w:r>
          <w:t xml:space="preserve"> </w:t>
        </w:r>
      </w:ins>
      <w:ins w:id="12295" w:author="Leon Sandler" w:date="2026-09-06T00:00:00Z">
        <w:r>
          <w:t>which</w:t>
        </w:r>
      </w:ins>
      <w:ins w:id="12296" w:author="Leon Sandler" w:date="2026-09-06T00:00:00Z">
        <w:r>
          <w:t xml:space="preserve"> </w:t>
        </w:r>
      </w:ins>
      <w:ins w:id="12297" w:author="Leon Sandler" w:date="2026-09-06T00:00:00Z">
        <w:r>
          <w:t>we</w:t>
        </w:r>
      </w:ins>
      <w:ins w:id="12298" w:author="Leon Sandler" w:date="2026-09-06T00:00:00Z">
        <w:r>
          <w:t xml:space="preserve"> </w:t>
        </w:r>
      </w:ins>
      <w:ins w:id="12299" w:author="Leon Sandler" w:date="2026-09-06T00:00:00Z">
        <w:r>
          <w:t>estimate</w:t>
        </w:r>
      </w:ins>
      <w:ins w:id="12300" w:author="Leon Sandler" w:date="2026-09-06T00:00:00Z">
        <w:r>
          <w:t xml:space="preserve"> </w:t>
        </w:r>
      </w:ins>
      <w:ins w:id="12301" w:author="Leon Sandler" w:date="2026-09-06T00:00:00Z">
        <w:r>
          <w:t>at</w:t>
        </w:r>
      </w:ins>
      <w:ins w:id="12302" w:author="Leon Sandler" w:date="2026-09-06T00:00:00Z">
        <w:r>
          <w:t xml:space="preserve"> </w:t>
        </w:r>
      </w:ins>
      <w:ins w:id="12303" w:author="Leon Sandler" w:date="2026-09-06T00:00:00Z">
        <w:r>
          <w:t>5–10</w:t>
        </w:r>
      </w:ins>
      <w:ins w:id="12304" w:author="Leon Sandler" w:date="2026-09-06T00:00:00Z">
        <w:r>
          <w:t xml:space="preserve"> </w:t>
        </w:r>
      </w:ins>
      <w:ins w:id="12305" w:author="Leon Sandler" w:date="2026-09-06T00:00:00Z">
        <w:r>
          <w:t>kW</w:t>
        </w:r>
      </w:ins>
      <w:ins w:id="12306" w:author="Leon Sandler" w:date="2026-09-06T00:00:00Z">
        <w:r>
          <w:t xml:space="preserve"> </w:t>
        </w:r>
      </w:ins>
      <w:ins w:id="12307" w:author="Leon Sandler" w:date="2026-09-06T00:00:00Z">
        <w:r>
          <w:t>based</w:t>
        </w:r>
      </w:ins>
      <w:ins w:id="12308" w:author="Leon Sandler" w:date="2026-09-06T00:00:00Z">
        <w:r>
          <w:t xml:space="preserve"> </w:t>
        </w:r>
      </w:ins>
      <w:ins w:id="12309" w:author="Leon Sandler" w:date="2026-09-06T00:00:00Z">
        <w:r>
          <w:t>on</w:t>
        </w:r>
      </w:ins>
      <w:ins w:id="12310" w:author="Leon Sandler" w:date="2026-09-06T00:00:00Z">
        <w:r>
          <w:t xml:space="preserve"> </w:t>
        </w:r>
      </w:ins>
      <w:ins w:id="12311" w:author="Leon Sandler" w:date="2026-09-06T00:00:00Z">
        <w:r>
          <w:t>typical</w:t>
        </w:r>
      </w:ins>
      <w:ins w:id="12312" w:author="Leon Sandler" w:date="2026-09-06T00:00:00Z">
        <w:r>
          <w:t xml:space="preserve"> </w:t>
        </w:r>
      </w:ins>
      <w:ins w:id="12313" w:author="Leon Sandler" w:date="2026-09-06T00:00:00Z">
        <w:r>
          <w:t>instrumentation</w:t>
        </w:r>
      </w:ins>
      <w:ins w:id="12314" w:author="Leon Sandler" w:date="2026-09-06T00:00:00Z">
        <w:r>
          <w:t xml:space="preserve"> </w:t>
        </w:r>
      </w:ins>
      <w:ins w:id="12315" w:author="Leon Sandler" w:date="2026-09-06T00:00:00Z">
        <w:r>
          <w:t>and</w:t>
        </w:r>
      </w:ins>
      <w:ins w:id="12316" w:author="Leon Sandler" w:date="2026-09-06T00:00:00Z">
        <w:r>
          <w:t xml:space="preserve"> </w:t>
        </w:r>
      </w:ins>
      <w:ins w:id="12317" w:author="Leon Sandler" w:date="2026-09-06T00:00:00Z">
        <w:r>
          <w:t>control</w:t>
        </w:r>
      </w:ins>
      <w:ins w:id="12318" w:author="Leon Sandler" w:date="2026-09-06T00:00:00Z">
        <w:r>
          <w:t xml:space="preserve"> </w:t>
        </w:r>
      </w:ins>
      <w:ins w:id="12319" w:author="Leon Sandler" w:date="2026-09-06T00:00:00Z">
        <w:r>
          <w:t>power</w:t>
        </w:r>
      </w:ins>
      <w:ins w:id="12320" w:author="Leon Sandler" w:date="2026-09-06T00:00:00Z">
        <w:r>
          <w:t xml:space="preserve"> </w:t>
        </w:r>
      </w:ins>
      <w:ins w:id="12321" w:author="Leon Sandler" w:date="2026-09-06T00:00:00Z">
        <w:r>
          <w:t>fractions</w:t>
        </w:r>
      </w:ins>
      <w:ins w:id="12322" w:author="Leon Sandler" w:date="2026-09-06T00:00:00Z">
        <w:r>
          <w:t xml:space="preserve"> </w:t>
        </w:r>
      </w:ins>
      <w:ins w:id="12323" w:author="Leon Sandler" w:date="2026-09-06T00:00:00Z">
        <w:r>
          <w:t>for</w:t>
        </w:r>
      </w:ins>
      <w:ins w:id="12324" w:author="Leon Sandler" w:date="2026-09-06T00:00:00Z">
        <w:r>
          <w:t xml:space="preserve"> </w:t>
        </w:r>
      </w:ins>
      <w:ins w:id="12325" w:author="Leon Sandler" w:date="2026-09-06T00:00:00Z">
        <w:r>
          <w:t>systems</w:t>
        </w:r>
      </w:ins>
      <w:ins w:id="12326" w:author="Leon Sandler" w:date="2026-09-06T00:00:00Z">
        <w:r>
          <w:t xml:space="preserve"> </w:t>
        </w:r>
      </w:ins>
      <w:ins w:id="12327" w:author="Leon Sandler" w:date="2026-09-06T00:00:00Z">
        <w:r>
          <w:t>of</w:t>
        </w:r>
      </w:ins>
      <w:ins w:id="12328" w:author="Leon Sandler" w:date="2026-09-06T00:00:00Z">
        <w:r>
          <w:t xml:space="preserve"> </w:t>
        </w:r>
      </w:ins>
      <w:ins w:id="12329" w:author="Leon Sandler" w:date="2026-09-06T00:00:00Z">
        <w:r>
          <w:t>this</w:t>
        </w:r>
      </w:ins>
      <w:ins w:id="12330" w:author="Leon Sandler" w:date="2026-09-06T00:00:00Z">
        <w:r>
          <w:t xml:space="preserve"> </w:t>
        </w:r>
      </w:ins>
      <w:ins w:id="12331" w:author="Leon Sandler" w:date="2026-09-06T00:00:00Z">
        <w:r>
          <w:t>scale,</w:t>
        </w:r>
      </w:ins>
      <w:ins w:id="12332" w:author="Leon Sandler" w:date="2026-09-06T00:00:00Z">
        <w:r>
          <w:t xml:space="preserve"> </w:t>
        </w:r>
      </w:ins>
      <w:ins w:id="12333" w:author="Leon Sandler" w:date="2026-09-06T00:00:00Z">
        <w:r>
          <w:t>giving</w:t>
        </w:r>
      </w:ins>
      <w:ins w:id="12334" w:author="Leon Sandler" w:date="2026-09-06T00:00:00Z">
        <w:r>
          <w:t xml:space="preserve"> </w:t>
        </w:r>
      </w:ins>
      <w:ins w:id="12335" w:author="Leon Sandler" w:date="2026-09-06T00:00:00Z">
        <w:r>
          <w:t>a</w:t>
        </w:r>
      </w:ins>
      <w:ins w:id="12336" w:author="Leon Sandler" w:date="2026-09-06T00:00:00Z">
        <w:r>
          <w:t xml:space="preserve"> </w:t>
        </w:r>
      </w:ins>
      <w:ins w:id="12337" w:author="Leon Sandler" w:date="2026-09-06T00:00:00Z">
        <w:r>
          <w:t>total</w:t>
        </w:r>
      </w:ins>
      <w:ins w:id="12338" w:author="Leon Sandler" w:date="2026-09-06T00:00:00Z">
        <w:r>
          <w:t xml:space="preserve"> </w:t>
        </w:r>
      </w:ins>
      <w:ins w:id="12339" w:author="Leon Sandler" w:date="2026-09-06T00:00:00Z">
        <w:r>
          <w:t>continuous</w:t>
        </w:r>
      </w:ins>
      <w:ins w:id="12340" w:author="Leon Sandler" w:date="2026-09-06T00:00:00Z">
        <w:r>
          <w:t xml:space="preserve"> </w:t>
        </w:r>
      </w:ins>
      <w:ins w:id="12341" w:author="Leon Sandler" w:date="2026-09-06T00:00:00Z">
        <w:r>
          <w:t>electrical</w:t>
        </w:r>
      </w:ins>
      <w:ins w:id="12342" w:author="Leon Sandler" w:date="2026-09-06T00:00:00Z">
        <w:r>
          <w:t xml:space="preserve"> </w:t>
        </w:r>
      </w:ins>
      <w:ins w:id="12343" w:author="Leon Sandler" w:date="2026-09-06T00:00:00Z">
        <w:r>
          <w:t>power</w:t>
        </w:r>
      </w:ins>
      <w:ins w:id="12344" w:author="Leon Sandler" w:date="2026-09-06T00:00:00Z">
        <w:r>
          <w:t xml:space="preserve"> </w:t>
        </w:r>
      </w:ins>
      <w:ins w:id="12345" w:author="Leon Sandler" w:date="2026-09-06T00:00:00Z">
        <w:r>
          <w:t>demand</w:t>
        </w:r>
      </w:ins>
      <w:ins w:id="12346" w:author="Leon Sandler" w:date="2026-09-06T00:00:00Z">
        <w:r>
          <w:t xml:space="preserve"> </w:t>
        </w:r>
      </w:ins>
      <w:ins w:id="12347" w:author="Leon Sandler" w:date="2026-09-06T00:00:00Z">
        <w:r>
          <w:t>of</w:t>
        </w:r>
      </w:ins>
      <w:ins w:id="12348" w:author="Leon Sandler" w:date="2026-09-06T00:00:00Z">
        <w:r>
          <w:t xml:space="preserve"> </w:t>
        </w:r>
      </w:ins>
      <w:ins w:id="12349" w:author="Leon Sandler" w:date="2026-09-06T00:00:00Z">
        <w:r>
          <w:t>roughly</w:t>
        </w:r>
      </w:ins>
      <w:ins w:id="12350" w:author="Leon Sandler" w:date="2026-09-06T00:00:00Z">
        <w:r>
          <w:t xml:space="preserve"> </w:t>
        </w:r>
      </w:ins>
      <w:ins w:id="12351" w:author="Leon Sandler" w:date="2026-09-06T00:00:00Z">
        <w:r>
          <w:t>60–65</w:t>
        </w:r>
      </w:ins>
      <w:ins w:id="12352" w:author="Leon Sandler" w:date="2026-09-06T00:00:00Z">
        <w:r>
          <w:t xml:space="preserve"> </w:t>
        </w:r>
      </w:ins>
      <w:ins w:id="12353" w:author="Leon Sandler" w:date="2026-09-06T00:00:00Z">
        <w:r>
          <w:t>kW.</w:t>
        </w:r>
      </w:ins>
      <w:ins w:id="12354" w:author="Leon Sandler" w:date="2026-09-06T00:00:00Z">
        <w:r>
          <w:t xml:space="preserve"> </w:t>
        </w:r>
      </w:ins>
      <w:ins w:id="12355" w:author="Leon Sandler" w:date="2026-09-06T00:00:00Z">
        <w:r>
          <w:t>During</w:t>
        </w:r>
      </w:ins>
      <w:ins w:id="12356" w:author="Leon Sandler" w:date="2026-09-06T00:00:00Z">
        <w:r>
          <w:t xml:space="preserve"> </w:t>
        </w:r>
      </w:ins>
      <w:ins w:id="12357" w:author="Leon Sandler" w:date="2026-09-06T00:00:00Z">
        <w:r>
          <w:t>the</w:t>
        </w:r>
      </w:ins>
      <w:ins w:id="12358" w:author="Leon Sandler" w:date="2026-09-06T00:00:00Z">
        <w:r>
          <w:t xml:space="preserve"> </w:t>
        </w:r>
      </w:ins>
      <w:ins w:id="12359" w:author="Leon Sandler" w:date="2026-09-06T00:00:00Z">
        <w:r>
          <w:t>lunar</w:t>
        </w:r>
      </w:ins>
      <w:ins w:id="12360" w:author="Leon Sandler" w:date="2026-09-06T00:00:00Z">
        <w:r>
          <w:t xml:space="preserve"> </w:t>
        </w:r>
      </w:ins>
      <w:ins w:id="12361" w:author="Leon Sandler" w:date="2026-09-06T00:00:00Z">
        <w:r>
          <w:t>day,</w:t>
        </w:r>
      </w:ins>
      <w:ins w:id="12362" w:author="Leon Sandler" w:date="2026-09-06T00:00:00Z">
        <w:r>
          <w:t xml:space="preserve"> </w:t>
        </w:r>
      </w:ins>
      <w:ins w:id="12363" w:author="Leon Sandler" w:date="2026-09-06T00:00:00Z">
        <w:r>
          <w:t>a</w:t>
        </w:r>
      </w:ins>
      <w:ins w:id="12364" w:author="Leon Sandler" w:date="2026-09-06T00:00:00Z">
        <w:r>
          <w:t xml:space="preserve"> </w:t>
        </w:r>
      </w:ins>
      <w:ins w:id="12365" w:author="Leon Sandler" w:date="2026-09-06T00:00:00Z">
        <w:r>
          <w:t>photovoltaic</w:t>
        </w:r>
      </w:ins>
      <w:ins w:id="12366" w:author="Leon Sandler" w:date="2026-09-06T00:00:00Z">
        <w:r>
          <w:t xml:space="preserve"> </w:t>
        </w:r>
      </w:ins>
      <w:ins w:id="12367" w:author="Leon Sandler" w:date="2026-09-06T00:00:00Z">
        <w:r>
          <w:t>array</w:t>
        </w:r>
      </w:ins>
      <w:ins w:id="12368" w:author="Leon Sandler" w:date="2026-09-06T00:00:00Z">
        <w:r>
          <w:t xml:space="preserve"> </w:t>
        </w:r>
      </w:ins>
      <w:ins w:id="12369" w:author="Leon Sandler" w:date="2026-09-06T00:00:00Z">
        <w:r>
          <w:t>sized</w:t>
        </w:r>
      </w:ins>
      <w:ins w:id="12370" w:author="Leon Sandler" w:date="2026-09-06T00:00:00Z">
        <w:r>
          <w:t xml:space="preserve"> </w:t>
        </w:r>
      </w:ins>
      <w:ins w:id="12371" w:author="Leon Sandler" w:date="2026-09-06T00:00:00Z">
        <w:r>
          <w:t>using</w:t>
        </w:r>
      </w:ins>
      <w:ins w:id="12372" w:author="Leon Sandler" w:date="2026-09-06T00:00:00Z">
        <w:r>
          <w:t xml:space="preserve"> </w:t>
        </w:r>
      </w:ins>
      <w:ins w:id="12373" w:author="Leon Sandler" w:date="2026-09-06T00:00:00Z">
        <w:r>
          <w:t>a</w:t>
        </w:r>
      </w:ins>
      <w:ins w:id="12374" w:author="Leon Sandler" w:date="2026-09-06T00:00:00Z">
        <w:r>
          <w:t xml:space="preserve"> </w:t>
        </w:r>
      </w:ins>
      <w:ins w:id="12375" w:author="Leon Sandler" w:date="2026-09-06T00:00:00Z">
        <w:r>
          <w:t>representative</w:t>
        </w:r>
      </w:ins>
      <w:ins w:id="12376" w:author="Leon Sandler" w:date="2026-09-06T00:00:00Z">
        <w:r>
          <w:t xml:space="preserve"> </w:t>
        </w:r>
      </w:ins>
      <w:ins w:id="12377" w:author="Leon Sandler" w:date="2026-09-06T00:00:00Z">
        <w:r>
          <w:t>lunar</w:t>
        </w:r>
      </w:ins>
      <w:ins w:id="12378" w:author="Leon Sandler" w:date="2026-09-06T00:00:00Z">
        <w:r>
          <w:t xml:space="preserve"> </w:t>
        </w:r>
      </w:ins>
      <w:ins w:id="12379" w:author="Leon Sandler" w:date="2026-09-06T00:00:00Z">
        <w:r>
          <w:t>solar</w:t>
        </w:r>
      </w:ins>
      <w:ins w:id="12380" w:author="Leon Sandler" w:date="2026-09-06T00:00:00Z">
        <w:r>
          <w:t xml:space="preserve"> </w:t>
        </w:r>
      </w:ins>
      <w:ins w:id="12381" w:author="Leon Sandler" w:date="2026-09-06T00:00:00Z">
        <w:r>
          <w:t>irradiance</w:t>
        </w:r>
      </w:ins>
      <w:ins w:id="12382" w:author="Leon Sandler" w:date="2026-09-06T00:00:00Z">
        <w:r>
          <w:t xml:space="preserve"> </w:t>
        </w:r>
      </w:ins>
      <w:ins w:id="12383" w:author="Leon Sandler" w:date="2026-09-06T00:00:00Z">
        <w:r>
          <w:t>of</w:t>
        </w:r>
      </w:ins>
      <w:ins w:id="12384" w:author="Leon Sandler" w:date="2026-09-06T00:00:00Z">
        <w:r>
          <w:t xml:space="preserve"> </w:t>
        </w:r>
      </w:ins>
      <w:ins w:id="12385" w:author="Leon Sandler" w:date="2026-09-06T00:00:00Z">
        <w:r>
          <w:t>1361</w:t>
        </w:r>
      </w:ins>
      <w:ins w:id="12386" w:author="Leon Sandler" w:date="2026-09-06T00:00:00Z">
        <w:r>
          <w:t xml:space="preserve"> </w:t>
        </w:r>
      </w:ins>
      <w:ins w:id="12387" w:author="Leon Sandler" w:date="2026-09-06T00:00:00Z">
        <w:r>
          <w:t>W/m²</w:t>
        </w:r>
      </w:ins>
      <w:ins w:id="12388" w:author="Leon Sandler" w:date="2026-09-06T00:00:00Z">
        <w:r>
          <w:t xml:space="preserve"> </w:t>
        </w:r>
      </w:ins>
      <w:ins w:id="12389" w:author="Leon Sandler" w:date="2026-09-06T00:00:00Z">
        <w:r>
          <w:t>and</w:t>
        </w:r>
      </w:ins>
      <w:ins w:id="12390" w:author="Leon Sandler" w:date="2026-09-06T00:00:00Z">
        <w:r>
          <w:t xml:space="preserve"> </w:t>
        </w:r>
      </w:ins>
      <w:ins w:id="12391" w:author="Leon Sandler" w:date="2026-09-06T00:00:00Z">
        <w:r>
          <w:t>a</w:t>
        </w:r>
      </w:ins>
      <w:ins w:id="12392" w:author="Leon Sandler" w:date="2026-09-06T00:00:00Z">
        <w:r>
          <w:t xml:space="preserve"> </w:t>
        </w:r>
      </w:ins>
      <w:ins w:id="12393" w:author="Leon Sandler" w:date="2026-09-06T00:00:00Z">
        <w:r>
          <w:t>conservative</w:t>
        </w:r>
      </w:ins>
      <w:ins w:id="12394" w:author="Leon Sandler" w:date="2026-09-06T00:00:00Z">
        <w:r>
          <w:t xml:space="preserve"> </w:t>
        </w:r>
      </w:ins>
      <w:ins w:id="12395" w:author="Leon Sandler" w:date="2026-09-06T00:00:00Z">
        <w:r>
          <w:t>20%</w:t>
        </w:r>
      </w:ins>
      <w:ins w:id="12396" w:author="Leon Sandler" w:date="2026-09-06T00:00:00Z">
        <w:r>
          <w:t xml:space="preserve"> </w:t>
        </w:r>
      </w:ins>
      <w:ins w:id="12397" w:author="Leon Sandler" w:date="2026-09-06T00:00:00Z">
        <w:r>
          <w:t>end-to-end</w:t>
        </w:r>
      </w:ins>
      <w:ins w:id="12398" w:author="Leon Sandler" w:date="2026-09-06T00:00:00Z">
        <w:r>
          <w:t xml:space="preserve"> </w:t>
        </w:r>
      </w:ins>
      <w:ins w:id="12399" w:author="Leon Sandler" w:date="2026-09-06T00:00:00Z">
        <w:r>
          <w:t>conversion</w:t>
        </w:r>
      </w:ins>
      <w:ins w:id="12400" w:author="Leon Sandler" w:date="2026-09-06T00:00:00Z">
        <w:r>
          <w:t xml:space="preserve"> </w:t>
        </w:r>
      </w:ins>
      <w:ins w:id="12401" w:author="Leon Sandler" w:date="2026-09-06T00:00:00Z">
        <w:r>
          <w:t>efficiency</w:t>
        </w:r>
      </w:ins>
      <w:ins w:id="12402" w:author="Leon Sandler" w:date="2026-09-06T00:00:00Z">
        <w:r>
          <w:t xml:space="preserve"> </w:t>
        </w:r>
      </w:ins>
      <w:ins w:id="12403" w:author="Leon Sandler" w:date="2026-09-06T00:00:00Z">
        <w:r>
          <w:t>would</w:t>
        </w:r>
      </w:ins>
      <w:ins w:id="12404" w:author="Leon Sandler" w:date="2026-09-06T00:00:00Z">
        <w:r>
          <w:t xml:space="preserve"> </w:t>
        </w:r>
      </w:ins>
      <w:ins w:id="12405" w:author="Leon Sandler" w:date="2026-09-06T00:00:00Z">
        <w:r>
          <w:t>require</w:t>
        </w:r>
      </w:ins>
      <w:ins w:id="12406" w:author="Leon Sandler" w:date="2026-09-06T00:00:00Z">
        <w:r>
          <w:t xml:space="preserve"> </w:t>
        </w:r>
      </w:ins>
      <w:ins w:id="12407" w:author="Leon Sandler" w:date="2026-09-06T00:00:00Z">
        <w:r>
          <w:t>on</w:t>
        </w:r>
      </w:ins>
      <w:ins w:id="12408" w:author="Leon Sandler" w:date="2026-09-06T00:00:00Z">
        <w:r>
          <w:t xml:space="preserve"> </w:t>
        </w:r>
      </w:ins>
      <w:ins w:id="12409" w:author="Leon Sandler" w:date="2026-09-06T00:00:00Z">
        <w:r>
          <w:t>the</w:t>
        </w:r>
      </w:ins>
      <w:ins w:id="12410" w:author="Leon Sandler" w:date="2026-09-06T00:00:00Z">
        <w:r>
          <w:t xml:space="preserve"> </w:t>
        </w:r>
      </w:ins>
      <w:ins w:id="12411" w:author="Leon Sandler" w:date="2026-09-06T00:00:00Z">
        <w:r>
          <w:t>order</w:t>
        </w:r>
      </w:ins>
      <w:ins w:id="12412" w:author="Leon Sandler" w:date="2026-09-06T00:00:00Z">
        <w:r>
          <w:t xml:space="preserve"> </w:t>
        </w:r>
      </w:ins>
      <w:ins w:id="12413" w:author="Leon Sandler" w:date="2026-09-06T00:00:00Z">
        <w:r>
          <w:t>of</w:t>
        </w:r>
      </w:ins>
      <w:ins w:id="12414" w:author="Leon Sandler" w:date="2026-09-06T00:00:00Z">
        <w:r>
          <w:t xml:space="preserve"> </w:t>
        </w:r>
      </w:ins>
      <w:ins w:id="12415" w:author="Leon Sandler" w:date="2026-09-06T00:00:00Z">
        <w:r>
          <w:t>200–250</w:t>
        </w:r>
      </w:ins>
      <w:ins w:id="12416" w:author="Leon Sandler" w:date="2026-09-06T00:00:00Z">
        <w:r>
          <w:t xml:space="preserve"> </w:t>
        </w:r>
      </w:ins>
      <w:ins w:id="12417" w:author="Leon Sandler" w:date="2026-09-06T00:00:00Z">
        <w:r>
          <w:t>m²</w:t>
        </w:r>
      </w:ins>
      <w:ins w:id="12418" w:author="Leon Sandler" w:date="2026-09-06T00:00:00Z">
        <w:r>
          <w:t xml:space="preserve"> </w:t>
        </w:r>
      </w:ins>
      <w:ins w:id="12419" w:author="Leon Sandler" w:date="2026-09-06T00:00:00Z">
        <w:r>
          <w:t>of</w:t>
        </w:r>
      </w:ins>
      <w:ins w:id="12420" w:author="Leon Sandler" w:date="2026-09-06T00:00:00Z">
        <w:r>
          <w:t xml:space="preserve"> </w:t>
        </w:r>
      </w:ins>
      <w:ins w:id="12421" w:author="Leon Sandler" w:date="2026-09-06T00:00:00Z">
        <w:r>
          <w:t>active</w:t>
        </w:r>
      </w:ins>
      <w:ins w:id="12422" w:author="Leon Sandler" w:date="2026-09-06T00:00:00Z">
        <w:r>
          <w:t xml:space="preserve"> </w:t>
        </w:r>
      </w:ins>
      <w:ins w:id="12423" w:author="Leon Sandler" w:date="2026-09-06T00:00:00Z">
        <w:r>
          <w:t>solar</w:t>
        </w:r>
      </w:ins>
      <w:ins w:id="12424" w:author="Leon Sandler" w:date="2026-09-06T00:00:00Z">
        <w:r>
          <w:t xml:space="preserve"> </w:t>
        </w:r>
      </w:ins>
      <w:ins w:id="12425" w:author="Leon Sandler" w:date="2026-09-06T00:00:00Z">
        <w:r>
          <w:t>collection</w:t>
        </w:r>
      </w:ins>
      <w:ins w:id="12426" w:author="Leon Sandler" w:date="2026-09-06T00:00:00Z">
        <w:r>
          <w:t xml:space="preserve"> </w:t>
        </w:r>
      </w:ins>
      <w:ins w:id="12427" w:author="Leon Sandler" w:date="2026-09-06T00:00:00Z">
        <w:r>
          <w:t>area</w:t>
        </w:r>
      </w:ins>
      <w:ins w:id="12428" w:author="Leon Sandler" w:date="2026-09-06T00:00:00Z">
        <w:r>
          <w:t xml:space="preserve"> </w:t>
        </w:r>
      </w:ins>
      <w:ins w:id="12429" w:author="Leon Sandler" w:date="2026-09-06T00:00:00Z">
        <w:r>
          <w:t>to</w:t>
        </w:r>
      </w:ins>
      <w:ins w:id="12430" w:author="Leon Sandler" w:date="2026-09-06T00:00:00Z">
        <w:r>
          <w:t xml:space="preserve"> </w:t>
        </w:r>
      </w:ins>
      <w:ins w:id="12431" w:author="Leon Sandler" w:date="2026-09-06T00:00:00Z">
        <w:r>
          <w:t>supply</w:t>
        </w:r>
      </w:ins>
      <w:ins w:id="12432" w:author="Leon Sandler" w:date="2026-09-06T00:00:00Z">
        <w:r>
          <w:t xml:space="preserve"> </w:t>
        </w:r>
      </w:ins>
      <w:ins w:id="12433" w:author="Leon Sandler" w:date="2026-09-06T00:00:00Z">
        <w:r>
          <w:t>this</w:t>
        </w:r>
      </w:ins>
      <w:ins w:id="12434" w:author="Leon Sandler" w:date="2026-09-06T00:00:00Z">
        <w:r>
          <w:t xml:space="preserve"> </w:t>
        </w:r>
      </w:ins>
      <w:ins w:id="12435" w:author="Leon Sandler" w:date="2026-09-06T00:00:00Z">
        <w:r>
          <w:t>load,</w:t>
        </w:r>
      </w:ins>
      <w:ins w:id="12436" w:author="Leon Sandler" w:date="2026-09-06T00:00:00Z">
        <w:r>
          <w:t xml:space="preserve"> </w:t>
        </w:r>
      </w:ins>
      <w:ins w:id="12437" w:author="Leon Sandler" w:date="2026-09-06T00:00:00Z">
        <w:r>
          <w:t>a</w:t>
        </w:r>
      </w:ins>
      <w:ins w:id="12438" w:author="Leon Sandler" w:date="2026-09-06T00:00:00Z">
        <w:r>
          <w:t xml:space="preserve"> </w:t>
        </w:r>
      </w:ins>
      <w:ins w:id="12439" w:author="Leon Sandler" w:date="2026-09-06T00:00:00Z">
        <w:r>
          <w:t>substantial</w:t>
        </w:r>
      </w:ins>
      <w:ins w:id="12440" w:author="Leon Sandler" w:date="2026-09-06T00:00:00Z">
        <w:r>
          <w:t xml:space="preserve"> </w:t>
        </w:r>
      </w:ins>
      <w:ins w:id="12441" w:author="Leon Sandler" w:date="2026-09-06T00:00:00Z">
        <w:r>
          <w:t>but</w:t>
        </w:r>
      </w:ins>
      <w:ins w:id="12442" w:author="Leon Sandler" w:date="2026-09-06T00:00:00Z">
        <w:r>
          <w:t xml:space="preserve"> </w:t>
        </w:r>
      </w:ins>
      <w:ins w:id="12443" w:author="Leon Sandler" w:date="2026-09-06T00:00:00Z">
        <w:r>
          <w:t>not</w:t>
        </w:r>
      </w:ins>
      <w:ins w:id="12444" w:author="Leon Sandler" w:date="2026-09-06T00:00:00Z">
        <w:r>
          <w:t xml:space="preserve"> </w:t>
        </w:r>
      </w:ins>
      <w:ins w:id="12445" w:author="Leon Sandler" w:date="2026-09-06T00:00:00Z">
        <w:r>
          <w:t>unreasonable</w:t>
        </w:r>
      </w:ins>
      <w:ins w:id="12446" w:author="Leon Sandler" w:date="2026-09-06T00:00:00Z">
        <w:r>
          <w:t xml:space="preserve"> </w:t>
        </w:r>
      </w:ins>
      <w:ins w:id="12447" w:author="Leon Sandler" w:date="2026-09-06T00:00:00Z">
        <w:r>
          <w:t>area</w:t>
        </w:r>
      </w:ins>
      <w:ins w:id="12448" w:author="Leon Sandler" w:date="2026-09-06T00:00:00Z">
        <w:r>
          <w:t xml:space="preserve"> </w:t>
        </w:r>
      </w:ins>
      <w:ins w:id="12449" w:author="Leon Sandler" w:date="2026-09-06T00:00:00Z">
        <w:r>
          <w:t>for</w:t>
        </w:r>
      </w:ins>
      <w:ins w:id="12450" w:author="Leon Sandler" w:date="2026-09-06T00:00:00Z">
        <w:r>
          <w:t xml:space="preserve"> </w:t>
        </w:r>
      </w:ins>
      <w:ins w:id="12451" w:author="Leon Sandler" w:date="2026-09-06T00:00:00Z">
        <w:r>
          <w:t>a</w:t>
        </w:r>
      </w:ins>
      <w:ins w:id="12452" w:author="Leon Sandler" w:date="2026-09-06T00:00:00Z">
        <w:r>
          <w:t xml:space="preserve"> </w:t>
        </w:r>
      </w:ins>
      <w:ins w:id="12453" w:author="Leon Sandler" w:date="2026-09-06T00:00:00Z">
        <w:r>
          <w:t>permanently</w:t>
        </w:r>
      </w:ins>
      <w:ins w:id="12454" w:author="Leon Sandler" w:date="2026-09-06T00:00:00Z">
        <w:r>
          <w:t xml:space="preserve"> </w:t>
        </w:r>
      </w:ins>
      <w:ins w:id="12455" w:author="Leon Sandler" w:date="2026-09-06T00:00:00Z">
        <w:r>
          <w:t>sited</w:t>
        </w:r>
      </w:ins>
      <w:ins w:id="12456" w:author="Leon Sandler" w:date="2026-09-06T00:00:00Z">
        <w:r>
          <w:t xml:space="preserve"> </w:t>
        </w:r>
      </w:ins>
      <w:ins w:id="12457" w:author="Leon Sandler" w:date="2026-09-06T00:00:00Z">
        <w:r>
          <w:t>lunar</w:t>
        </w:r>
      </w:ins>
      <w:ins w:id="12458" w:author="Leon Sandler" w:date="2026-09-06T00:00:00Z">
        <w:r>
          <w:t xml:space="preserve"> </w:t>
        </w:r>
      </w:ins>
      <w:ins w:id="12459" w:author="Leon Sandler" w:date="2026-09-06T00:00:00Z">
        <w:r>
          <w:t>installation.</w:t>
        </w:r>
      </w:ins>
      <w:ins w:id="12460" w:author="Leon Sandler" w:date="2026-09-06T00:00:00Z">
        <w:r>
          <w:t xml:space="preserve"> </w:t>
        </w:r>
      </w:ins>
      <w:ins w:id="12461" w:author="Leon Sandler" w:date="2026-09-06T00:00:00Z">
        <w:r>
          <w:t>The</w:t>
        </w:r>
      </w:ins>
      <w:ins w:id="12462" w:author="Leon Sandler" w:date="2026-09-06T00:00:00Z">
        <w:r>
          <w:t xml:space="preserve"> </w:t>
        </w:r>
      </w:ins>
      <w:ins w:id="12463" w:author="Leon Sandler" w:date="2026-09-06T00:00:00Z">
        <w:r>
          <w:t>lunar</w:t>
        </w:r>
      </w:ins>
      <w:ins w:id="12464" w:author="Leon Sandler" w:date="2026-09-06T00:00:00Z">
        <w:r>
          <w:t xml:space="preserve"> </w:t>
        </w:r>
      </w:ins>
      <w:ins w:id="12465" w:author="Leon Sandler" w:date="2026-09-06T00:00:00Z">
        <w:r>
          <w:t>night,</w:t>
        </w:r>
      </w:ins>
      <w:ins w:id="12466" w:author="Leon Sandler" w:date="2026-09-06T00:00:00Z">
        <w:r>
          <w:t xml:space="preserve"> </w:t>
        </w:r>
      </w:ins>
      <w:ins w:id="12467" w:author="Leon Sandler" w:date="2026-09-06T00:00:00Z">
        <w:r>
          <w:t>however,</w:t>
        </w:r>
      </w:ins>
      <w:ins w:id="12468" w:author="Leon Sandler" w:date="2026-09-06T00:00:00Z">
        <w:r>
          <w:t xml:space="preserve"> </w:t>
        </w:r>
      </w:ins>
      <w:ins w:id="12469" w:author="Leon Sandler" w:date="2026-09-06T00:00:00Z">
        <w:r>
          <w:t>cannot</w:t>
        </w:r>
      </w:ins>
      <w:ins w:id="12470" w:author="Leon Sandler" w:date="2026-09-06T00:00:00Z">
        <w:r>
          <w:t xml:space="preserve"> </w:t>
        </w:r>
      </w:ins>
      <w:ins w:id="12471" w:author="Leon Sandler" w:date="2026-09-06T00:00:00Z">
        <w:r>
          <w:t>be</w:t>
        </w:r>
      </w:ins>
      <w:ins w:id="12472" w:author="Leon Sandler" w:date="2026-09-06T00:00:00Z">
        <w:r>
          <w:t xml:space="preserve"> </w:t>
        </w:r>
      </w:ins>
      <w:ins w:id="12473" w:author="Leon Sandler" w:date="2026-09-06T00:00:00Z">
        <w:r>
          <w:t>bridged</w:t>
        </w:r>
      </w:ins>
      <w:ins w:id="12474" w:author="Leon Sandler" w:date="2026-09-06T00:00:00Z">
        <w:r>
          <w:t xml:space="preserve"> </w:t>
        </w:r>
      </w:ins>
      <w:ins w:id="12475" w:author="Leon Sandler" w:date="2026-09-06T00:00:00Z">
        <w:r>
          <w:t>by</w:t>
        </w:r>
      </w:ins>
      <w:ins w:id="12476" w:author="Leon Sandler" w:date="2026-09-06T00:00:00Z">
        <w:r>
          <w:t xml:space="preserve"> </w:t>
        </w:r>
      </w:ins>
      <w:ins w:id="12477" w:author="Leon Sandler" w:date="2026-09-06T00:00:00Z">
        <w:r>
          <w:t>photovoltaic</w:t>
        </w:r>
      </w:ins>
      <w:ins w:id="12478" w:author="Leon Sandler" w:date="2026-09-06T00:00:00Z">
        <w:r>
          <w:t xml:space="preserve"> </w:t>
        </w:r>
      </w:ins>
      <w:ins w:id="12479" w:author="Leon Sandler" w:date="2026-09-06T00:00:00Z">
        <w:r>
          <w:t>power</w:t>
        </w:r>
      </w:ins>
      <w:ins w:id="12480" w:author="Leon Sandler" w:date="2026-09-06T00:00:00Z">
        <w:r>
          <w:t xml:space="preserve"> </w:t>
        </w:r>
      </w:ins>
      <w:ins w:id="12481" w:author="Leon Sandler" w:date="2026-09-06T00:00:00Z">
        <w:r>
          <w:t>alone:</w:t>
        </w:r>
      </w:ins>
      <w:ins w:id="12482" w:author="Leon Sandler" w:date="2026-09-06T00:00:00Z">
        <w:r>
          <w:t xml:space="preserve"> </w:t>
        </w:r>
      </w:ins>
      <w:ins w:id="12483" w:author="Leon Sandler" w:date="2026-09-06T00:00:00Z">
        <w:r>
          <w:t>14</w:t>
        </w:r>
      </w:ins>
      <w:ins w:id="12484" w:author="Leon Sandler" w:date="2026-09-06T00:00:00Z">
        <w:r>
          <w:t xml:space="preserve"> </w:t>
        </w:r>
      </w:ins>
      <w:ins w:id="12485" w:author="Leon Sandler" w:date="2026-09-06T00:00:00Z">
        <w:r>
          <w:t>days</w:t>
        </w:r>
      </w:ins>
      <w:ins w:id="12486" w:author="Leon Sandler" w:date="2026-09-06T00:00:00Z">
        <w:r>
          <w:t xml:space="preserve"> </w:t>
        </w:r>
      </w:ins>
      <w:ins w:id="12487" w:author="Leon Sandler" w:date="2026-09-06T00:00:00Z">
        <w:r>
          <w:t>of</w:t>
        </w:r>
      </w:ins>
      <w:ins w:id="12488" w:author="Leon Sandler" w:date="2026-09-06T00:00:00Z">
        <w:r>
          <w:t xml:space="preserve"> </w:t>
        </w:r>
      </w:ins>
      <w:ins w:id="12489" w:author="Leon Sandler" w:date="2026-09-06T00:00:00Z">
        <w:r>
          <w:t>continuous</w:t>
        </w:r>
      </w:ins>
      <w:ins w:id="12490" w:author="Leon Sandler" w:date="2026-09-06T00:00:00Z">
        <w:r>
          <w:t xml:space="preserve"> </w:t>
        </w:r>
      </w:ins>
      <w:ins w:id="12491" w:author="Leon Sandler" w:date="2026-09-06T00:00:00Z">
        <w:r>
          <w:t>darkness</w:t>
        </w:r>
      </w:ins>
      <w:ins w:id="12492" w:author="Leon Sandler" w:date="2026-09-06T00:00:00Z">
        <w:r>
          <w:t xml:space="preserve"> </w:t>
        </w:r>
      </w:ins>
      <w:ins w:id="12493" w:author="Leon Sandler" w:date="2026-09-06T00:00:00Z">
        <w:r>
          <w:t>at</w:t>
        </w:r>
      </w:ins>
      <w:ins w:id="12494" w:author="Leon Sandler" w:date="2026-09-06T00:00:00Z">
        <w:r>
          <w:t xml:space="preserve"> </w:t>
        </w:r>
      </w:ins>
      <w:ins w:id="12495" w:author="Leon Sandler" w:date="2026-09-06T00:00:00Z">
        <w:r>
          <w:t>a</w:t>
        </w:r>
      </w:ins>
      <w:ins w:id="12496" w:author="Leon Sandler" w:date="2026-09-06T00:00:00Z">
        <w:r>
          <w:t xml:space="preserve"> </w:t>
        </w:r>
      </w:ins>
      <w:ins w:id="12497" w:author="Leon Sandler" w:date="2026-09-06T00:00:00Z">
        <w:r>
          <w:t>60–65</w:t>
        </w:r>
      </w:ins>
      <w:ins w:id="12498" w:author="Leon Sandler" w:date="2026-09-06T00:00:00Z">
        <w:r>
          <w:t xml:space="preserve"> </w:t>
        </w:r>
      </w:ins>
      <w:ins w:id="12499" w:author="Leon Sandler" w:date="2026-09-06T00:00:00Z">
        <w:r>
          <w:t>kW</w:t>
        </w:r>
      </w:ins>
      <w:ins w:id="12500" w:author="Leon Sandler" w:date="2026-09-06T00:00:00Z">
        <w:r>
          <w:t xml:space="preserve"> </w:t>
        </w:r>
      </w:ins>
      <w:ins w:id="12501" w:author="Leon Sandler" w:date="2026-09-06T00:00:00Z">
        <w:r>
          <w:t>continuous</w:t>
        </w:r>
      </w:ins>
      <w:ins w:id="12502" w:author="Leon Sandler" w:date="2026-09-06T00:00:00Z">
        <w:r>
          <w:t xml:space="preserve"> </w:t>
        </w:r>
      </w:ins>
      <w:ins w:id="12503" w:author="Leon Sandler" w:date="2026-09-06T00:00:00Z">
        <w:r>
          <w:t>load</w:t>
        </w:r>
      </w:ins>
      <w:ins w:id="12504" w:author="Leon Sandler" w:date="2026-09-06T00:00:00Z">
        <w:r>
          <w:t xml:space="preserve"> </w:t>
        </w:r>
      </w:ins>
      <w:ins w:id="12505" w:author="Leon Sandler" w:date="2026-09-06T00:00:00Z">
        <w:r>
          <w:t>implies</w:t>
        </w:r>
      </w:ins>
      <w:ins w:id="12506" w:author="Leon Sandler" w:date="2026-09-06T00:00:00Z">
        <w:r>
          <w:t xml:space="preserve"> </w:t>
        </w:r>
      </w:ins>
      <w:ins w:id="12507" w:author="Leon Sandler" w:date="2026-09-06T00:00:00Z">
        <w:r>
          <w:t>an</w:t>
        </w:r>
      </w:ins>
      <w:ins w:id="12508" w:author="Leon Sandler" w:date="2026-09-06T00:00:00Z">
        <w:r>
          <w:t xml:space="preserve"> </w:t>
        </w:r>
      </w:ins>
      <w:ins w:id="12509" w:author="Leon Sandler" w:date="2026-09-06T00:00:00Z">
        <w:r>
          <w:t>energy</w:t>
        </w:r>
      </w:ins>
      <w:ins w:id="12510" w:author="Leon Sandler" w:date="2026-09-06T00:00:00Z">
        <w:r>
          <w:t xml:space="preserve"> </w:t>
        </w:r>
      </w:ins>
      <w:ins w:id="12511" w:author="Leon Sandler" w:date="2026-09-06T00:00:00Z">
        <w:r>
          <w:t>storage</w:t>
        </w:r>
      </w:ins>
      <w:ins w:id="12512" w:author="Leon Sandler" w:date="2026-09-06T00:00:00Z">
        <w:r>
          <w:t xml:space="preserve"> </w:t>
        </w:r>
      </w:ins>
      <w:ins w:id="12513" w:author="Leon Sandler" w:date="2026-09-06T00:00:00Z">
        <w:r>
          <w:t>requirement</w:t>
        </w:r>
      </w:ins>
      <w:ins w:id="12514" w:author="Leon Sandler" w:date="2026-09-06T00:00:00Z">
        <w:r>
          <w:t xml:space="preserve"> </w:t>
        </w:r>
      </w:ins>
      <w:ins w:id="12515" w:author="Leon Sandler" w:date="2026-09-06T00:00:00Z">
        <w:r>
          <w:t>of</w:t>
        </w:r>
      </w:ins>
      <w:ins w:id="12516" w:author="Leon Sandler" w:date="2026-09-06T00:00:00Z">
        <w:r>
          <w:t xml:space="preserve"> </w:t>
        </w:r>
      </w:ins>
      <w:ins w:id="12517" w:author="Leon Sandler" w:date="2026-09-06T00:00:00Z">
        <w:r>
          <w:t>roughly</w:t>
        </w:r>
      </w:ins>
      <w:ins w:id="12518" w:author="Leon Sandler" w:date="2026-09-06T00:00:00Z">
        <w:r>
          <w:t xml:space="preserve"> </w:t>
        </w:r>
      </w:ins>
      <w:ins w:id="12519" w:author="Leon Sandler" w:date="2026-09-06T00:00:00Z">
        <w:r>
          <w:t>20–22</w:t>
        </w:r>
      </w:ins>
      <w:ins w:id="12520" w:author="Leon Sandler" w:date="2026-09-06T00:00:00Z">
        <w:r>
          <w:t xml:space="preserve"> </w:t>
        </w:r>
      </w:ins>
      <w:ins w:id="12521" w:author="Leon Sandler" w:date="2026-09-06T00:00:00Z">
        <w:r>
          <w:t>MWh,</w:t>
        </w:r>
      </w:ins>
      <w:ins w:id="12522" w:author="Leon Sandler" w:date="2026-09-06T00:00:00Z">
        <w:r>
          <w:t xml:space="preserve"> </w:t>
        </w:r>
      </w:ins>
      <w:ins w:id="12523" w:author="Leon Sandler" w:date="2026-09-06T00:00:00Z">
        <w:r>
          <w:t>which</w:t>
        </w:r>
      </w:ins>
      <w:ins w:id="12524" w:author="Leon Sandler" w:date="2026-09-06T00:00:00Z">
        <w:r>
          <w:t xml:space="preserve"> </w:t>
        </w:r>
      </w:ins>
      <w:ins w:id="12525" w:author="Leon Sandler" w:date="2026-09-06T00:00:00Z">
        <w:r>
          <w:t>is</w:t>
        </w:r>
      </w:ins>
      <w:ins w:id="12526" w:author="Leon Sandler" w:date="2026-09-06T00:00:00Z">
        <w:r>
          <w:t xml:space="preserve"> </w:t>
        </w:r>
      </w:ins>
      <w:ins w:id="12527" w:author="Leon Sandler" w:date="2026-09-06T00:00:00Z">
        <w:r>
          <w:t>impractical</w:t>
        </w:r>
      </w:ins>
      <w:ins w:id="12528" w:author="Leon Sandler" w:date="2026-09-06T00:00:00Z">
        <w:r>
          <w:t xml:space="preserve"> </w:t>
        </w:r>
      </w:ins>
      <w:ins w:id="12529" w:author="Leon Sandler" w:date="2026-09-06T00:00:00Z">
        <w:r>
          <w:t>to</w:t>
        </w:r>
      </w:ins>
      <w:ins w:id="12530" w:author="Leon Sandler" w:date="2026-09-06T00:00:00Z">
        <w:r>
          <w:t xml:space="preserve"> </w:t>
        </w:r>
      </w:ins>
      <w:ins w:id="12531" w:author="Leon Sandler" w:date="2026-09-06T00:00:00Z">
        <w:r>
          <w:t>meet</w:t>
        </w:r>
      </w:ins>
      <w:ins w:id="12532" w:author="Leon Sandler" w:date="2026-09-06T00:00:00Z">
        <w:r>
          <w:t xml:space="preserve"> </w:t>
        </w:r>
      </w:ins>
      <w:ins w:id="12533" w:author="Leon Sandler" w:date="2026-09-06T00:00:00Z">
        <w:r>
          <w:t>with</w:t>
        </w:r>
      </w:ins>
      <w:ins w:id="12534" w:author="Leon Sandler" w:date="2026-09-06T00:00:00Z">
        <w:r>
          <w:t xml:space="preserve"> </w:t>
        </w:r>
      </w:ins>
      <w:ins w:id="12535" w:author="Leon Sandler" w:date="2026-09-06T00:00:00Z">
        <w:r>
          <w:t>chemical</w:t>
        </w:r>
      </w:ins>
      <w:ins w:id="12536" w:author="Leon Sandler" w:date="2026-09-06T00:00:00Z">
        <w:r>
          <w:t xml:space="preserve"> </w:t>
        </w:r>
      </w:ins>
      <w:ins w:id="12537" w:author="Leon Sandler" w:date="2026-09-06T00:00:00Z">
        <w:r>
          <w:t>battery</w:t>
        </w:r>
      </w:ins>
      <w:ins w:id="12538" w:author="Leon Sandler" w:date="2026-09-06T00:00:00Z">
        <w:r>
          <w:t xml:space="preserve"> </w:t>
        </w:r>
      </w:ins>
      <w:ins w:id="12539" w:author="Leon Sandler" w:date="2026-09-06T00:00:00Z">
        <w:r>
          <w:t>storage</w:t>
        </w:r>
      </w:ins>
      <w:ins w:id="12540" w:author="Leon Sandler" w:date="2026-09-06T00:00:00Z">
        <w:r>
          <w:t xml:space="preserve"> </w:t>
        </w:r>
      </w:ins>
      <w:ins w:id="12541" w:author="Leon Sandler" w:date="2026-09-06T00:00:00Z">
        <w:r>
          <w:t>at</w:t>
        </w:r>
      </w:ins>
      <w:ins w:id="12542" w:author="Leon Sandler" w:date="2026-09-06T00:00:00Z">
        <w:r>
          <w:t xml:space="preserve"> </w:t>
        </w:r>
      </w:ins>
      <w:ins w:id="12543" w:author="Leon Sandler" w:date="2026-09-06T00:00:00Z">
        <w:r>
          <w:t>any</w:t>
        </w:r>
      </w:ins>
      <w:ins w:id="12544" w:author="Leon Sandler" w:date="2026-09-06T00:00:00Z">
        <w:r>
          <w:t xml:space="preserve"> </w:t>
        </w:r>
      </w:ins>
      <w:ins w:id="12545" w:author="Leon Sandler" w:date="2026-09-06T00:00:00Z">
        <w:r>
          <w:t>currently</w:t>
        </w:r>
      </w:ins>
      <w:ins w:id="12546" w:author="Leon Sandler" w:date="2026-09-06T00:00:00Z">
        <w:r>
          <w:t xml:space="preserve"> </w:t>
        </w:r>
      </w:ins>
      <w:ins w:id="12547" w:author="Leon Sandler" w:date="2026-09-06T00:00:00Z">
        <w:r>
          <w:t>credible</w:t>
        </w:r>
      </w:ins>
      <w:ins w:id="12548" w:author="Leon Sandler" w:date="2026-09-06T00:00:00Z">
        <w:r>
          <w:t xml:space="preserve"> </w:t>
        </w:r>
      </w:ins>
      <w:ins w:id="12549" w:author="Leon Sandler" w:date="2026-09-06T00:00:00Z">
        <w:r>
          <w:t>specific</w:t>
        </w:r>
      </w:ins>
      <w:ins w:id="12550" w:author="Leon Sandler" w:date="2026-09-06T00:00:00Z">
        <w:r>
          <w:t xml:space="preserve"> </w:t>
        </w:r>
      </w:ins>
      <w:ins w:id="12551" w:author="Leon Sandler" w:date="2026-09-06T00:00:00Z">
        <w:r>
          <w:t>energy</w:t>
        </w:r>
      </w:ins>
      <w:ins w:id="12552" w:author="Leon Sandler" w:date="2026-09-06T00:00:00Z">
        <w:r>
          <w:t xml:space="preserve"> </w:t>
        </w:r>
      </w:ins>
      <w:ins w:id="12553" w:author="Leon Sandler" w:date="2026-09-06T00:00:00Z">
        <w:r>
          <w:t>for</w:t>
        </w:r>
      </w:ins>
      <w:ins w:id="12554" w:author="Leon Sandler" w:date="2026-09-06T00:00:00Z">
        <w:r>
          <w:t xml:space="preserve"> </w:t>
        </w:r>
      </w:ins>
      <w:ins w:id="12555" w:author="Leon Sandler" w:date="2026-09-06T00:00:00Z">
        <w:r>
          <w:t>a</w:t>
        </w:r>
      </w:ins>
      <w:ins w:id="12556" w:author="Leon Sandler" w:date="2026-09-06T00:00:00Z">
        <w:r>
          <w:t xml:space="preserve"> </w:t>
        </w:r>
      </w:ins>
      <w:ins w:id="12557" w:author="Leon Sandler" w:date="2026-09-06T00:00:00Z">
        <w:r>
          <w:t>lunar-surface-deployable</w:t>
        </w:r>
      </w:ins>
      <w:ins w:id="12558" w:author="Leon Sandler" w:date="2026-09-06T00:00:00Z">
        <w:r>
          <w:t xml:space="preserve"> </w:t>
        </w:r>
      </w:ins>
      <w:ins w:id="12559" w:author="Leon Sandler" w:date="2026-09-06T00:00:00Z">
        <w:r>
          <w:t>system,</w:t>
        </w:r>
      </w:ins>
      <w:ins w:id="12560" w:author="Leon Sandler" w:date="2026-09-06T00:00:00Z">
        <w:r>
          <w:t xml:space="preserve"> </w:t>
        </w:r>
      </w:ins>
      <w:ins w:id="12561" w:author="Leon Sandler" w:date="2026-09-06T00:00:00Z">
        <w:r>
          <w:t>and</w:t>
        </w:r>
      </w:ins>
      <w:ins w:id="12562" w:author="Leon Sandler" w:date="2026-09-06T00:00:00Z">
        <w:r>
          <w:t xml:space="preserve"> </w:t>
        </w:r>
      </w:ins>
      <w:ins w:id="12563" w:author="Leon Sandler" w:date="2026-09-06T00:00:00Z">
        <w:r>
          <w:t>points</w:t>
        </w:r>
      </w:ins>
      <w:ins w:id="12564" w:author="Leon Sandler" w:date="2026-09-06T00:00:00Z">
        <w:r>
          <w:t xml:space="preserve"> </w:t>
        </w:r>
      </w:ins>
      <w:ins w:id="12565" w:author="Leon Sandler" w:date="2026-09-06T00:00:00Z">
        <w:r>
          <w:t>toward</w:t>
        </w:r>
      </w:ins>
      <w:ins w:id="12566" w:author="Leon Sandler" w:date="2026-09-06T00:00:00Z">
        <w:r>
          <w:t xml:space="preserve"> </w:t>
        </w:r>
      </w:ins>
      <w:ins w:id="12567" w:author="Leon Sandler" w:date="2026-09-06T00:00:00Z">
        <w:r>
          <w:t>either</w:t>
        </w:r>
      </w:ins>
      <w:ins w:id="12568" w:author="Leon Sandler" w:date="2026-09-06T00:00:00Z">
        <w:r>
          <w:t xml:space="preserve"> </w:t>
        </w:r>
      </w:ins>
      <w:ins w:id="12569" w:author="Leon Sandler" w:date="2026-09-06T00:00:00Z">
        <w:r>
          <w:t>a</w:t>
        </w:r>
      </w:ins>
      <w:ins w:id="12570" w:author="Leon Sandler" w:date="2026-09-06T00:00:00Z">
        <w:r>
          <w:t xml:space="preserve"> </w:t>
        </w:r>
      </w:ins>
      <w:ins w:id="12571" w:author="Leon Sandler" w:date="2026-09-06T00:00:00Z">
        <w:r>
          <w:t>nuclear</w:t>
        </w:r>
      </w:ins>
      <w:ins w:id="12572" w:author="Leon Sandler" w:date="2026-09-06T00:00:00Z">
        <w:r>
          <w:t xml:space="preserve"> </w:t>
        </w:r>
      </w:ins>
      <w:ins w:id="12573" w:author="Leon Sandler" w:date="2026-09-06T00:00:00Z">
        <w:r>
          <w:t>surface</w:t>
        </w:r>
      </w:ins>
      <w:ins w:id="12574" w:author="Leon Sandler" w:date="2026-09-06T00:00:00Z">
        <w:r>
          <w:t xml:space="preserve"> </w:t>
        </w:r>
      </w:ins>
      <w:ins w:id="12575" w:author="Leon Sandler" w:date="2026-09-06T00:00:00Z">
        <w:r>
          <w:t>power</w:t>
        </w:r>
      </w:ins>
      <w:ins w:id="12576" w:author="Leon Sandler" w:date="2026-09-06T00:00:00Z">
        <w:r>
          <w:t xml:space="preserve"> </w:t>
        </w:r>
      </w:ins>
      <w:ins w:id="12577" w:author="Leon Sandler" w:date="2026-09-06T00:00:00Z">
        <w:r>
          <w:t>source</w:t>
        </w:r>
      </w:ins>
      <w:ins w:id="12578" w:author="Leon Sandler" w:date="2026-09-06T00:00:00Z">
        <w:r>
          <w:t xml:space="preserve"> </w:t>
        </w:r>
      </w:ins>
      <w:ins w:id="12579" w:author="Leon Sandler" w:date="2026-09-06T00:00:00Z">
        <w:r>
          <w:t>—</w:t>
        </w:r>
      </w:ins>
      <w:ins w:id="12580" w:author="Leon Sandler" w:date="2026-09-06T00:00:00Z">
        <w:r>
          <w:t xml:space="preserve"> </w:t>
        </w:r>
      </w:ins>
      <w:ins w:id="12581" w:author="Leon Sandler" w:date="2026-09-06T00:00:00Z">
        <w:r>
          <w:t>consistent</w:t>
        </w:r>
      </w:ins>
      <w:ins w:id="12582" w:author="Leon Sandler" w:date="2026-09-06T00:00:00Z">
        <w:r>
          <w:t xml:space="preserve"> </w:t>
        </w:r>
      </w:ins>
      <w:ins w:id="12583" w:author="Leon Sandler" w:date="2026-09-06T00:00:00Z">
        <w:r>
          <w:t>with</w:t>
        </w:r>
      </w:ins>
      <w:ins w:id="12584" w:author="Leon Sandler" w:date="2026-09-06T00:00:00Z">
        <w:r>
          <w:t xml:space="preserve"> </w:t>
        </w:r>
      </w:ins>
      <w:ins w:id="12585" w:author="Leon Sandler" w:date="2026-09-06T00:00:00Z">
        <w:r>
          <w:t>NASA's</w:t>
        </w:r>
      </w:ins>
      <w:ins w:id="12586" w:author="Leon Sandler" w:date="2026-09-06T00:00:00Z">
        <w:r>
          <w:t xml:space="preserve"> </w:t>
        </w:r>
      </w:ins>
      <w:ins w:id="12587" w:author="Leon Sandler" w:date="2026-09-06T00:00:00Z">
        <w:r>
          <w:t>own</w:t>
        </w:r>
      </w:ins>
      <w:ins w:id="12588" w:author="Leon Sandler" w:date="2026-09-06T00:00:00Z">
        <w:r>
          <w:t xml:space="preserve"> </w:t>
        </w:r>
      </w:ins>
      <w:ins w:id="12589" w:author="Leon Sandler" w:date="2026-09-06T00:00:00Z">
        <w:r>
          <w:t>ongoing</w:t>
        </w:r>
      </w:ins>
      <w:ins w:id="12590" w:author="Leon Sandler" w:date="2026-09-06T00:00:00Z">
        <w:r>
          <w:t xml:space="preserve"> </w:t>
        </w:r>
      </w:ins>
      <w:ins w:id="12591" w:author="Leon Sandler" w:date="2026-09-06T00:00:00Z">
        <w:r>
          <w:t>Fission</w:t>
        </w:r>
      </w:ins>
      <w:ins w:id="12592" w:author="Leon Sandler" w:date="2026-09-06T00:00:00Z">
        <w:r>
          <w:t xml:space="preserve"> </w:t>
        </w:r>
      </w:ins>
      <w:ins w:id="12593" w:author="Leon Sandler" w:date="2026-09-06T00:00:00Z">
        <w:r>
          <w:t>Surface</w:t>
        </w:r>
      </w:ins>
      <w:ins w:id="12594" w:author="Leon Sandler" w:date="2026-09-06T00:00:00Z">
        <w:r>
          <w:t xml:space="preserve"> </w:t>
        </w:r>
      </w:ins>
      <w:ins w:id="12595" w:author="Leon Sandler" w:date="2026-09-06T00:00:00Z">
        <w:r>
          <w:t>Power</w:t>
        </w:r>
      </w:ins>
      <w:ins w:id="12596" w:author="Leon Sandler" w:date="2026-09-06T00:00:00Z">
        <w:r>
          <w:t xml:space="preserve"> </w:t>
        </w:r>
      </w:ins>
      <w:ins w:id="12597" w:author="Leon Sandler" w:date="2026-09-06T00:00:00Z">
        <w:r>
          <w:t>development</w:t>
        </w:r>
      </w:ins>
      <w:ins w:id="12598" w:author="Leon Sandler" w:date="2026-09-06T00:00:00Z">
        <w:r>
          <w:t xml:space="preserve"> </w:t>
        </w:r>
      </w:ins>
      <w:ins w:id="12599" w:author="Leon Sandler" w:date="2026-09-06T00:00:00Z">
        <w:r>
          <w:t>effort</w:t>
        </w:r>
      </w:ins>
      <w:ins w:id="12600" w:author="Leon Sandler" w:date="2026-09-06T00:00:00Z">
        <w:r>
          <w:t xml:space="preserve"> </w:t>
        </w:r>
      </w:ins>
      <w:ins w:id="12601" w:author="Leon Sandler" w:date="2026-09-06T00:00:00Z">
        <w:r>
          <w:t>for</w:t>
        </w:r>
      </w:ins>
      <w:ins w:id="12602" w:author="Leon Sandler" w:date="2026-09-06T00:00:00Z">
        <w:r>
          <w:t xml:space="preserve"> </w:t>
        </w:r>
      </w:ins>
      <w:ins w:id="12603" w:author="Leon Sandler" w:date="2026-09-06T00:00:00Z">
        <w:r>
          <w:t>exactly</w:t>
        </w:r>
      </w:ins>
      <w:ins w:id="12604" w:author="Leon Sandler" w:date="2026-09-06T00:00:00Z">
        <w:r>
          <w:t xml:space="preserve"> </w:t>
        </w:r>
      </w:ins>
      <w:ins w:id="12605" w:author="Leon Sandler" w:date="2026-09-06T00:00:00Z">
        <w:r>
          <w:t>this</w:t>
        </w:r>
      </w:ins>
      <w:ins w:id="12606" w:author="Leon Sandler" w:date="2026-09-06T00:00:00Z">
        <w:r>
          <w:t xml:space="preserve"> </w:t>
        </w:r>
      </w:ins>
      <w:ins w:id="12607" w:author="Leon Sandler" w:date="2026-09-06T00:00:00Z">
        <w:r>
          <w:t>class</w:t>
        </w:r>
      </w:ins>
      <w:ins w:id="12608" w:author="Leon Sandler" w:date="2026-09-06T00:00:00Z">
        <w:r>
          <w:t xml:space="preserve"> </w:t>
        </w:r>
      </w:ins>
      <w:ins w:id="12609" w:author="Leon Sandler" w:date="2026-09-06T00:00:00Z">
        <w:r>
          <w:t>of</w:t>
        </w:r>
      </w:ins>
      <w:ins w:id="12610" w:author="Leon Sandler" w:date="2026-09-06T00:00:00Z">
        <w:r>
          <w:t xml:space="preserve"> </w:t>
        </w:r>
      </w:ins>
      <w:ins w:id="12611" w:author="Leon Sandler" w:date="2026-09-06T00:00:00Z">
        <w:r>
          <w:t>continuous,</w:t>
        </w:r>
      </w:ins>
      <w:ins w:id="12612" w:author="Leon Sandler" w:date="2026-09-06T00:00:00Z">
        <w:r>
          <w:t xml:space="preserve"> </w:t>
        </w:r>
      </w:ins>
      <w:ins w:id="12613" w:author="Leon Sandler" w:date="2026-09-06T00:00:00Z">
        <w:r>
          <w:t>day/night</w:t>
        </w:r>
      </w:ins>
      <w:ins w:id="12614" w:author="Leon Sandler" w:date="2026-09-06T00:00:00Z">
        <w:r>
          <w:t xml:space="preserve"> </w:t>
        </w:r>
      </w:ins>
      <w:ins w:id="12615" w:author="Leon Sandler" w:date="2026-09-06T00:00:00Z">
        <w:r>
          <w:t>lunar</w:t>
        </w:r>
      </w:ins>
      <w:ins w:id="12616" w:author="Leon Sandler" w:date="2026-09-06T00:00:00Z">
        <w:r>
          <w:t xml:space="preserve"> </w:t>
        </w:r>
      </w:ins>
      <w:ins w:id="12617" w:author="Leon Sandler" w:date="2026-09-06T00:00:00Z">
        <w:r>
          <w:t>power</w:t>
        </w:r>
      </w:ins>
      <w:ins w:id="12618" w:author="Leon Sandler" w:date="2026-09-06T00:00:00Z">
        <w:r>
          <w:t xml:space="preserve"> </w:t>
        </w:r>
      </w:ins>
      <w:ins w:id="12619" w:author="Leon Sandler" w:date="2026-09-06T00:00:00Z">
        <w:r>
          <w:t>demand</w:t>
        </w:r>
      </w:ins>
      <w:ins w:id="12620" w:author="Leon Sandler" w:date="2026-09-06T00:00:00Z">
        <w:r>
          <w:t xml:space="preserve"> </w:t>
        </w:r>
      </w:ins>
      <w:ins w:id="12621" w:author="Leon Sandler" w:date="2026-09-06T00:00:00Z">
        <w:r>
          <w:t>—</w:t>
        </w:r>
      </w:ins>
      <w:ins w:id="12622" w:author="Leon Sandler" w:date="2026-09-06T00:00:00Z">
        <w:r>
          <w:t xml:space="preserve"> </w:t>
        </w:r>
      </w:ins>
      <w:ins w:id="12623" w:author="Leon Sandler" w:date="2026-09-06T00:00:00Z">
        <w:r>
          <w:t>or</w:t>
        </w:r>
      </w:ins>
      <w:ins w:id="12624" w:author="Leon Sandler" w:date="2026-09-06T00:00:00Z">
        <w:r>
          <w:t xml:space="preserve"> </w:t>
        </w:r>
      </w:ins>
      <w:ins w:id="12625" w:author="Leon Sandler" w:date="2026-09-06T00:00:00Z">
        <w:r>
          <w:t>toward</w:t>
        </w:r>
      </w:ins>
      <w:ins w:id="12626" w:author="Leon Sandler" w:date="2026-09-06T00:00:00Z">
        <w:r>
          <w:t xml:space="preserve"> </w:t>
        </w:r>
      </w:ins>
      <w:ins w:id="12627" w:author="Leon Sandler" w:date="2026-09-06T00:00:00Z">
        <w:r>
          <w:t>accepting</w:t>
        </w:r>
      </w:ins>
      <w:ins w:id="12628" w:author="Leon Sandler" w:date="2026-09-06T00:00:00Z">
        <w:r>
          <w:t xml:space="preserve"> </w:t>
        </w:r>
      </w:ins>
      <w:ins w:id="12629" w:author="Leon Sandler" w:date="2026-09-06T00:00:00Z">
        <w:r>
          <w:t>that</w:t>
        </w:r>
      </w:ins>
      <w:ins w:id="12630" w:author="Leon Sandler" w:date="2026-09-06T00:00:00Z">
        <w:r>
          <w:t xml:space="preserve"> </w:t>
        </w:r>
      </w:ins>
      <w:ins w:id="12631" w:author="Leon Sandler" w:date="2026-09-06T00:00:00Z">
        <w:r>
          <w:t>the</w:t>
        </w:r>
      </w:ins>
      <w:ins w:id="12632" w:author="Leon Sandler" w:date="2026-09-06T00:00:00Z">
        <w:r>
          <w:t xml:space="preserve"> </w:t>
        </w:r>
      </w:ins>
      <w:ins w:id="12633" w:author="Leon Sandler" w:date="2026-09-06T00:00:00Z">
        <w:r>
          <w:t>magnetic</w:t>
        </w:r>
      </w:ins>
      <w:ins w:id="12634" w:author="Leon Sandler" w:date="2026-09-06T00:00:00Z">
        <w:r>
          <w:t xml:space="preserve"> </w:t>
        </w:r>
      </w:ins>
      <w:ins w:id="12635" w:author="Leon Sandler" w:date="2026-09-06T00:00:00Z">
        <w:r>
          <w:t>fence's</w:t>
        </w:r>
      </w:ins>
      <w:ins w:id="12636" w:author="Leon Sandler" w:date="2026-09-06T00:00:00Z">
        <w:r>
          <w:t xml:space="preserve"> </w:t>
        </w:r>
      </w:ins>
      <w:ins w:id="12637" w:author="Leon Sandler" w:date="2026-09-06T00:00:00Z">
        <w:r>
          <w:t>protection</w:t>
        </w:r>
      </w:ins>
      <w:ins w:id="12638" w:author="Leon Sandler" w:date="2026-09-06T00:00:00Z">
        <w:r>
          <w:t xml:space="preserve"> </w:t>
        </w:r>
      </w:ins>
      <w:ins w:id="12639" w:author="Leon Sandler" w:date="2026-09-06T00:00:00Z">
        <w:r>
          <w:t>is</w:t>
        </w:r>
      </w:ins>
      <w:ins w:id="12640" w:author="Leon Sandler" w:date="2026-09-06T00:00:00Z">
        <w:r>
          <w:t xml:space="preserve"> </w:t>
        </w:r>
      </w:ins>
      <w:ins w:id="12641" w:author="Leon Sandler" w:date="2026-09-06T00:00:00Z">
        <w:r>
          <w:t>available</w:t>
        </w:r>
      </w:ins>
      <w:ins w:id="12642" w:author="Leon Sandler" w:date="2026-09-06T00:00:00Z">
        <w:r>
          <w:t xml:space="preserve"> </w:t>
        </w:r>
      </w:ins>
      <w:ins w:id="12643" w:author="Leon Sandler" w:date="2026-09-06T00:00:00Z">
        <w:r>
          <w:t>only</w:t>
        </w:r>
      </w:ins>
      <w:ins w:id="12644" w:author="Leon Sandler" w:date="2026-09-06T00:00:00Z">
        <w:r>
          <w:t xml:space="preserve"> </w:t>
        </w:r>
      </w:ins>
      <w:ins w:id="12645" w:author="Leon Sandler" w:date="2026-09-06T00:00:00Z">
        <w:r>
          <w:t>during</w:t>
        </w:r>
      </w:ins>
      <w:ins w:id="12646" w:author="Leon Sandler" w:date="2026-09-06T00:00:00Z">
        <w:r>
          <w:t xml:space="preserve"> </w:t>
        </w:r>
      </w:ins>
      <w:ins w:id="12647" w:author="Leon Sandler" w:date="2026-09-06T00:00:00Z">
        <w:r>
          <w:t>the</w:t>
        </w:r>
      </w:ins>
      <w:ins w:id="12648" w:author="Leon Sandler" w:date="2026-09-06T00:00:00Z">
        <w:r>
          <w:t xml:space="preserve"> </w:t>
        </w:r>
      </w:ins>
      <w:ins w:id="12649" w:author="Leon Sandler" w:date="2026-09-06T00:00:00Z">
        <w:r>
          <w:t>lunar</w:t>
        </w:r>
      </w:ins>
      <w:ins w:id="12650" w:author="Leon Sandler" w:date="2026-09-06T00:00:00Z">
        <w:r>
          <w:t xml:space="preserve"> </w:t>
        </w:r>
      </w:ins>
      <w:ins w:id="12651" w:author="Leon Sandler" w:date="2026-09-06T00:00:00Z">
        <w:r>
          <w:t>day,</w:t>
        </w:r>
      </w:ins>
      <w:ins w:id="12652" w:author="Leon Sandler" w:date="2026-09-06T00:00:00Z">
        <w:r>
          <w:t xml:space="preserve"> </w:t>
        </w:r>
      </w:ins>
      <w:ins w:id="12653" w:author="Leon Sandler" w:date="2026-09-06T00:00:00Z">
        <w:r>
          <w:t>with</w:t>
        </w:r>
      </w:ins>
      <w:ins w:id="12654" w:author="Leon Sandler" w:date="2026-09-06T00:00:00Z">
        <w:r>
          <w:t xml:space="preserve"> </w:t>
        </w:r>
      </w:ins>
      <w:ins w:id="12655" w:author="Leon Sandler" w:date="2026-09-06T00:00:00Z">
        <w:r>
          <w:t>mobile</w:t>
        </w:r>
      </w:ins>
      <w:ins w:id="12656" w:author="Leon Sandler" w:date="2026-09-06T00:00:00Z">
        <w:r>
          <w:t xml:space="preserve"> </w:t>
        </w:r>
      </w:ins>
      <w:ins w:id="12657" w:author="Leon Sandler" w:date="2026-09-06T00:00:00Z">
        <w:r>
          <w:t>and</w:t>
        </w:r>
      </w:ins>
      <w:ins w:id="12658" w:author="Leon Sandler" w:date="2026-09-06T00:00:00Z">
        <w:r>
          <w:t xml:space="preserve"> </w:t>
        </w:r>
      </w:ins>
      <w:ins w:id="12659" w:author="Leon Sandler" w:date="2026-09-06T00:00:00Z">
        <w:r>
          <w:t>EVA</w:t>
        </w:r>
      </w:ins>
      <w:ins w:id="12660" w:author="Leon Sandler" w:date="2026-09-06T00:00:00Z">
        <w:r>
          <w:t xml:space="preserve"> </w:t>
        </w:r>
      </w:ins>
      <w:ins w:id="12661" w:author="Leon Sandler" w:date="2026-09-06T00:00:00Z">
        <w:r>
          <w:t>assets</w:t>
        </w:r>
      </w:ins>
      <w:ins w:id="12662" w:author="Leon Sandler" w:date="2026-09-06T00:00:00Z">
        <w:r>
          <w:t xml:space="preserve"> </w:t>
        </w:r>
      </w:ins>
      <w:ins w:id="12663" w:author="Leon Sandler" w:date="2026-09-06T00:00:00Z">
        <w:r>
          <w:t>relying</w:t>
        </w:r>
      </w:ins>
      <w:ins w:id="12664" w:author="Leon Sandler" w:date="2026-09-06T00:00:00Z">
        <w:r>
          <w:t xml:space="preserve"> </w:t>
        </w:r>
      </w:ins>
      <w:ins w:id="12665" w:author="Leon Sandler" w:date="2026-09-06T00:00:00Z">
        <w:r>
          <w:t>on</w:t>
        </w:r>
      </w:ins>
      <w:ins w:id="12666" w:author="Leon Sandler" w:date="2026-09-06T00:00:00Z">
        <w:r>
          <w:t xml:space="preserve"> </w:t>
        </w:r>
      </w:ins>
      <w:ins w:id="12667" w:author="Leon Sandler" w:date="2026-09-06T00:00:00Z">
        <w:r>
          <w:t>alternative</w:t>
        </w:r>
      </w:ins>
      <w:ins w:id="12668" w:author="Leon Sandler" w:date="2026-09-06T00:00:00Z">
        <w:r>
          <w:t xml:space="preserve"> </w:t>
        </w:r>
      </w:ins>
      <w:ins w:id="12669" w:author="Leon Sandler" w:date="2026-09-06T00:00:00Z">
        <w:r>
          <w:t>mitigation</w:t>
        </w:r>
      </w:ins>
      <w:ins w:id="12670" w:author="Leon Sandler" w:date="2026-09-06T00:00:00Z">
        <w:r>
          <w:t xml:space="preserve"> </w:t>
        </w:r>
      </w:ins>
      <w:ins w:id="12671" w:author="Leon Sandler" w:date="2026-09-06T00:00:00Z">
        <w:r>
          <w:t>(e.g.,</w:t>
        </w:r>
      </w:ins>
      <w:ins w:id="12672" w:author="Leon Sandler" w:date="2026-09-06T00:00:00Z">
        <w:r>
          <w:t xml:space="preserve"> </w:t>
        </w:r>
      </w:ins>
      <w:ins w:id="12673" w:author="Leon Sandler" w:date="2026-09-06T00:00:00Z">
        <w:r>
          <w:t>remaining</w:t>
        </w:r>
      </w:ins>
      <w:ins w:id="12674" w:author="Leon Sandler" w:date="2026-09-06T00:00:00Z">
        <w:r>
          <w:t xml:space="preserve"> </w:t>
        </w:r>
      </w:ins>
      <w:ins w:id="12675" w:author="Leon Sandler" w:date="2026-09-06T00:00:00Z">
        <w:r>
          <w:t>near</w:t>
        </w:r>
      </w:ins>
      <w:ins w:id="12676" w:author="Leon Sandler" w:date="2026-09-06T00:00:00Z">
        <w:r>
          <w:t xml:space="preserve"> </w:t>
        </w:r>
      </w:ins>
      <w:ins w:id="12677" w:author="Leon Sandler" w:date="2026-09-06T00:00:00Z">
        <w:r>
          <w:t>sheltered</w:t>
        </w:r>
      </w:ins>
      <w:ins w:id="12678" w:author="Leon Sandler" w:date="2026-09-06T00:00:00Z">
        <w:r>
          <w:t xml:space="preserve"> </w:t>
        </w:r>
      </w:ins>
      <w:ins w:id="12679" w:author="Leon Sandler" w:date="2026-09-06T00:00:00Z">
        <w:r>
          <w:t>infrastructure,</w:t>
        </w:r>
      </w:ins>
      <w:ins w:id="12680" w:author="Leon Sandler" w:date="2026-09-06T00:00:00Z">
        <w:r>
          <w:t xml:space="preserve"> </w:t>
        </w:r>
      </w:ins>
      <w:ins w:id="12681" w:author="Leon Sandler" w:date="2026-09-06T00:00:00Z">
        <w:r>
          <w:t>or</w:t>
        </w:r>
      </w:ins>
      <w:ins w:id="12682" w:author="Leon Sandler" w:date="2026-09-06T00:00:00Z">
        <w:r>
          <w:t xml:space="preserve"> </w:t>
        </w:r>
      </w:ins>
      <w:ins w:id="12683" w:author="Leon Sandler" w:date="2026-09-06T00:00:00Z">
        <w:r>
          <w:t>simply</w:t>
        </w:r>
      </w:ins>
      <w:ins w:id="12684" w:author="Leon Sandler" w:date="2026-09-06T00:00:00Z">
        <w:r>
          <w:t xml:space="preserve"> </w:t>
        </w:r>
      </w:ins>
      <w:ins w:id="12685" w:author="Leon Sandler" w:date="2026-09-06T00:00:00Z">
        <w:r>
          <w:t>curtailing</w:t>
        </w:r>
      </w:ins>
      <w:ins w:id="12686" w:author="Leon Sandler" w:date="2026-09-06T00:00:00Z">
        <w:r>
          <w:t xml:space="preserve"> </w:t>
        </w:r>
      </w:ins>
      <w:ins w:id="12687" w:author="Leon Sandler" w:date="2026-09-06T00:00:00Z">
        <w:r>
          <w:t>EVA</w:t>
        </w:r>
      </w:ins>
      <w:ins w:id="12688" w:author="Leon Sandler" w:date="2026-09-06T00:00:00Z">
        <w:r>
          <w:t xml:space="preserve"> </w:t>
        </w:r>
      </w:ins>
      <w:ins w:id="12689" w:author="Leon Sandler" w:date="2026-09-06T00:00:00Z">
        <w:r>
          <w:t>activity)</w:t>
        </w:r>
      </w:ins>
      <w:ins w:id="12690" w:author="Leon Sandler" w:date="2026-09-06T00:00:00Z">
        <w:r>
          <w:t xml:space="preserve"> </w:t>
        </w:r>
      </w:ins>
      <w:ins w:id="12691" w:author="Leon Sandler" w:date="2026-09-06T00:00:00Z">
        <w:r>
          <w:t>during</w:t>
        </w:r>
      </w:ins>
      <w:ins w:id="12692" w:author="Leon Sandler" w:date="2026-09-06T00:00:00Z">
        <w:r>
          <w:t xml:space="preserve"> </w:t>
        </w:r>
      </w:ins>
      <w:ins w:id="12693" w:author="Leon Sandler" w:date="2026-09-06T00:00:00Z">
        <w:r>
          <w:t>the</w:t>
        </w:r>
      </w:ins>
      <w:ins w:id="12694" w:author="Leon Sandler" w:date="2026-09-06T00:00:00Z">
        <w:r>
          <w:t xml:space="preserve"> </w:t>
        </w:r>
      </w:ins>
      <w:ins w:id="12695" w:author="Leon Sandler" w:date="2026-09-06T00:00:00Z">
        <w:r>
          <w:t>lunar</w:t>
        </w:r>
      </w:ins>
      <w:ins w:id="12696" w:author="Leon Sandler" w:date="2026-09-06T00:00:00Z">
        <w:r>
          <w:t xml:space="preserve"> </w:t>
        </w:r>
      </w:ins>
      <w:ins w:id="12697" w:author="Leon Sandler" w:date="2026-09-06T00:00:00Z">
        <w:r>
          <w:t>night.</w:t>
        </w:r>
      </w:ins>
      <w:ins w:id="12698" w:author="Leon Sandler" w:date="2026-09-06T00:00:00Z">
        <w:r>
          <w:t xml:space="preserve"> </w:t>
        </w:r>
      </w:ins>
      <w:ins w:id="12699" w:author="Leon Sandler" w:date="2026-09-06T00:00:00Z">
        <w:r>
          <w:t>We</w:t>
        </w:r>
      </w:ins>
      <w:ins w:id="12700" w:author="Leon Sandler" w:date="2026-09-06T00:00:00Z">
        <w:r>
          <w:t xml:space="preserve"> </w:t>
        </w:r>
      </w:ins>
      <w:ins w:id="12701" w:author="Leon Sandler" w:date="2026-09-06T00:00:00Z">
        <w:r>
          <w:t>flag</w:t>
        </w:r>
      </w:ins>
      <w:ins w:id="12702" w:author="Leon Sandler" w:date="2026-09-06T00:00:00Z">
        <w:r>
          <w:t xml:space="preserve"> </w:t>
        </w:r>
      </w:ins>
      <w:ins w:id="12703" w:author="Leon Sandler" w:date="2026-09-06T00:00:00Z">
        <w:r>
          <w:t>this</w:t>
        </w:r>
      </w:ins>
      <w:ins w:id="12704" w:author="Leon Sandler" w:date="2026-09-06T00:00:00Z">
        <w:r>
          <w:t xml:space="preserve"> </w:t>
        </w:r>
      </w:ins>
      <w:ins w:id="12705" w:author="Leon Sandler" w:date="2026-09-06T00:00:00Z">
        <w:r>
          <w:t>day/night</w:t>
        </w:r>
      </w:ins>
      <w:ins w:id="12706" w:author="Leon Sandler" w:date="2026-09-06T00:00:00Z">
        <w:r>
          <w:t xml:space="preserve"> </w:t>
        </w:r>
      </w:ins>
      <w:ins w:id="12707" w:author="Leon Sandler" w:date="2026-09-06T00:00:00Z">
        <w:r>
          <w:t>power</w:t>
        </w:r>
      </w:ins>
      <w:ins w:id="12708" w:author="Leon Sandler" w:date="2026-09-06T00:00:00Z">
        <w:r>
          <w:t xml:space="preserve"> </w:t>
        </w:r>
      </w:ins>
      <w:ins w:id="12709" w:author="Leon Sandler" w:date="2026-09-06T00:00:00Z">
        <w:r>
          <w:t>architecture</w:t>
        </w:r>
      </w:ins>
      <w:ins w:id="12710" w:author="Leon Sandler" w:date="2026-09-06T00:00:00Z">
        <w:r>
          <w:t xml:space="preserve"> </w:t>
        </w:r>
      </w:ins>
      <w:ins w:id="12711" w:author="Leon Sandler" w:date="2026-09-06T00:00:00Z">
        <w:r>
          <w:t>decision</w:t>
        </w:r>
      </w:ins>
      <w:ins w:id="12712" w:author="Leon Sandler" w:date="2026-09-06T00:00:00Z">
        <w:r>
          <w:t xml:space="preserve"> </w:t>
        </w:r>
      </w:ins>
      <w:ins w:id="12713" w:author="Leon Sandler" w:date="2026-09-06T00:00:00Z">
        <w:r>
          <w:t>as</w:t>
        </w:r>
      </w:ins>
      <w:ins w:id="12714" w:author="Leon Sandler" w:date="2026-09-06T00:00:00Z">
        <w:r>
          <w:t xml:space="preserve"> </w:t>
        </w:r>
      </w:ins>
      <w:ins w:id="12715" w:author="Leon Sandler" w:date="2026-09-06T00:00:00Z">
        <w:r>
          <w:t>a</w:t>
        </w:r>
      </w:ins>
      <w:ins w:id="12716" w:author="Leon Sandler" w:date="2026-09-06T00:00:00Z">
        <w:r>
          <w:t xml:space="preserve"> </w:t>
        </w:r>
      </w:ins>
      <w:ins w:id="12717" w:author="Leon Sandler" w:date="2026-09-06T00:00:00Z">
        <w:r>
          <w:t>first-order,</w:t>
        </w:r>
      </w:ins>
      <w:ins w:id="12718" w:author="Leon Sandler" w:date="2026-09-06T00:00:00Z">
        <w:r>
          <w:t xml:space="preserve"> </w:t>
        </w:r>
      </w:ins>
      <w:ins w:id="12719" w:author="Leon Sandler" w:date="2026-09-06T00:00:00Z">
        <w:r>
          <w:t>unresolved</w:t>
        </w:r>
      </w:ins>
      <w:ins w:id="12720" w:author="Leon Sandler" w:date="2026-09-06T00:00:00Z">
        <w:r>
          <w:t xml:space="preserve"> </w:t>
        </w:r>
      </w:ins>
      <w:ins w:id="12721" w:author="Leon Sandler" w:date="2026-09-06T00:00:00Z">
        <w:r>
          <w:t>design</w:t>
        </w:r>
      </w:ins>
      <w:ins w:id="12722" w:author="Leon Sandler" w:date="2026-09-06T00:00:00Z">
        <w:r>
          <w:t xml:space="preserve"> </w:t>
        </w:r>
      </w:ins>
      <w:ins w:id="12723" w:author="Leon Sandler" w:date="2026-09-06T00:00:00Z">
        <w:r>
          <w:t>choice</w:t>
        </w:r>
      </w:ins>
      <w:ins w:id="12724" w:author="Leon Sandler" w:date="2026-09-06T00:00:00Z">
        <w:r>
          <w:t xml:space="preserve"> </w:t>
        </w:r>
      </w:ins>
      <w:ins w:id="12725" w:author="Leon Sandler" w:date="2026-09-06T00:00:00Z">
        <w:r>
          <w:t>for</w:t>
        </w:r>
      </w:ins>
      <w:ins w:id="12726" w:author="Leon Sandler" w:date="2026-09-06T00:00:00Z">
        <w:r>
          <w:t xml:space="preserve"> </w:t>
        </w:r>
      </w:ins>
      <w:ins w:id="12727" w:author="Leon Sandler" w:date="2026-09-06T00:00:00Z">
        <w:r>
          <w:t>this</w:t>
        </w:r>
      </w:ins>
      <w:ins w:id="12728" w:author="Leon Sandler" w:date="2026-09-06T00:00:00Z">
        <w:r>
          <w:t xml:space="preserve"> </w:t>
        </w:r>
      </w:ins>
      <w:ins w:id="12729" w:author="Leon Sandler" w:date="2026-09-06T00:00:00Z">
        <w:r>
          <w:t>concept</w:t>
        </w:r>
      </w:ins>
      <w:ins w:id="12730" w:author="Leon Sandler" w:date="2026-09-06T00:00:00Z">
        <w:r>
          <w:t xml:space="preserve"> </w:t>
        </w:r>
      </w:ins>
      <w:ins w:id="12731" w:author="Leon Sandler" w:date="2026-09-06T00:00:00Z">
        <w:r>
          <w:t>rather</w:t>
        </w:r>
      </w:ins>
      <w:ins w:id="12732" w:author="Leon Sandler" w:date="2026-09-06T00:00:00Z">
        <w:r>
          <w:t xml:space="preserve"> </w:t>
        </w:r>
      </w:ins>
      <w:ins w:id="12733" w:author="Leon Sandler" w:date="2026-09-06T00:00:00Z">
        <w:r>
          <w:t>than</w:t>
        </w:r>
      </w:ins>
      <w:ins w:id="12734" w:author="Leon Sandler" w:date="2026-09-06T00:00:00Z">
        <w:r>
          <w:t xml:space="preserve"> </w:t>
        </w:r>
      </w:ins>
      <w:ins w:id="12735" w:author="Leon Sandler" w:date="2026-09-06T00:00:00Z">
        <w:r>
          <w:t>adjudicating</w:t>
        </w:r>
      </w:ins>
      <w:ins w:id="12736" w:author="Leon Sandler" w:date="2026-09-06T00:00:00Z">
        <w:r>
          <w:t xml:space="preserve"> </w:t>
        </w:r>
      </w:ins>
      <w:ins w:id="12737" w:author="Leon Sandler" w:date="2026-09-06T00:00:00Z">
        <w:r>
          <w:t>it</w:t>
        </w:r>
      </w:ins>
      <w:ins w:id="12738" w:author="Leon Sandler" w:date="2026-09-06T00:00:00Z">
        <w:r>
          <w:t xml:space="preserve"> </w:t>
        </w:r>
      </w:ins>
      <w:ins w:id="12739" w:author="Leon Sandler" w:date="2026-09-06T00:00:00Z">
        <w:r>
          <w:t>in</w:t>
        </w:r>
      </w:ins>
      <w:ins w:id="12740" w:author="Leon Sandler" w:date="2026-09-06T00:00:00Z">
        <w:r>
          <w:t xml:space="preserve"> </w:t>
        </w:r>
      </w:ins>
      <w:ins w:id="12741" w:author="Leon Sandler" w:date="2026-09-06T00:00:00Z">
        <w:r>
          <w:t>this</w:t>
        </w:r>
      </w:ins>
      <w:ins w:id="12742" w:author="Leon Sandler" w:date="2026-09-06T00:00:00Z">
        <w:r>
          <w:t xml:space="preserve"> </w:t>
        </w:r>
      </w:ins>
      <w:ins w:id="12743" w:author="Leon Sandler" w:date="2026-09-06T00:00:00Z">
        <w:r>
          <w:t>paper,</w:t>
        </w:r>
      </w:ins>
      <w:ins w:id="12744" w:author="Leon Sandler" w:date="2026-09-06T00:00:00Z">
        <w:r>
          <w:t xml:space="preserve"> </w:t>
        </w:r>
      </w:ins>
      <w:ins w:id="12745" w:author="Leon Sandler" w:date="2026-09-06T00:00:00Z">
        <w:r>
          <w:t>and</w:t>
        </w:r>
      </w:ins>
      <w:ins w:id="12746" w:author="Leon Sandler" w:date="2026-09-06T00:00:00Z">
        <w:r>
          <w:t xml:space="preserve"> </w:t>
        </w:r>
      </w:ins>
      <w:ins w:id="12747" w:author="Leon Sandler" w:date="2026-09-06T00:00:00Z">
        <w:r>
          <w:t>note</w:t>
        </w:r>
      </w:ins>
      <w:ins w:id="12748" w:author="Leon Sandler" w:date="2026-09-06T00:00:00Z">
        <w:r>
          <w:t xml:space="preserve"> </w:t>
        </w:r>
      </w:ins>
      <w:ins w:id="12749" w:author="Leon Sandler" w:date="2026-09-06T00:00:00Z">
        <w:r>
          <w:t>that</w:t>
        </w:r>
      </w:ins>
      <w:ins w:id="12750" w:author="Leon Sandler" w:date="2026-09-06T00:00:00Z">
        <w:r>
          <w:t xml:space="preserve"> </w:t>
        </w:r>
      </w:ins>
      <w:ins w:id="12751" w:author="Leon Sandler" w:date="2026-09-06T00:00:00Z">
        <w:r>
          <w:t>it</w:t>
        </w:r>
      </w:ins>
      <w:ins w:id="12752" w:author="Leon Sandler" w:date="2026-09-06T00:00:00Z">
        <w:r>
          <w:t xml:space="preserve"> </w:t>
        </w:r>
      </w:ins>
      <w:ins w:id="12753" w:author="Leon Sandler" w:date="2026-09-06T00:00:00Z">
        <w:r>
          <w:t>is</w:t>
        </w:r>
      </w:ins>
      <w:ins w:id="12754" w:author="Leon Sandler" w:date="2026-09-06T00:00:00Z">
        <w:r>
          <w:t xml:space="preserve"> </w:t>
        </w:r>
      </w:ins>
      <w:ins w:id="12755" w:author="Leon Sandler" w:date="2026-09-06T00:00:00Z">
        <w:r>
          <w:t>a</w:t>
        </w:r>
      </w:ins>
      <w:ins w:id="12756" w:author="Leon Sandler" w:date="2026-09-06T00:00:00Z">
        <w:r>
          <w:t xml:space="preserve"> </w:t>
        </w:r>
      </w:ins>
      <w:ins w:id="12757" w:author="Leon Sandler" w:date="2026-09-06T00:00:00Z">
        <w:r>
          <w:t>shared</w:t>
        </w:r>
      </w:ins>
      <w:ins w:id="12758" w:author="Leon Sandler" w:date="2026-09-06T00:00:00Z">
        <w:r>
          <w:t xml:space="preserve"> </w:t>
        </w:r>
      </w:ins>
      <w:ins w:id="12759" w:author="Leon Sandler" w:date="2026-09-06T00:00:00Z">
        <w:r>
          <w:t>challenge</w:t>
        </w:r>
      </w:ins>
      <w:ins w:id="12760" w:author="Leon Sandler" w:date="2026-09-06T00:00:00Z">
        <w:r>
          <w:t xml:space="preserve"> </w:t>
        </w:r>
      </w:ins>
      <w:ins w:id="12761" w:author="Leon Sandler" w:date="2026-09-06T00:00:00Z">
        <w:r>
          <w:t>for</w:t>
        </w:r>
      </w:ins>
      <w:ins w:id="12762" w:author="Leon Sandler" w:date="2026-09-06T00:00:00Z">
        <w:r>
          <w:t xml:space="preserve"> </w:t>
        </w:r>
      </w:ins>
      <w:ins w:id="12763" w:author="Leon Sandler" w:date="2026-09-06T00:00:00Z">
        <w:r>
          <w:t>essentially</w:t>
        </w:r>
      </w:ins>
      <w:ins w:id="12764" w:author="Leon Sandler" w:date="2026-09-06T00:00:00Z">
        <w:r>
          <w:t xml:space="preserve"> </w:t>
        </w:r>
      </w:ins>
      <w:ins w:id="12765" w:author="Leon Sandler" w:date="2026-09-06T00:00:00Z">
        <w:r>
          <w:t>any</w:t>
        </w:r>
      </w:ins>
      <w:ins w:id="12766" w:author="Leon Sandler" w:date="2026-09-06T00:00:00Z">
        <w:r>
          <w:t xml:space="preserve"> </w:t>
        </w:r>
      </w:ins>
      <w:ins w:id="12767" w:author="Leon Sandler" w:date="2026-09-06T00:00:00Z">
        <w:r>
          <w:t>continuously</w:t>
        </w:r>
      </w:ins>
      <w:ins w:id="12768" w:author="Leon Sandler" w:date="2026-09-06T00:00:00Z">
        <w:r>
          <w:t xml:space="preserve"> </w:t>
        </w:r>
      </w:ins>
      <w:ins w:id="12769" w:author="Leon Sandler" w:date="2026-09-06T00:00:00Z">
        <w:r>
          <w:t>operating</w:t>
        </w:r>
      </w:ins>
      <w:ins w:id="12770" w:author="Leon Sandler" w:date="2026-09-06T00:00:00Z">
        <w:r>
          <w:t xml:space="preserve"> </w:t>
        </w:r>
      </w:ins>
      <w:ins w:id="12771" w:author="Leon Sandler" w:date="2026-09-06T00:00:00Z">
        <w:r>
          <w:t>lunar</w:t>
        </w:r>
      </w:ins>
      <w:ins w:id="12772" w:author="Leon Sandler" w:date="2026-09-06T00:00:00Z">
        <w:r>
          <w:t xml:space="preserve"> </w:t>
        </w:r>
      </w:ins>
      <w:ins w:id="12773" w:author="Leon Sandler" w:date="2026-09-06T00:00:00Z">
        <w:r>
          <w:t>surface</w:t>
        </w:r>
      </w:ins>
      <w:ins w:id="12774" w:author="Leon Sandler" w:date="2026-09-06T00:00:00Z">
        <w:r>
          <w:t xml:space="preserve"> </w:t>
        </w:r>
      </w:ins>
      <w:ins w:id="12775" w:author="Leon Sandler" w:date="2026-09-06T00:00:00Z">
        <w:r>
          <w:t>power</w:t>
        </w:r>
      </w:ins>
      <w:ins w:id="12776" w:author="Leon Sandler" w:date="2026-09-06T00:00:00Z">
        <w:r>
          <w:t xml:space="preserve"> </w:t>
        </w:r>
      </w:ins>
      <w:ins w:id="12777" w:author="Leon Sandler" w:date="2026-09-06T00:00:00Z">
        <w:r>
          <w:t>consumer,</w:t>
        </w:r>
      </w:ins>
      <w:ins w:id="12778" w:author="Leon Sandler" w:date="2026-09-06T00:00:00Z">
        <w:r>
          <w:t xml:space="preserve"> </w:t>
        </w:r>
      </w:ins>
      <w:ins w:id="12779" w:author="Leon Sandler" w:date="2026-09-06T00:00:00Z">
        <w:r>
          <w:t>not</w:t>
        </w:r>
      </w:ins>
      <w:ins w:id="12780" w:author="Leon Sandler" w:date="2026-09-06T00:00:00Z">
        <w:r>
          <w:t xml:space="preserve"> </w:t>
        </w:r>
      </w:ins>
      <w:ins w:id="12781" w:author="Leon Sandler" w:date="2026-09-06T00:00:00Z">
        <w:r>
          <w:t>a</w:t>
        </w:r>
      </w:ins>
      <w:ins w:id="12782" w:author="Leon Sandler" w:date="2026-09-06T00:00:00Z">
        <w:r>
          <w:t xml:space="preserve"> </w:t>
        </w:r>
      </w:ins>
      <w:ins w:id="12783" w:author="Leon Sandler" w:date="2026-09-06T00:00:00Z">
        <w:r>
          <w:t>weakness</w:t>
        </w:r>
      </w:ins>
      <w:ins w:id="12784" w:author="Leon Sandler" w:date="2026-09-06T00:00:00Z">
        <w:r>
          <w:t xml:space="preserve"> </w:t>
        </w:r>
      </w:ins>
      <w:ins w:id="12785" w:author="Leon Sandler" w:date="2026-09-06T00:00:00Z">
        <w:r>
          <w:t>specific</w:t>
        </w:r>
      </w:ins>
      <w:ins w:id="12786" w:author="Leon Sandler" w:date="2026-09-06T00:00:00Z">
        <w:r>
          <w:t xml:space="preserve"> </w:t>
        </w:r>
      </w:ins>
      <w:ins w:id="12787" w:author="Leon Sandler" w:date="2026-09-06T00:00:00Z">
        <w:r>
          <w:t>to</w:t>
        </w:r>
      </w:ins>
      <w:ins w:id="12788" w:author="Leon Sandler" w:date="2026-09-06T00:00:00Z">
        <w:r>
          <w:t xml:space="preserve"> </w:t>
        </w:r>
      </w:ins>
      <w:ins w:id="12789" w:author="Leon Sandler" w:date="2026-09-06T00:00:00Z">
        <w:r>
          <w:t>the</w:t>
        </w:r>
      </w:ins>
      <w:ins w:id="12790" w:author="Leon Sandler" w:date="2026-09-06T00:00:00Z">
        <w:r>
          <w:t xml:space="preserve"> </w:t>
        </w:r>
      </w:ins>
      <w:ins w:id="12791" w:author="Leon Sandler" w:date="2026-09-06T00:00:00Z">
        <w:r>
          <w:t>magnetic</w:t>
        </w:r>
      </w:ins>
      <w:ins w:id="12792" w:author="Leon Sandler" w:date="2026-09-06T00:00:00Z">
        <w:r>
          <w:t xml:space="preserve"> </w:t>
        </w:r>
      </w:ins>
      <w:ins w:id="12793" w:author="Leon Sandler" w:date="2026-09-06T00:00:00Z">
        <w:r>
          <w:t>fence</w:t>
        </w:r>
      </w:ins>
      <w:ins w:id="12794" w:author="Leon Sandler" w:date="2026-09-06T00:00:00Z">
        <w:r>
          <w:t xml:space="preserve"> </w:t>
        </w:r>
      </w:ins>
      <w:ins w:id="12795" w:author="Leon Sandler" w:date="2026-09-06T00:00:00Z">
        <w:r>
          <w:t>architecture.</w:t>
        </w:r>
      </w:ins>
    </w:p>
    <w:p>
      <w:ins w:id="12796" w:author="Leon Sandler" w:date="2026-09-06T00:00:00Z">
        <w:r>
          <w:t>11.4</w:t>
        </w:r>
      </w:ins>
      <w:ins w:id="12797" w:author="Leon Sandler" w:date="2026-09-06T00:00:00Z">
        <w:r>
          <w:t xml:space="preserve"> </w:t>
        </w:r>
      </w:ins>
      <w:ins w:id="12798" w:author="Leon Sandler" w:date="2026-09-06T00:00:00Z">
        <w:r>
          <w:t>Reliability</w:t>
        </w:r>
      </w:ins>
      <w:ins w:id="12799" w:author="Leon Sandler" w:date="2026-09-06T00:00:00Z">
        <w:r>
          <w:t xml:space="preserve"> </w:t>
        </w:r>
      </w:ins>
      <w:ins w:id="12800" w:author="Leon Sandler" w:date="2026-09-06T00:00:00Z">
        <w:r>
          <w:t>and</w:t>
        </w:r>
      </w:ins>
      <w:ins w:id="12801" w:author="Leon Sandler" w:date="2026-09-06T00:00:00Z">
        <w:r>
          <w:t xml:space="preserve"> </w:t>
        </w:r>
      </w:ins>
      <w:ins w:id="12802" w:author="Leon Sandler" w:date="2026-09-06T00:00:00Z">
        <w:r>
          <w:t>failure</w:t>
        </w:r>
      </w:ins>
      <w:ins w:id="12803" w:author="Leon Sandler" w:date="2026-09-06T00:00:00Z">
        <w:r>
          <w:t xml:space="preserve"> </w:t>
        </w:r>
      </w:ins>
      <w:ins w:id="12804" w:author="Leon Sandler" w:date="2026-09-06T00:00:00Z">
        <w:r>
          <w:t>modes</w:t>
        </w:r>
      </w:ins>
    </w:p>
    <w:p>
      <w:ins w:id="12805" w:author="Leon Sandler" w:date="2026-09-06T00:00:00Z">
        <w:r>
          <w:t>The</w:t>
        </w:r>
      </w:ins>
      <w:ins w:id="12806" w:author="Leon Sandler" w:date="2026-09-06T00:00:00Z">
        <w:r>
          <w:t xml:space="preserve"> </w:t>
        </w:r>
      </w:ins>
      <w:ins w:id="12807" w:author="Leon Sandler" w:date="2026-09-06T00:00:00Z">
        <w:r>
          <w:t>distributed</w:t>
        </w:r>
      </w:ins>
      <w:ins w:id="12808" w:author="Leon Sandler" w:date="2026-09-06T00:00:00Z">
        <w:r>
          <w:t xml:space="preserve"> </w:t>
        </w:r>
      </w:ins>
      <w:ins w:id="12809" w:author="Leon Sandler" w:date="2026-09-06T00:00:00Z">
        <w:r>
          <w:t>array's</w:t>
        </w:r>
      </w:ins>
      <w:ins w:id="12810" w:author="Leon Sandler" w:date="2026-09-06T00:00:00Z">
        <w:r>
          <w:t xml:space="preserve"> </w:t>
        </w:r>
      </w:ins>
      <w:ins w:id="12811" w:author="Leon Sandler" w:date="2026-09-06T00:00:00Z">
        <w:r>
          <w:t>central</w:t>
        </w:r>
      </w:ins>
      <w:ins w:id="12812" w:author="Leon Sandler" w:date="2026-09-06T00:00:00Z">
        <w:r>
          <w:t xml:space="preserve"> </w:t>
        </w:r>
      </w:ins>
      <w:ins w:id="12813" w:author="Leon Sandler" w:date="2026-09-06T00:00:00Z">
        <w:r>
          <w:t>architectural</w:t>
        </w:r>
      </w:ins>
      <w:ins w:id="12814" w:author="Leon Sandler" w:date="2026-09-06T00:00:00Z">
        <w:r>
          <w:t xml:space="preserve"> </w:t>
        </w:r>
      </w:ins>
      <w:ins w:id="12815" w:author="Leon Sandler" w:date="2026-09-06T00:00:00Z">
        <w:r>
          <w:t>advantage</w:t>
        </w:r>
      </w:ins>
      <w:ins w:id="12816" w:author="Leon Sandler" w:date="2026-09-06T00:00:00Z">
        <w:r>
          <w:t xml:space="preserve"> </w:t>
        </w:r>
      </w:ins>
      <w:ins w:id="12817" w:author="Leon Sandler" w:date="2026-09-06T00:00:00Z">
        <w:r>
          <w:t>over</w:t>
        </w:r>
      </w:ins>
      <w:ins w:id="12818" w:author="Leon Sandler" w:date="2026-09-06T00:00:00Z">
        <w:r>
          <w:t xml:space="preserve"> </w:t>
        </w:r>
      </w:ins>
      <w:ins w:id="12819" w:author="Leon Sandler" w:date="2026-09-06T00:00:00Z">
        <w:r>
          <w:t>the</w:t>
        </w:r>
      </w:ins>
      <w:ins w:id="12820" w:author="Leon Sandler" w:date="2026-09-06T00:00:00Z">
        <w:r>
          <w:t xml:space="preserve"> </w:t>
        </w:r>
      </w:ins>
      <w:ins w:id="12821" w:author="Leon Sandler" w:date="2026-09-06T00:00:00Z">
        <w:r>
          <w:t>monolithic</w:t>
        </w:r>
      </w:ins>
      <w:ins w:id="12822" w:author="Leon Sandler" w:date="2026-09-06T00:00:00Z">
        <w:r>
          <w:t xml:space="preserve"> </w:t>
        </w:r>
      </w:ins>
      <w:ins w:id="12823" w:author="Leon Sandler" w:date="2026-09-06T00:00:00Z">
        <w:r>
          <w:t>dipole</w:t>
        </w:r>
      </w:ins>
      <w:ins w:id="12824" w:author="Leon Sandler" w:date="2026-09-06T00:00:00Z">
        <w:r>
          <w:t xml:space="preserve"> </w:t>
        </w:r>
      </w:ins>
      <w:ins w:id="12825" w:author="Leon Sandler" w:date="2026-09-06T00:00:00Z">
        <w:r>
          <w:t>is</w:t>
        </w:r>
      </w:ins>
      <w:ins w:id="12826" w:author="Leon Sandler" w:date="2026-09-06T00:00:00Z">
        <w:r>
          <w:t xml:space="preserve"> </w:t>
        </w:r>
      </w:ins>
      <w:ins w:id="12827" w:author="Leon Sandler" w:date="2026-09-06T00:00:00Z">
        <w:r>
          <w:t>that</w:t>
        </w:r>
      </w:ins>
      <w:ins w:id="12828" w:author="Leon Sandler" w:date="2026-09-06T00:00:00Z">
        <w:r>
          <w:t xml:space="preserve"> </w:t>
        </w:r>
      </w:ins>
      <w:ins w:id="12829" w:author="Leon Sandler" w:date="2026-09-06T00:00:00Z">
        <w:r>
          <w:t>its</w:t>
        </w:r>
      </w:ins>
      <w:ins w:id="12830" w:author="Leon Sandler" w:date="2026-09-06T00:00:00Z">
        <w:r>
          <w:t xml:space="preserve"> </w:t>
        </w:r>
      </w:ins>
      <w:ins w:id="12831" w:author="Leon Sandler" w:date="2026-09-06T00:00:00Z">
        <w:r>
          <w:t>moment</w:t>
        </w:r>
      </w:ins>
      <w:ins w:id="12832" w:author="Leon Sandler" w:date="2026-09-06T00:00:00Z">
        <w:r>
          <w:t xml:space="preserve"> </w:t>
        </w:r>
      </w:ins>
      <w:ins w:id="12833" w:author="Leon Sandler" w:date="2026-09-06T00:00:00Z">
        <w:r>
          <w:t>budget,</w:t>
        </w:r>
      </w:ins>
      <w:ins w:id="12834" w:author="Leon Sandler" w:date="2026-09-06T00:00:00Z">
        <w:r>
          <w:t xml:space="preserve"> </w:t>
        </w:r>
      </w:ins>
      <w:ins w:id="12835" w:author="Leon Sandler" w:date="2026-09-06T00:00:00Z">
        <w:r>
          <w:t>and</w:t>
        </w:r>
      </w:ins>
      <w:ins w:id="12836" w:author="Leon Sandler" w:date="2026-09-06T00:00:00Z">
        <w:r>
          <w:t xml:space="preserve"> </w:t>
        </w:r>
      </w:ins>
      <w:ins w:id="12837" w:author="Leon Sandler" w:date="2026-09-06T00:00:00Z">
        <w:r>
          <w:t>hence</w:t>
        </w:r>
      </w:ins>
      <w:ins w:id="12838" w:author="Leon Sandler" w:date="2026-09-06T00:00:00Z">
        <w:r>
          <w:t xml:space="preserve"> </w:t>
        </w:r>
      </w:ins>
      <w:ins w:id="12839" w:author="Leon Sandler" w:date="2026-09-06T00:00:00Z">
        <w:r>
          <w:t>its</w:t>
        </w:r>
      </w:ins>
      <w:ins w:id="12840" w:author="Leon Sandler" w:date="2026-09-06T00:00:00Z">
        <w:r>
          <w:t xml:space="preserve"> </w:t>
        </w:r>
      </w:ins>
      <w:ins w:id="12841" w:author="Leon Sandler" w:date="2026-09-06T00:00:00Z">
        <w:r>
          <w:t>protective</w:t>
        </w:r>
      </w:ins>
      <w:ins w:id="12842" w:author="Leon Sandler" w:date="2026-09-06T00:00:00Z">
        <w:r>
          <w:t xml:space="preserve"> </w:t>
        </w:r>
      </w:ins>
      <w:ins w:id="12843" w:author="Leon Sandler" w:date="2026-09-06T00:00:00Z">
        <w:r>
          <w:t>function,</w:t>
        </w:r>
      </w:ins>
      <w:ins w:id="12844" w:author="Leon Sandler" w:date="2026-09-06T00:00:00Z">
        <w:r>
          <w:t xml:space="preserve"> </w:t>
        </w:r>
      </w:ins>
      <w:ins w:id="12845" w:author="Leon Sandler" w:date="2026-09-06T00:00:00Z">
        <w:r>
          <w:t>is</w:t>
        </w:r>
      </w:ins>
      <w:ins w:id="12846" w:author="Leon Sandler" w:date="2026-09-06T00:00:00Z">
        <w:r>
          <w:t xml:space="preserve"> </w:t>
        </w:r>
      </w:ins>
      <w:ins w:id="12847" w:author="Leon Sandler" w:date="2026-09-06T00:00:00Z">
        <w:r>
          <w:t>spread</w:t>
        </w:r>
      </w:ins>
      <w:ins w:id="12848" w:author="Leon Sandler" w:date="2026-09-06T00:00:00Z">
        <w:r>
          <w:t xml:space="preserve"> </w:t>
        </w:r>
      </w:ins>
      <w:ins w:id="12849" w:author="Leon Sandler" w:date="2026-09-06T00:00:00Z">
        <w:r>
          <w:t>across</w:t>
        </w:r>
      </w:ins>
      <w:ins w:id="12850" w:author="Leon Sandler" w:date="2026-09-06T00:00:00Z">
        <w:r>
          <w:t xml:space="preserve"> </w:t>
        </w:r>
      </w:ins>
      <w:ins w:id="12851" w:author="Leon Sandler" w:date="2026-09-06T00:00:00Z">
        <w:r>
          <w:t>22</w:t>
        </w:r>
      </w:ins>
      <w:ins w:id="12852" w:author="Leon Sandler" w:date="2026-09-06T00:00:00Z">
        <w:r>
          <w:t xml:space="preserve"> </w:t>
        </w:r>
      </w:ins>
      <w:ins w:id="12853" w:author="Leon Sandler" w:date="2026-09-06T00:00:00Z">
        <w:r>
          <w:t>independent</w:t>
        </w:r>
      </w:ins>
      <w:ins w:id="12854" w:author="Leon Sandler" w:date="2026-09-06T00:00:00Z">
        <w:r>
          <w:t xml:space="preserve"> </w:t>
        </w:r>
      </w:ins>
      <w:ins w:id="12855" w:author="Leon Sandler" w:date="2026-09-06T00:00:00Z">
        <w:r>
          <w:t>sites</w:t>
        </w:r>
      </w:ins>
      <w:ins w:id="12856" w:author="Leon Sandler" w:date="2026-09-06T00:00:00Z">
        <w:r>
          <w:t xml:space="preserve"> </w:t>
        </w:r>
      </w:ins>
      <w:ins w:id="12857" w:author="Leon Sandler" w:date="2026-09-06T00:00:00Z">
        <w:r>
          <w:t>rather</w:t>
        </w:r>
      </w:ins>
      <w:ins w:id="12858" w:author="Leon Sandler" w:date="2026-09-06T00:00:00Z">
        <w:r>
          <w:t xml:space="preserve"> </w:t>
        </w:r>
      </w:ins>
      <w:ins w:id="12859" w:author="Leon Sandler" w:date="2026-09-06T00:00:00Z">
        <w:r>
          <w:t>than</w:t>
        </w:r>
      </w:ins>
      <w:ins w:id="12860" w:author="Leon Sandler" w:date="2026-09-06T00:00:00Z">
        <w:r>
          <w:t xml:space="preserve"> </w:t>
        </w:r>
      </w:ins>
      <w:ins w:id="12861" w:author="Leon Sandler" w:date="2026-09-06T00:00:00Z">
        <w:r>
          <w:t>concentrated</w:t>
        </w:r>
      </w:ins>
      <w:ins w:id="12862" w:author="Leon Sandler" w:date="2026-09-06T00:00:00Z">
        <w:r>
          <w:t xml:space="preserve"> </w:t>
        </w:r>
      </w:ins>
      <w:ins w:id="12863" w:author="Leon Sandler" w:date="2026-09-06T00:00:00Z">
        <w:r>
          <w:t>in</w:t>
        </w:r>
      </w:ins>
      <w:ins w:id="12864" w:author="Leon Sandler" w:date="2026-09-06T00:00:00Z">
        <w:r>
          <w:t xml:space="preserve"> </w:t>
        </w:r>
      </w:ins>
      <w:ins w:id="12865" w:author="Leon Sandler" w:date="2026-09-06T00:00:00Z">
        <w:r>
          <w:t>one,</w:t>
        </w:r>
      </w:ins>
      <w:ins w:id="12866" w:author="Leon Sandler" w:date="2026-09-06T00:00:00Z">
        <w:r>
          <w:t xml:space="preserve"> </w:t>
        </w:r>
      </w:ins>
      <w:ins w:id="12867" w:author="Leon Sandler" w:date="2026-09-06T00:00:00Z">
        <w:r>
          <w:t>so</w:t>
        </w:r>
      </w:ins>
      <w:ins w:id="12868" w:author="Leon Sandler" w:date="2026-09-06T00:00:00Z">
        <w:r>
          <w:t xml:space="preserve"> </w:t>
        </w:r>
      </w:ins>
      <w:ins w:id="12869" w:author="Leon Sandler" w:date="2026-09-06T00:00:00Z">
        <w:r>
          <w:t>that</w:t>
        </w:r>
      </w:ins>
      <w:ins w:id="12870" w:author="Leon Sandler" w:date="2026-09-06T00:00:00Z">
        <w:r>
          <w:t xml:space="preserve"> </w:t>
        </w:r>
      </w:ins>
      <w:ins w:id="12871" w:author="Leon Sandler" w:date="2026-09-06T00:00:00Z">
        <w:r>
          <w:t>no</w:t>
        </w:r>
      </w:ins>
      <w:ins w:id="12872" w:author="Leon Sandler" w:date="2026-09-06T00:00:00Z">
        <w:r>
          <w:t xml:space="preserve"> </w:t>
        </w:r>
      </w:ins>
      <w:ins w:id="12873" w:author="Leon Sandler" w:date="2026-09-06T00:00:00Z">
        <w:r>
          <w:t>single</w:t>
        </w:r>
      </w:ins>
      <w:ins w:id="12874" w:author="Leon Sandler" w:date="2026-09-06T00:00:00Z">
        <w:r>
          <w:t xml:space="preserve"> </w:t>
        </w:r>
      </w:ins>
      <w:ins w:id="12875" w:author="Leon Sandler" w:date="2026-09-06T00:00:00Z">
        <w:r>
          <w:t>component</w:t>
        </w:r>
      </w:ins>
      <w:ins w:id="12876" w:author="Leon Sandler" w:date="2026-09-06T00:00:00Z">
        <w:r>
          <w:t xml:space="preserve"> </w:t>
        </w:r>
      </w:ins>
      <w:ins w:id="12877" w:author="Leon Sandler" w:date="2026-09-06T00:00:00Z">
        <w:r>
          <w:t>failure</w:t>
        </w:r>
      </w:ins>
      <w:ins w:id="12878" w:author="Leon Sandler" w:date="2026-09-06T00:00:00Z">
        <w:r>
          <w:t xml:space="preserve"> </w:t>
        </w:r>
      </w:ins>
      <w:ins w:id="12879" w:author="Leon Sandler" w:date="2026-09-06T00:00:00Z">
        <w:r>
          <w:t>collapses</w:t>
        </w:r>
      </w:ins>
      <w:ins w:id="12880" w:author="Leon Sandler" w:date="2026-09-06T00:00:00Z">
        <w:r>
          <w:t xml:space="preserve"> </w:t>
        </w:r>
      </w:ins>
      <w:ins w:id="12881" w:author="Leon Sandler" w:date="2026-09-06T00:00:00Z">
        <w:r>
          <w:t>the</w:t>
        </w:r>
      </w:ins>
      <w:ins w:id="12882" w:author="Leon Sandler" w:date="2026-09-06T00:00:00Z">
        <w:r>
          <w:t xml:space="preserve"> </w:t>
        </w:r>
      </w:ins>
      <w:ins w:id="12883" w:author="Leon Sandler" w:date="2026-09-06T00:00:00Z">
        <w:r>
          <w:t>shield's</w:t>
        </w:r>
      </w:ins>
      <w:ins w:id="12884" w:author="Leon Sandler" w:date="2026-09-06T00:00:00Z">
        <w:r>
          <w:t xml:space="preserve"> </w:t>
        </w:r>
      </w:ins>
      <w:ins w:id="12885" w:author="Leon Sandler" w:date="2026-09-06T00:00:00Z">
        <w:r>
          <w:t>function</w:t>
        </w:r>
      </w:ins>
      <w:ins w:id="12886" w:author="Leon Sandler" w:date="2026-09-06T00:00:00Z">
        <w:r>
          <w:t xml:space="preserve"> </w:t>
        </w:r>
      </w:ins>
      <w:ins w:id="12887" w:author="Leon Sandler" w:date="2026-09-06T00:00:00Z">
        <w:r>
          <w:t>(Section</w:t>
        </w:r>
      </w:ins>
      <w:ins w:id="12888" w:author="Leon Sandler" w:date="2026-09-06T00:00:00Z">
        <w:r>
          <w:t xml:space="preserve"> </w:t>
        </w:r>
      </w:ins>
      <w:ins w:id="12889" w:author="Leon Sandler" w:date="2026-09-06T00:00:00Z">
        <w:r>
          <w:t>6.1).</w:t>
        </w:r>
      </w:ins>
      <w:ins w:id="12890" w:author="Leon Sandler" w:date="2026-09-06T00:00:00Z">
        <w:r>
          <w:t xml:space="preserve"> </w:t>
        </w:r>
      </w:ins>
      <w:ins w:id="12891" w:author="Leon Sandler" w:date="2026-09-06T00:00:00Z">
        <w:r>
          <w:t>We</w:t>
        </w:r>
      </w:ins>
      <w:ins w:id="12892" w:author="Leon Sandler" w:date="2026-09-06T00:00:00Z">
        <w:r>
          <w:t xml:space="preserve"> </w:t>
        </w:r>
      </w:ins>
      <w:ins w:id="12893" w:author="Leon Sandler" w:date="2026-09-06T00:00:00Z">
        <w:r>
          <w:t>have</w:t>
        </w:r>
      </w:ins>
      <w:ins w:id="12894" w:author="Leon Sandler" w:date="2026-09-06T00:00:00Z">
        <w:r>
          <w:t xml:space="preserve"> </w:t>
        </w:r>
      </w:ins>
      <w:ins w:id="12895" w:author="Leon Sandler" w:date="2026-09-06T00:00:00Z">
        <w:r>
          <w:t>not</w:t>
        </w:r>
      </w:ins>
      <w:ins w:id="12896" w:author="Leon Sandler" w:date="2026-09-06T00:00:00Z">
        <w:r>
          <w:t xml:space="preserve"> </w:t>
        </w:r>
      </w:ins>
      <w:ins w:id="12897" w:author="Leon Sandler" w:date="2026-09-06T00:00:00Z">
        <w:r>
          <w:t>run</w:t>
        </w:r>
      </w:ins>
      <w:ins w:id="12898" w:author="Leon Sandler" w:date="2026-09-06T00:00:00Z">
        <w:r>
          <w:t xml:space="preserve"> </w:t>
        </w:r>
      </w:ins>
      <w:ins w:id="12899" w:author="Leon Sandler" w:date="2026-09-06T00:00:00Z">
        <w:r>
          <w:t>new</w:t>
        </w:r>
      </w:ins>
      <w:ins w:id="12900" w:author="Leon Sandler" w:date="2026-09-06T00:00:00Z">
        <w:r>
          <w:t xml:space="preserve"> </w:t>
        </w:r>
      </w:ins>
      <w:ins w:id="12901" w:author="Leon Sandler" w:date="2026-09-06T00:00:00Z">
        <w:r>
          <w:t>failure-mode</w:t>
        </w:r>
      </w:ins>
      <w:ins w:id="12902" w:author="Leon Sandler" w:date="2026-09-06T00:00:00Z">
        <w:r>
          <w:t xml:space="preserve"> </w:t>
        </w:r>
      </w:ins>
      <w:ins w:id="12903" w:author="Leon Sandler" w:date="2026-09-06T00:00:00Z">
        <w:r>
          <w:t>simulations</w:t>
        </w:r>
      </w:ins>
      <w:ins w:id="12904" w:author="Leon Sandler" w:date="2026-09-06T00:00:00Z">
        <w:r>
          <w:t xml:space="preserve"> </w:t>
        </w:r>
      </w:ins>
      <w:ins w:id="12905" w:author="Leon Sandler" w:date="2026-09-06T00:00:00Z">
        <w:r>
          <w:t>for</w:t>
        </w:r>
      </w:ins>
      <w:ins w:id="12906" w:author="Leon Sandler" w:date="2026-09-06T00:00:00Z">
        <w:r>
          <w:t xml:space="preserve"> </w:t>
        </w:r>
      </w:ins>
      <w:ins w:id="12907" w:author="Leon Sandler" w:date="2026-09-06T00:00:00Z">
        <w:r>
          <w:t>this</w:t>
        </w:r>
      </w:ins>
      <w:ins w:id="12908" w:author="Leon Sandler" w:date="2026-09-06T00:00:00Z">
        <w:r>
          <w:t xml:space="preserve"> </w:t>
        </w:r>
      </w:ins>
      <w:ins w:id="12909" w:author="Leon Sandler" w:date="2026-09-06T00:00:00Z">
        <w:r>
          <w:t>revision,</w:t>
        </w:r>
      </w:ins>
      <w:ins w:id="12910" w:author="Leon Sandler" w:date="2026-09-06T00:00:00Z">
        <w:r>
          <w:t xml:space="preserve"> </w:t>
        </w:r>
      </w:ins>
      <w:ins w:id="12911" w:author="Leon Sandler" w:date="2026-09-06T00:00:00Z">
        <w:r>
          <w:t>and</w:t>
        </w:r>
      </w:ins>
      <w:ins w:id="12912" w:author="Leon Sandler" w:date="2026-09-06T00:00:00Z">
        <w:r>
          <w:t xml:space="preserve"> </w:t>
        </w:r>
      </w:ins>
      <w:ins w:id="12913" w:author="Leon Sandler" w:date="2026-09-06T00:00:00Z">
        <w:r>
          <w:t>we</w:t>
        </w:r>
      </w:ins>
      <w:ins w:id="12914" w:author="Leon Sandler" w:date="2026-09-06T00:00:00Z">
        <w:r>
          <w:t xml:space="preserve"> </w:t>
        </w:r>
      </w:ins>
      <w:ins w:id="12915" w:author="Leon Sandler" w:date="2026-09-06T00:00:00Z">
        <w:r>
          <w:t>are</w:t>
        </w:r>
      </w:ins>
      <w:ins w:id="12916" w:author="Leon Sandler" w:date="2026-09-06T00:00:00Z">
        <w:r>
          <w:t xml:space="preserve"> </w:t>
        </w:r>
      </w:ins>
      <w:ins w:id="12917" w:author="Leon Sandler" w:date="2026-09-06T00:00:00Z">
        <w:r>
          <w:t>explicit</w:t>
        </w:r>
      </w:ins>
      <w:ins w:id="12918" w:author="Leon Sandler" w:date="2026-09-06T00:00:00Z">
        <w:r>
          <w:t xml:space="preserve"> </w:t>
        </w:r>
      </w:ins>
      <w:ins w:id="12919" w:author="Leon Sandler" w:date="2026-09-06T00:00:00Z">
        <w:r>
          <w:t>that</w:t>
        </w:r>
      </w:ins>
      <w:ins w:id="12920" w:author="Leon Sandler" w:date="2026-09-06T00:00:00Z">
        <w:r>
          <w:t xml:space="preserve"> </w:t>
        </w:r>
      </w:ins>
      <w:ins w:id="12921" w:author="Leon Sandler" w:date="2026-09-06T00:00:00Z">
        <w:r>
          <w:t>the</w:t>
        </w:r>
      </w:ins>
      <w:ins w:id="12922" w:author="Leon Sandler" w:date="2026-09-06T00:00:00Z">
        <w:r>
          <w:t xml:space="preserve"> </w:t>
        </w:r>
      </w:ins>
      <w:ins w:id="12923" w:author="Leon Sandler" w:date="2026-09-06T00:00:00Z">
        <w:r>
          <w:t>following</w:t>
        </w:r>
      </w:ins>
      <w:ins w:id="12924" w:author="Leon Sandler" w:date="2026-09-06T00:00:00Z">
        <w:r>
          <w:t xml:space="preserve"> </w:t>
        </w:r>
      </w:ins>
      <w:ins w:id="12925" w:author="Leon Sandler" w:date="2026-09-06T00:00:00Z">
        <w:r>
          <w:t>discussion</w:t>
        </w:r>
      </w:ins>
      <w:ins w:id="12926" w:author="Leon Sandler" w:date="2026-09-06T00:00:00Z">
        <w:r>
          <w:t xml:space="preserve"> </w:t>
        </w:r>
      </w:ins>
      <w:ins w:id="12927" w:author="Leon Sandler" w:date="2026-09-06T00:00:00Z">
        <w:r>
          <w:t>is</w:t>
        </w:r>
      </w:ins>
      <w:ins w:id="12928" w:author="Leon Sandler" w:date="2026-09-06T00:00:00Z">
        <w:r>
          <w:t xml:space="preserve"> </w:t>
        </w:r>
      </w:ins>
      <w:ins w:id="12929" w:author="Leon Sandler" w:date="2026-09-06T00:00:00Z">
        <w:r>
          <w:t>an</w:t>
        </w:r>
      </w:ins>
      <w:ins w:id="12930" w:author="Leon Sandler" w:date="2026-09-06T00:00:00Z">
        <w:r>
          <w:t xml:space="preserve"> </w:t>
        </w:r>
      </w:ins>
      <w:ins w:id="12931" w:author="Leon Sandler" w:date="2026-09-06T00:00:00Z">
        <w:r>
          <w:t>analytic</w:t>
        </w:r>
      </w:ins>
      <w:ins w:id="12932" w:author="Leon Sandler" w:date="2026-09-06T00:00:00Z">
        <w:r>
          <w:t xml:space="preserve"> </w:t>
        </w:r>
      </w:ins>
      <w:ins w:id="12933" w:author="Leon Sandler" w:date="2026-09-06T00:00:00Z">
        <w:r>
          <w:t>argument</w:t>
        </w:r>
      </w:ins>
      <w:ins w:id="12934" w:author="Leon Sandler" w:date="2026-09-06T00:00:00Z">
        <w:r>
          <w:t xml:space="preserve"> </w:t>
        </w:r>
      </w:ins>
      <w:ins w:id="12935" w:author="Leon Sandler" w:date="2026-09-06T00:00:00Z">
        <w:r>
          <w:t>from</w:t>
        </w:r>
      </w:ins>
      <w:ins w:id="12936" w:author="Leon Sandler" w:date="2026-09-06T00:00:00Z">
        <w:r>
          <w:t xml:space="preserve"> </w:t>
        </w:r>
      </w:ins>
      <w:ins w:id="12937" w:author="Leon Sandler" w:date="2026-09-06T00:00:00Z">
        <w:r>
          <w:t>the</w:t>
        </w:r>
      </w:ins>
      <w:ins w:id="12938" w:author="Leon Sandler" w:date="2026-09-06T00:00:00Z">
        <w:r>
          <w:t xml:space="preserve"> </w:t>
        </w:r>
      </w:ins>
      <w:ins w:id="12939" w:author="Leon Sandler" w:date="2026-09-06T00:00:00Z">
        <w:r>
          <w:t>array's</w:t>
        </w:r>
      </w:ins>
      <w:ins w:id="12940" w:author="Leon Sandler" w:date="2026-09-06T00:00:00Z">
        <w:r>
          <w:t xml:space="preserve"> </w:t>
        </w:r>
      </w:ins>
      <w:ins w:id="12941" w:author="Leon Sandler" w:date="2026-09-06T00:00:00Z">
        <w:r>
          <w:t>already-verified</w:t>
        </w:r>
      </w:ins>
      <w:ins w:id="12942" w:author="Leon Sandler" w:date="2026-09-06T00:00:00Z">
        <w:r>
          <w:t xml:space="preserve"> </w:t>
        </w:r>
      </w:ins>
      <w:ins w:id="12943" w:author="Leon Sandler" w:date="2026-09-06T00:00:00Z">
        <w:r>
          <w:t>scaling</w:t>
        </w:r>
      </w:ins>
      <w:ins w:id="12944" w:author="Leon Sandler" w:date="2026-09-06T00:00:00Z">
        <w:r>
          <w:t xml:space="preserve"> </w:t>
        </w:r>
      </w:ins>
      <w:ins w:id="12945" w:author="Leon Sandler" w:date="2026-09-06T00:00:00Z">
        <w:r>
          <w:t>behavior</w:t>
        </w:r>
      </w:ins>
      <w:ins w:id="12946" w:author="Leon Sandler" w:date="2026-09-06T00:00:00Z">
        <w:r>
          <w:t xml:space="preserve"> </w:t>
        </w:r>
      </w:ins>
      <w:ins w:id="12947" w:author="Leon Sandler" w:date="2026-09-06T00:00:00Z">
        <w:r>
          <w:t>(Section</w:t>
        </w:r>
      </w:ins>
      <w:ins w:id="12948" w:author="Leon Sandler" w:date="2026-09-06T00:00:00Z">
        <w:r>
          <w:t xml:space="preserve"> </w:t>
        </w:r>
      </w:ins>
      <w:ins w:id="12949" w:author="Leon Sandler" w:date="2026-09-06T00:00:00Z">
        <w:r>
          <w:t>6.2)</w:t>
        </w:r>
      </w:ins>
      <w:ins w:id="12950" w:author="Leon Sandler" w:date="2026-09-06T00:00:00Z">
        <w:r>
          <w:t xml:space="preserve"> </w:t>
        </w:r>
      </w:ins>
      <w:ins w:id="12951" w:author="Leon Sandler" w:date="2026-09-06T00:00:00Z">
        <w:r>
          <w:t>rather</w:t>
        </w:r>
      </w:ins>
      <w:ins w:id="12952" w:author="Leon Sandler" w:date="2026-09-06T00:00:00Z">
        <w:r>
          <w:t xml:space="preserve"> </w:t>
        </w:r>
      </w:ins>
      <w:ins w:id="12953" w:author="Leon Sandler" w:date="2026-09-06T00:00:00Z">
        <w:r>
          <w:t>than</w:t>
        </w:r>
      </w:ins>
      <w:ins w:id="12954" w:author="Leon Sandler" w:date="2026-09-06T00:00:00Z">
        <w:r>
          <w:t xml:space="preserve"> </w:t>
        </w:r>
      </w:ins>
      <w:ins w:id="12955" w:author="Leon Sandler" w:date="2026-09-06T00:00:00Z">
        <w:r>
          <w:t>a</w:t>
        </w:r>
      </w:ins>
      <w:ins w:id="12956" w:author="Leon Sandler" w:date="2026-09-06T00:00:00Z">
        <w:r>
          <w:t xml:space="preserve"> </w:t>
        </w:r>
      </w:ins>
      <w:ins w:id="12957" w:author="Leon Sandler" w:date="2026-09-06T00:00:00Z">
        <w:r>
          <w:t>new</w:t>
        </w:r>
      </w:ins>
      <w:ins w:id="12958" w:author="Leon Sandler" w:date="2026-09-06T00:00:00Z">
        <w:r>
          <w:t xml:space="preserve"> </w:t>
        </w:r>
      </w:ins>
      <w:ins w:id="12959" w:author="Leon Sandler" w:date="2026-09-06T00:00:00Z">
        <w:r>
          <w:t>simulated</w:t>
        </w:r>
      </w:ins>
      <w:ins w:id="12960" w:author="Leon Sandler" w:date="2026-09-06T00:00:00Z">
        <w:r>
          <w:t xml:space="preserve"> </w:t>
        </w:r>
      </w:ins>
      <w:ins w:id="12961" w:author="Leon Sandler" w:date="2026-09-06T00:00:00Z">
        <w:r>
          <w:t>result;</w:t>
        </w:r>
      </w:ins>
      <w:ins w:id="12962" w:author="Leon Sandler" w:date="2026-09-06T00:00:00Z">
        <w:r>
          <w:t xml:space="preserve"> </w:t>
        </w:r>
      </w:ins>
      <w:ins w:id="12963" w:author="Leon Sandler" w:date="2026-09-06T00:00:00Z">
        <w:r>
          <w:t>a</w:t>
        </w:r>
      </w:ins>
      <w:ins w:id="12964" w:author="Leon Sandler" w:date="2026-09-06T00:00:00Z">
        <w:r>
          <w:t xml:space="preserve"> </w:t>
        </w:r>
      </w:ins>
      <w:ins w:id="12965" w:author="Leon Sandler" w:date="2026-09-06T00:00:00Z">
        <w:r>
          <w:t>dedicated</w:t>
        </w:r>
      </w:ins>
      <w:ins w:id="12966" w:author="Leon Sandler" w:date="2026-09-06T00:00:00Z">
        <w:r>
          <w:t xml:space="preserve"> </w:t>
        </w:r>
      </w:ins>
      <w:ins w:id="12967" w:author="Leon Sandler" w:date="2026-09-06T00:00:00Z">
        <w:r>
          <w:t>failure-mode</w:t>
        </w:r>
      </w:ins>
      <w:ins w:id="12968" w:author="Leon Sandler" w:date="2026-09-06T00:00:00Z">
        <w:r>
          <w:t xml:space="preserve"> </w:t>
        </w:r>
      </w:ins>
      <w:ins w:id="12969" w:author="Leon Sandler" w:date="2026-09-06T00:00:00Z">
        <w:r>
          <w:t>simulation</w:t>
        </w:r>
      </w:ins>
      <w:ins w:id="12970" w:author="Leon Sandler" w:date="2026-09-06T00:00:00Z">
        <w:r>
          <w:t xml:space="preserve"> </w:t>
        </w:r>
      </w:ins>
      <w:ins w:id="12971" w:author="Leon Sandler" w:date="2026-09-06T00:00:00Z">
        <w:r>
          <w:t>campaign,</w:t>
        </w:r>
      </w:ins>
      <w:ins w:id="12972" w:author="Leon Sandler" w:date="2026-09-06T00:00:00Z">
        <w:r>
          <w:t xml:space="preserve"> </w:t>
        </w:r>
      </w:ins>
      <w:ins w:id="12973" w:author="Leon Sandler" w:date="2026-09-06T00:00:00Z">
        <w:r>
          <w:t>varying</w:t>
        </w:r>
      </w:ins>
      <w:ins w:id="12974" w:author="Leon Sandler" w:date="2026-09-06T00:00:00Z">
        <w:r>
          <w:t xml:space="preserve"> </w:t>
        </w:r>
      </w:ins>
      <w:ins w:id="12975" w:author="Leon Sandler" w:date="2026-09-06T00:00:00Z">
        <w:r>
          <w:t>the</w:t>
        </w:r>
      </w:ins>
      <w:ins w:id="12976" w:author="Leon Sandler" w:date="2026-09-06T00:00:00Z">
        <w:r>
          <w:t xml:space="preserve"> </w:t>
        </w:r>
      </w:ins>
      <w:ins w:id="12977" w:author="Leon Sandler" w:date="2026-09-06T00:00:00Z">
        <w:r>
          <w:t>number</w:t>
        </w:r>
      </w:ins>
      <w:ins w:id="12978" w:author="Leon Sandler" w:date="2026-09-06T00:00:00Z">
        <w:r>
          <w:t xml:space="preserve"> </w:t>
        </w:r>
      </w:ins>
      <w:ins w:id="12979" w:author="Leon Sandler" w:date="2026-09-06T00:00:00Z">
        <w:r>
          <w:t>and</w:t>
        </w:r>
      </w:ins>
      <w:ins w:id="12980" w:author="Leon Sandler" w:date="2026-09-06T00:00:00Z">
        <w:r>
          <w:t xml:space="preserve"> </w:t>
        </w:r>
      </w:ins>
      <w:ins w:id="12981" w:author="Leon Sandler" w:date="2026-09-06T00:00:00Z">
        <w:r>
          <w:t>spatial</w:t>
        </w:r>
      </w:ins>
      <w:ins w:id="12982" w:author="Leon Sandler" w:date="2026-09-06T00:00:00Z">
        <w:r>
          <w:t xml:space="preserve"> </w:t>
        </w:r>
      </w:ins>
      <w:ins w:id="12983" w:author="Leon Sandler" w:date="2026-09-06T00:00:00Z">
        <w:r>
          <w:t>pattern</w:t>
        </w:r>
      </w:ins>
      <w:ins w:id="12984" w:author="Leon Sandler" w:date="2026-09-06T00:00:00Z">
        <w:r>
          <w:t xml:space="preserve"> </w:t>
        </w:r>
      </w:ins>
      <w:ins w:id="12985" w:author="Leon Sandler" w:date="2026-09-06T00:00:00Z">
        <w:r>
          <w:t>of</w:t>
        </w:r>
      </w:ins>
      <w:ins w:id="12986" w:author="Leon Sandler" w:date="2026-09-06T00:00:00Z">
        <w:r>
          <w:t xml:space="preserve"> </w:t>
        </w:r>
      </w:ins>
      <w:ins w:id="12987" w:author="Leon Sandler" w:date="2026-09-06T00:00:00Z">
        <w:r>
          <w:t>disabled</w:t>
        </w:r>
      </w:ins>
      <w:ins w:id="12988" w:author="Leon Sandler" w:date="2026-09-06T00:00:00Z">
        <w:r>
          <w:t xml:space="preserve"> </w:t>
        </w:r>
      </w:ins>
      <w:ins w:id="12989" w:author="Leon Sandler" w:date="2026-09-06T00:00:00Z">
        <w:r>
          <w:t>coils</w:t>
        </w:r>
      </w:ins>
      <w:ins w:id="12990" w:author="Leon Sandler" w:date="2026-09-06T00:00:00Z">
        <w:r>
          <w:t xml:space="preserve"> </w:t>
        </w:r>
      </w:ins>
      <w:ins w:id="12991" w:author="Leon Sandler" w:date="2026-09-06T00:00:00Z">
        <w:r>
          <w:t>and</w:t>
        </w:r>
      </w:ins>
      <w:ins w:id="12992" w:author="Leon Sandler" w:date="2026-09-06T00:00:00Z">
        <w:r>
          <w:t xml:space="preserve"> </w:t>
        </w:r>
      </w:ins>
      <w:ins w:id="12993" w:author="Leon Sandler" w:date="2026-09-06T00:00:00Z">
        <w:r>
          <w:t>re-running</w:t>
        </w:r>
      </w:ins>
      <w:ins w:id="12994" w:author="Leon Sandler" w:date="2026-09-06T00:00:00Z">
        <w:r>
          <w:t xml:space="preserve"> </w:t>
        </w:r>
      </w:ins>
      <w:ins w:id="12995" w:author="Leon Sandler" w:date="2026-09-06T00:00:00Z">
        <w:r>
          <w:t>the</w:t>
        </w:r>
      </w:ins>
      <w:ins w:id="12996" w:author="Leon Sandler" w:date="2026-09-06T00:00:00Z">
        <w:r>
          <w:t xml:space="preserve"> </w:t>
        </w:r>
      </w:ins>
      <w:ins w:id="12997" w:author="Leon Sandler" w:date="2026-09-06T00:00:00Z">
        <w:r>
          <w:t>Boris-pusher</w:t>
        </w:r>
      </w:ins>
      <w:ins w:id="12998" w:author="Leon Sandler" w:date="2026-09-06T00:00:00Z">
        <w:r>
          <w:t xml:space="preserve"> </w:t>
        </w:r>
      </w:ins>
      <w:ins w:id="12999" w:author="Leon Sandler" w:date="2026-09-06T00:00:00Z">
        <w:r>
          <w:t>transmission</w:t>
        </w:r>
      </w:ins>
      <w:ins w:id="13000" w:author="Leon Sandler" w:date="2026-09-06T00:00:00Z">
        <w:r>
          <w:t xml:space="preserve"> </w:t>
        </w:r>
      </w:ins>
      <w:ins w:id="13001" w:author="Leon Sandler" w:date="2026-09-06T00:00:00Z">
        <w:r>
          <w:t>calculation</w:t>
        </w:r>
      </w:ins>
      <w:ins w:id="13002" w:author="Leon Sandler" w:date="2026-09-06T00:00:00Z">
        <w:r>
          <w:t xml:space="preserve"> </w:t>
        </w:r>
      </w:ins>
      <w:ins w:id="13003" w:author="Leon Sandler" w:date="2026-09-06T00:00:00Z">
        <w:r>
          <w:t>of</w:t>
        </w:r>
      </w:ins>
      <w:ins w:id="13004" w:author="Leon Sandler" w:date="2026-09-06T00:00:00Z">
        <w:r>
          <w:t xml:space="preserve"> </w:t>
        </w:r>
      </w:ins>
      <w:ins w:id="13005" w:author="Leon Sandler" w:date="2026-09-06T00:00:00Z">
        <w:r>
          <w:t>Section</w:t>
        </w:r>
      </w:ins>
      <w:ins w:id="13006" w:author="Leon Sandler" w:date="2026-09-06T00:00:00Z">
        <w:r>
          <w:t xml:space="preserve"> </w:t>
        </w:r>
      </w:ins>
      <w:ins w:id="13007" w:author="Leon Sandler" w:date="2026-09-06T00:00:00Z">
        <w:r>
          <w:t>4</w:t>
        </w:r>
      </w:ins>
      <w:ins w:id="13008" w:author="Leon Sandler" w:date="2026-09-06T00:00:00Z">
        <w:r>
          <w:t xml:space="preserve"> </w:t>
        </w:r>
      </w:ins>
      <w:ins w:id="13009" w:author="Leon Sandler" w:date="2026-09-06T00:00:00Z">
        <w:r>
          <w:t>for</w:t>
        </w:r>
      </w:ins>
      <w:ins w:id="13010" w:author="Leon Sandler" w:date="2026-09-06T00:00:00Z">
        <w:r>
          <w:t xml:space="preserve"> </w:t>
        </w:r>
      </w:ins>
      <w:ins w:id="13011" w:author="Leon Sandler" w:date="2026-09-06T00:00:00Z">
        <w:r>
          <w:t>each</w:t>
        </w:r>
      </w:ins>
      <w:ins w:id="13012" w:author="Leon Sandler" w:date="2026-09-06T00:00:00Z">
        <w:r>
          <w:t xml:space="preserve"> </w:t>
        </w:r>
      </w:ins>
      <w:ins w:id="13013" w:author="Leon Sandler" w:date="2026-09-06T00:00:00Z">
        <w:r>
          <w:t>case,</w:t>
        </w:r>
      </w:ins>
      <w:ins w:id="13014" w:author="Leon Sandler" w:date="2026-09-06T00:00:00Z">
        <w:r>
          <w:t xml:space="preserve"> </w:t>
        </w:r>
      </w:ins>
      <w:ins w:id="13015" w:author="Leon Sandler" w:date="2026-09-06T00:00:00Z">
        <w:r>
          <w:t>is</w:t>
        </w:r>
      </w:ins>
      <w:ins w:id="13016" w:author="Leon Sandler" w:date="2026-09-06T00:00:00Z">
        <w:r>
          <w:t xml:space="preserve"> </w:t>
        </w:r>
      </w:ins>
      <w:ins w:id="13017" w:author="Leon Sandler" w:date="2026-09-06T00:00:00Z">
        <w:r>
          <w:t>identified</w:t>
        </w:r>
      </w:ins>
      <w:ins w:id="13018" w:author="Leon Sandler" w:date="2026-09-06T00:00:00Z">
        <w:r>
          <w:t xml:space="preserve"> </w:t>
        </w:r>
      </w:ins>
      <w:ins w:id="13019" w:author="Leon Sandler" w:date="2026-09-06T00:00:00Z">
        <w:r>
          <w:t>as</w:t>
        </w:r>
      </w:ins>
      <w:ins w:id="13020" w:author="Leon Sandler" w:date="2026-09-06T00:00:00Z">
        <w:r>
          <w:t xml:space="preserve"> </w:t>
        </w:r>
      </w:ins>
      <w:ins w:id="13021" w:author="Leon Sandler" w:date="2026-09-06T00:00:00Z">
        <w:r>
          <w:t>a</w:t>
        </w:r>
      </w:ins>
      <w:ins w:id="13022" w:author="Leon Sandler" w:date="2026-09-06T00:00:00Z">
        <w:r>
          <w:t xml:space="preserve"> </w:t>
        </w:r>
      </w:ins>
      <w:ins w:id="13023" w:author="Leon Sandler" w:date="2026-09-06T00:00:00Z">
        <w:r>
          <w:t>specific</w:t>
        </w:r>
      </w:ins>
      <w:ins w:id="13024" w:author="Leon Sandler" w:date="2026-09-06T00:00:00Z">
        <w:r>
          <w:t xml:space="preserve"> </w:t>
        </w:r>
      </w:ins>
      <w:ins w:id="13025" w:author="Leon Sandler" w:date="2026-09-06T00:00:00Z">
        <w:r>
          <w:t>and</w:t>
        </w:r>
      </w:ins>
      <w:ins w:id="13026" w:author="Leon Sandler" w:date="2026-09-06T00:00:00Z">
        <w:r>
          <w:t xml:space="preserve"> </w:t>
        </w:r>
      </w:ins>
      <w:ins w:id="13027" w:author="Leon Sandler" w:date="2026-09-06T00:00:00Z">
        <w:r>
          <w:t>high-value</w:t>
        </w:r>
      </w:ins>
      <w:ins w:id="13028" w:author="Leon Sandler" w:date="2026-09-06T00:00:00Z">
        <w:r>
          <w:t xml:space="preserve"> </w:t>
        </w:r>
      </w:ins>
      <w:ins w:id="13029" w:author="Leon Sandler" w:date="2026-09-06T00:00:00Z">
        <w:r>
          <w:t>item</w:t>
        </w:r>
      </w:ins>
      <w:ins w:id="13030" w:author="Leon Sandler" w:date="2026-09-06T00:00:00Z">
        <w:r>
          <w:t xml:space="preserve"> </w:t>
        </w:r>
      </w:ins>
      <w:ins w:id="13031" w:author="Leon Sandler" w:date="2026-09-06T00:00:00Z">
        <w:r>
          <w:t>of</w:t>
        </w:r>
      </w:ins>
      <w:ins w:id="13032" w:author="Leon Sandler" w:date="2026-09-06T00:00:00Z">
        <w:r>
          <w:t xml:space="preserve"> </w:t>
        </w:r>
      </w:ins>
      <w:ins w:id="13033" w:author="Leon Sandler" w:date="2026-09-06T00:00:00Z">
        <w:r>
          <w:t>future</w:t>
        </w:r>
      </w:ins>
      <w:ins w:id="13034" w:author="Leon Sandler" w:date="2026-09-06T00:00:00Z">
        <w:r>
          <w:t xml:space="preserve"> </w:t>
        </w:r>
      </w:ins>
      <w:ins w:id="13035" w:author="Leon Sandler" w:date="2026-09-06T00:00:00Z">
        <w:r>
          <w:t>work</w:t>
        </w:r>
      </w:ins>
      <w:ins w:id="13036" w:author="Leon Sandler" w:date="2026-09-06T00:00:00Z">
        <w:r>
          <w:t xml:space="preserve"> </w:t>
        </w:r>
      </w:ins>
      <w:ins w:id="13037" w:author="Leon Sandler" w:date="2026-09-06T00:00:00Z">
        <w:r>
          <w:t>in</w:t>
        </w:r>
      </w:ins>
      <w:ins w:id="13038" w:author="Leon Sandler" w:date="2026-09-06T00:00:00Z">
        <w:r>
          <w:t xml:space="preserve"> </w:t>
        </w:r>
      </w:ins>
      <w:ins w:id="13039" w:author="Leon Sandler" w:date="2026-09-06T00:00:00Z">
        <w:r>
          <w:t>Section</w:t>
        </w:r>
      </w:ins>
      <w:ins w:id="13040" w:author="Leon Sandler" w:date="2026-09-06T00:00:00Z">
        <w:r>
          <w:t xml:space="preserve"> </w:t>
        </w:r>
      </w:ins>
      <w:ins w:id="13041" w:author="Leon Sandler" w:date="2026-09-06T00:00:00Z">
        <w:r>
          <w:t>14.</w:t>
        </w:r>
      </w:ins>
    </w:p>
    <w:p>
      <w:ins w:id="13042" w:author="Leon Sandler" w:date="2026-09-06T00:00:00Z">
        <w:r>
          <w:t>The</w:t>
        </w:r>
      </w:ins>
      <w:ins w:id="13043" w:author="Leon Sandler" w:date="2026-09-06T00:00:00Z">
        <w:r>
          <w:t xml:space="preserve"> </w:t>
        </w:r>
      </w:ins>
      <w:ins w:id="13044" w:author="Leon Sandler" w:date="2026-09-06T00:00:00Z">
        <w:r>
          <w:t>qualitative</w:t>
        </w:r>
      </w:ins>
      <w:ins w:id="13045" w:author="Leon Sandler" w:date="2026-09-06T00:00:00Z">
        <w:r>
          <w:t xml:space="preserve"> </w:t>
        </w:r>
      </w:ins>
      <w:ins w:id="13046" w:author="Leon Sandler" w:date="2026-09-06T00:00:00Z">
        <w:r>
          <w:t>expectation,</w:t>
        </w:r>
      </w:ins>
      <w:ins w:id="13047" w:author="Leon Sandler" w:date="2026-09-06T00:00:00Z">
        <w:r>
          <w:t xml:space="preserve"> </w:t>
        </w:r>
      </w:ins>
      <w:ins w:id="13048" w:author="Leon Sandler" w:date="2026-09-06T00:00:00Z">
        <w:r>
          <w:t>grounded</w:t>
        </w:r>
      </w:ins>
      <w:ins w:id="13049" w:author="Leon Sandler" w:date="2026-09-06T00:00:00Z">
        <w:r>
          <w:t xml:space="preserve"> </w:t>
        </w:r>
      </w:ins>
      <w:ins w:id="13050" w:author="Leon Sandler" w:date="2026-09-06T00:00:00Z">
        <w:r>
          <w:t>in</w:t>
        </w:r>
      </w:ins>
      <w:ins w:id="13051" w:author="Leon Sandler" w:date="2026-09-06T00:00:00Z">
        <w:r>
          <w:t xml:space="preserve"> </w:t>
        </w:r>
      </w:ins>
      <w:ins w:id="13052" w:author="Leon Sandler" w:date="2026-09-06T00:00:00Z">
        <w:r>
          <w:t>the</w:t>
        </w:r>
      </w:ins>
      <w:ins w:id="13053" w:author="Leon Sandler" w:date="2026-09-06T00:00:00Z">
        <w:r>
          <w:t xml:space="preserve"> </w:t>
        </w:r>
      </w:ins>
      <w:ins w:id="13054" w:author="Leon Sandler" w:date="2026-09-06T00:00:00Z">
        <w:r>
          <w:t>site-spacing</w:t>
        </w:r>
      </w:ins>
      <w:ins w:id="13055" w:author="Leon Sandler" w:date="2026-09-06T00:00:00Z">
        <w:r>
          <w:t xml:space="preserve"> </w:t>
        </w:r>
      </w:ins>
      <w:ins w:id="13056" w:author="Leon Sandler" w:date="2026-09-06T00:00:00Z">
        <w:r>
          <w:t>scaling</w:t>
        </w:r>
      </w:ins>
      <w:ins w:id="13057" w:author="Leon Sandler" w:date="2026-09-06T00:00:00Z">
        <w:r>
          <w:t xml:space="preserve"> </w:t>
        </w:r>
      </w:ins>
      <w:ins w:id="13058" w:author="Leon Sandler" w:date="2026-09-06T00:00:00Z">
        <w:r>
          <w:t>law</w:t>
        </w:r>
      </w:ins>
      <w:ins w:id="13059" w:author="Leon Sandler" w:date="2026-09-06T00:00:00Z">
        <w:r>
          <w:t xml:space="preserve"> </w:t>
        </w:r>
      </w:ins>
      <w:ins w:id="13060" w:author="Leon Sandler" w:date="2026-09-06T00:00:00Z">
        <w:r>
          <w:t>of</w:t>
        </w:r>
      </w:ins>
      <w:ins w:id="13061" w:author="Leon Sandler" w:date="2026-09-06T00:00:00Z">
        <w:r>
          <w:t xml:space="preserve"> </w:t>
        </w:r>
      </w:ins>
      <w:ins w:id="13062" w:author="Leon Sandler" w:date="2026-09-06T00:00:00Z">
        <w:r>
          <w:t>Section</w:t>
        </w:r>
      </w:ins>
      <w:ins w:id="13063" w:author="Leon Sandler" w:date="2026-09-06T00:00:00Z">
        <w:r>
          <w:t xml:space="preserve"> </w:t>
        </w:r>
      </w:ins>
      <w:ins w:id="13064" w:author="Leon Sandler" w:date="2026-09-06T00:00:00Z">
        <w:r>
          <w:t>6.2,</w:t>
        </w:r>
      </w:ins>
      <w:ins w:id="13065" w:author="Leon Sandler" w:date="2026-09-06T00:00:00Z">
        <w:r>
          <w:t xml:space="preserve"> </w:t>
        </w:r>
      </w:ins>
      <w:ins w:id="13066" w:author="Leon Sandler" w:date="2026-09-06T00:00:00Z">
        <w:r>
          <w:t>is</w:t>
        </w:r>
      </w:ins>
      <w:ins w:id="13067" w:author="Leon Sandler" w:date="2026-09-06T00:00:00Z">
        <w:r>
          <w:t xml:space="preserve"> </w:t>
        </w:r>
      </w:ins>
      <w:ins w:id="13068" w:author="Leon Sandler" w:date="2026-09-06T00:00:00Z">
        <w:r>
          <w:t>as</w:t>
        </w:r>
      </w:ins>
      <w:ins w:id="13069" w:author="Leon Sandler" w:date="2026-09-06T00:00:00Z">
        <w:r>
          <w:t xml:space="preserve"> </w:t>
        </w:r>
      </w:ins>
      <w:ins w:id="13070" w:author="Leon Sandler" w:date="2026-09-06T00:00:00Z">
        <w:r>
          <w:t>follows.</w:t>
        </w:r>
      </w:ins>
      <w:ins w:id="13071" w:author="Leon Sandler" w:date="2026-09-06T00:00:00Z">
        <w:r>
          <w:t xml:space="preserve"> </w:t>
        </w:r>
      </w:ins>
      <w:ins w:id="13072" w:author="Leon Sandler" w:date="2026-09-06T00:00:00Z">
        <w:r>
          <w:t>Because</w:t>
        </w:r>
      </w:ins>
      <w:ins w:id="13073" w:author="Leon Sandler" w:date="2026-09-06T00:00:00Z">
        <w:r>
          <w:t xml:space="preserve"> </w:t>
        </w:r>
      </w:ins>
      <w:ins w:id="13074" w:author="Leon Sandler" w:date="2026-09-06T00:00:00Z">
        <w:r>
          <w:t>shield</w:t>
        </w:r>
      </w:ins>
      <w:ins w:id="13075" w:author="Leon Sandler" w:date="2026-09-06T00:00:00Z">
        <w:r>
          <w:t xml:space="preserve"> </w:t>
        </w:r>
      </w:ins>
      <w:ins w:id="13076" w:author="Leon Sandler" w:date="2026-09-06T00:00:00Z">
        <w:r>
          <w:t>performance</w:t>
        </w:r>
      </w:ins>
      <w:ins w:id="13077" w:author="Leon Sandler" w:date="2026-09-06T00:00:00Z">
        <w:r>
          <w:t xml:space="preserve"> </w:t>
        </w:r>
      </w:ins>
      <w:ins w:id="13078" w:author="Leon Sandler" w:date="2026-09-06T00:00:00Z">
        <w:r>
          <w:t>is</w:t>
        </w:r>
      </w:ins>
      <w:ins w:id="13079" w:author="Leon Sandler" w:date="2026-09-06T00:00:00Z">
        <w:r>
          <w:t xml:space="preserve"> </w:t>
        </w:r>
      </w:ins>
      <w:ins w:id="13080" w:author="Leon Sandler" w:date="2026-09-06T00:00:00Z">
        <w:r>
          <w:t>set</w:t>
        </w:r>
      </w:ins>
      <w:ins w:id="13081" w:author="Leon Sandler" w:date="2026-09-06T00:00:00Z">
        <w:r>
          <w:t xml:space="preserve"> </w:t>
        </w:r>
      </w:ins>
      <w:ins w:id="13082" w:author="Leon Sandler" w:date="2026-09-06T00:00:00Z">
        <w:r>
          <w:t>by</w:t>
        </w:r>
      </w:ins>
      <w:ins w:id="13083" w:author="Leon Sandler" w:date="2026-09-06T00:00:00Z">
        <w:r>
          <w:t xml:space="preserve"> </w:t>
        </w:r>
      </w:ins>
      <w:ins w:id="13084" w:author="Leon Sandler" w:date="2026-09-06T00:00:00Z">
        <w:r>
          <w:t>the</w:t>
        </w:r>
      </w:ins>
      <w:ins w:id="13085" w:author="Leon Sandler" w:date="2026-09-06T00:00:00Z">
        <w:r>
          <w:t xml:space="preserve"> </w:t>
        </w:r>
      </w:ins>
      <w:ins w:id="13086" w:author="Leon Sandler" w:date="2026-09-06T00:00:00Z">
        <w:r>
          <w:t>weakest</w:t>
        </w:r>
      </w:ins>
      <w:ins w:id="13087" w:author="Leon Sandler" w:date="2026-09-06T00:00:00Z">
        <w:r>
          <w:t xml:space="preserve"> </w:t>
        </w:r>
      </w:ins>
      <w:ins w:id="13088" w:author="Leon Sandler" w:date="2026-09-06T00:00:00Z">
        <w:r>
          <w:t>gap</w:t>
        </w:r>
      </w:ins>
      <w:ins w:id="13089" w:author="Leon Sandler" w:date="2026-09-06T00:00:00Z">
        <w:r>
          <w:t xml:space="preserve"> </w:t>
        </w:r>
      </w:ins>
      <w:ins w:id="13090" w:author="Leon Sandler" w:date="2026-09-06T00:00:00Z">
        <w:r>
          <w:t>in</w:t>
        </w:r>
      </w:ins>
      <w:ins w:id="13091" w:author="Leon Sandler" w:date="2026-09-06T00:00:00Z">
        <w:r>
          <w:t xml:space="preserve"> </w:t>
        </w:r>
      </w:ins>
      <w:ins w:id="13092" w:author="Leon Sandler" w:date="2026-09-06T00:00:00Z">
        <w:r>
          <w:t>the</w:t>
        </w:r>
      </w:ins>
      <w:ins w:id="13093" w:author="Leon Sandler" w:date="2026-09-06T00:00:00Z">
        <w:r>
          <w:t xml:space="preserve"> </w:t>
        </w:r>
      </w:ins>
      <w:ins w:id="13094" w:author="Leon Sandler" w:date="2026-09-06T00:00:00Z">
        <w:r>
          <w:t>array</w:t>
        </w:r>
      </w:ins>
      <w:ins w:id="13095" w:author="Leon Sandler" w:date="2026-09-06T00:00:00Z">
        <w:r>
          <w:t xml:space="preserve"> </w:t>
        </w:r>
      </w:ins>
      <w:ins w:id="13096" w:author="Leon Sandler" w:date="2026-09-06T00:00:00Z">
        <w:r>
          <w:t>rather</w:t>
        </w:r>
      </w:ins>
      <w:ins w:id="13097" w:author="Leon Sandler" w:date="2026-09-06T00:00:00Z">
        <w:r>
          <w:t xml:space="preserve"> </w:t>
        </w:r>
      </w:ins>
      <w:ins w:id="13098" w:author="Leon Sandler" w:date="2026-09-06T00:00:00Z">
        <w:r>
          <w:t>than</w:t>
        </w:r>
      </w:ins>
      <w:ins w:id="13099" w:author="Leon Sandler" w:date="2026-09-06T00:00:00Z">
        <w:r>
          <w:t xml:space="preserve"> </w:t>
        </w:r>
      </w:ins>
      <w:ins w:id="13100" w:author="Leon Sandler" w:date="2026-09-06T00:00:00Z">
        <w:r>
          <w:t>by</w:t>
        </w:r>
      </w:ins>
      <w:ins w:id="13101" w:author="Leon Sandler" w:date="2026-09-06T00:00:00Z">
        <w:r>
          <w:t xml:space="preserve"> </w:t>
        </w:r>
      </w:ins>
      <w:ins w:id="13102" w:author="Leon Sandler" w:date="2026-09-06T00:00:00Z">
        <w:r>
          <w:t>the</w:t>
        </w:r>
      </w:ins>
      <w:ins w:id="13103" w:author="Leon Sandler" w:date="2026-09-06T00:00:00Z">
        <w:r>
          <w:t xml:space="preserve"> </w:t>
        </w:r>
      </w:ins>
      <w:ins w:id="13104" w:author="Leon Sandler" w:date="2026-09-06T00:00:00Z">
        <w:r>
          <w:t>average</w:t>
        </w:r>
      </w:ins>
      <w:ins w:id="13105" w:author="Leon Sandler" w:date="2026-09-06T00:00:00Z">
        <w:r>
          <w:t xml:space="preserve"> </w:t>
        </w:r>
      </w:ins>
      <w:ins w:id="13106" w:author="Leon Sandler" w:date="2026-09-06T00:00:00Z">
        <w:r>
          <w:t>field</w:t>
        </w:r>
      </w:ins>
      <w:ins w:id="13107" w:author="Leon Sandler" w:date="2026-09-06T00:00:00Z">
        <w:r>
          <w:t xml:space="preserve"> </w:t>
        </w:r>
      </w:ins>
      <w:ins w:id="13108" w:author="Leon Sandler" w:date="2026-09-06T00:00:00Z">
        <w:r>
          <w:t>strength,</w:t>
        </w:r>
      </w:ins>
      <w:ins w:id="13109" w:author="Leon Sandler" w:date="2026-09-06T00:00:00Z">
        <w:r>
          <w:t xml:space="preserve"> </w:t>
        </w:r>
      </w:ins>
      <w:ins w:id="13110" w:author="Leon Sandler" w:date="2026-09-06T00:00:00Z">
        <w:r>
          <w:t>the</w:t>
        </w:r>
      </w:ins>
      <w:ins w:id="13111" w:author="Leon Sandler" w:date="2026-09-06T00:00:00Z">
        <w:r>
          <w:t xml:space="preserve"> </w:t>
        </w:r>
      </w:ins>
      <w:ins w:id="13112" w:author="Leon Sandler" w:date="2026-09-06T00:00:00Z">
        <w:r>
          <w:t>loss</w:t>
        </w:r>
      </w:ins>
      <w:ins w:id="13113" w:author="Leon Sandler" w:date="2026-09-06T00:00:00Z">
        <w:r>
          <w:t xml:space="preserve"> </w:t>
        </w:r>
      </w:ins>
      <w:ins w:id="13114" w:author="Leon Sandler" w:date="2026-09-06T00:00:00Z">
        <w:r>
          <w:t>of</w:t>
        </w:r>
      </w:ins>
      <w:ins w:id="13115" w:author="Leon Sandler" w:date="2026-09-06T00:00:00Z">
        <w:r>
          <w:t xml:space="preserve"> </w:t>
        </w:r>
      </w:ins>
      <w:ins w:id="13116" w:author="Leon Sandler" w:date="2026-09-06T00:00:00Z">
        <w:r>
          <w:t>a</w:t>
        </w:r>
      </w:ins>
      <w:ins w:id="13117" w:author="Leon Sandler" w:date="2026-09-06T00:00:00Z">
        <w:r>
          <w:t xml:space="preserve"> </w:t>
        </w:r>
      </w:ins>
      <w:ins w:id="13118" w:author="Leon Sandler" w:date="2026-09-06T00:00:00Z">
        <w:r>
          <w:t>single</w:t>
        </w:r>
      </w:ins>
      <w:ins w:id="13119" w:author="Leon Sandler" w:date="2026-09-06T00:00:00Z">
        <w:r>
          <w:t xml:space="preserve"> </w:t>
        </w:r>
      </w:ins>
      <w:ins w:id="13120" w:author="Leon Sandler" w:date="2026-09-06T00:00:00Z">
        <w:r>
          <w:t>coil</w:t>
        </w:r>
      </w:ins>
      <w:ins w:id="13121" w:author="Leon Sandler" w:date="2026-09-06T00:00:00Z">
        <w:r>
          <w:t xml:space="preserve"> </w:t>
        </w:r>
      </w:ins>
      <w:ins w:id="13122" w:author="Leon Sandler" w:date="2026-09-06T00:00:00Z">
        <w:r>
          <w:t>is</w:t>
        </w:r>
      </w:ins>
      <w:ins w:id="13123" w:author="Leon Sandler" w:date="2026-09-06T00:00:00Z">
        <w:r>
          <w:t xml:space="preserve"> </w:t>
        </w:r>
      </w:ins>
      <w:ins w:id="13124" w:author="Leon Sandler" w:date="2026-09-06T00:00:00Z">
        <w:r>
          <w:t>expected</w:t>
        </w:r>
      </w:ins>
      <w:ins w:id="13125" w:author="Leon Sandler" w:date="2026-09-06T00:00:00Z">
        <w:r>
          <w:t xml:space="preserve"> </w:t>
        </w:r>
      </w:ins>
      <w:ins w:id="13126" w:author="Leon Sandler" w:date="2026-09-06T00:00:00Z">
        <w:r>
          <w:t>to</w:t>
        </w:r>
      </w:ins>
      <w:ins w:id="13127" w:author="Leon Sandler" w:date="2026-09-06T00:00:00Z">
        <w:r>
          <w:t xml:space="preserve"> </w:t>
        </w:r>
      </w:ins>
      <w:ins w:id="13128" w:author="Leon Sandler" w:date="2026-09-06T00:00:00Z">
        <w:r>
          <w:t>locally</w:t>
        </w:r>
      </w:ins>
      <w:ins w:id="13129" w:author="Leon Sandler" w:date="2026-09-06T00:00:00Z">
        <w:r>
          <w:t xml:space="preserve"> </w:t>
        </w:r>
      </w:ins>
      <w:ins w:id="13130" w:author="Leon Sandler" w:date="2026-09-06T00:00:00Z">
        <w:r>
          <w:t>double</w:t>
        </w:r>
      </w:ins>
      <w:ins w:id="13131" w:author="Leon Sandler" w:date="2026-09-06T00:00:00Z">
        <w:r>
          <w:t xml:space="preserve"> </w:t>
        </w:r>
      </w:ins>
      <w:ins w:id="13132" w:author="Leon Sandler" w:date="2026-09-06T00:00:00Z">
        <w:r>
          <w:t>the</w:t>
        </w:r>
      </w:ins>
      <w:ins w:id="13133" w:author="Leon Sandler" w:date="2026-09-06T00:00:00Z">
        <w:r>
          <w:t xml:space="preserve"> </w:t>
        </w:r>
      </w:ins>
      <w:ins w:id="13134" w:author="Leon Sandler" w:date="2026-09-06T00:00:00Z">
        <w:r>
          <w:t>effective</w:t>
        </w:r>
      </w:ins>
      <w:ins w:id="13135" w:author="Leon Sandler" w:date="2026-09-06T00:00:00Z">
        <w:r>
          <w:t xml:space="preserve"> </w:t>
        </w:r>
      </w:ins>
      <w:ins w:id="13136" w:author="Leon Sandler" w:date="2026-09-06T00:00:00Z">
        <w:r>
          <w:t>spacing</w:t>
        </w:r>
      </w:ins>
      <w:ins w:id="13137" w:author="Leon Sandler" w:date="2026-09-06T00:00:00Z">
        <w:r>
          <w:t xml:space="preserve"> </w:t>
        </w:r>
      </w:ins>
      <w:ins w:id="13138" w:author="Leon Sandler" w:date="2026-09-06T00:00:00Z">
        <w:r>
          <w:t>at</w:t>
        </w:r>
      </w:ins>
      <w:ins w:id="13139" w:author="Leon Sandler" w:date="2026-09-06T00:00:00Z">
        <w:r>
          <w:t xml:space="preserve"> </w:t>
        </w:r>
      </w:ins>
      <w:ins w:id="13140" w:author="Leon Sandler" w:date="2026-09-06T00:00:00Z">
        <w:r>
          <w:t>that</w:t>
        </w:r>
      </w:ins>
      <w:ins w:id="13141" w:author="Leon Sandler" w:date="2026-09-06T00:00:00Z">
        <w:r>
          <w:t xml:space="preserve"> </w:t>
        </w:r>
      </w:ins>
      <w:ins w:id="13142" w:author="Leon Sandler" w:date="2026-09-06T00:00:00Z">
        <w:r>
          <w:t>point</w:t>
        </w:r>
      </w:ins>
      <w:ins w:id="13143" w:author="Leon Sandler" w:date="2026-09-06T00:00:00Z">
        <w:r>
          <w:t xml:space="preserve"> </w:t>
        </w:r>
      </w:ins>
      <w:ins w:id="13144" w:author="Leon Sandler" w:date="2026-09-06T00:00:00Z">
        <w:r>
          <w:t>in</w:t>
        </w:r>
      </w:ins>
      <w:ins w:id="13145" w:author="Leon Sandler" w:date="2026-09-06T00:00:00Z">
        <w:r>
          <w:t xml:space="preserve"> </w:t>
        </w:r>
      </w:ins>
      <w:ins w:id="13146" w:author="Leon Sandler" w:date="2026-09-06T00:00:00Z">
        <w:r>
          <w:t>the</w:t>
        </w:r>
      </w:ins>
      <w:ins w:id="13147" w:author="Leon Sandler" w:date="2026-09-06T00:00:00Z">
        <w:r>
          <w:t xml:space="preserve"> </w:t>
        </w:r>
      </w:ins>
      <w:ins w:id="13148" w:author="Leon Sandler" w:date="2026-09-06T00:00:00Z">
        <w:r>
          <w:t>fence,</w:t>
        </w:r>
      </w:ins>
      <w:ins w:id="13149" w:author="Leon Sandler" w:date="2026-09-06T00:00:00Z">
        <w:r>
          <w:t xml:space="preserve"> </w:t>
        </w:r>
      </w:ins>
      <w:ins w:id="13150" w:author="Leon Sandler" w:date="2026-09-06T00:00:00Z">
        <w:r>
          <w:t>which,</w:t>
        </w:r>
      </w:ins>
      <w:ins w:id="13151" w:author="Leon Sandler" w:date="2026-09-06T00:00:00Z">
        <w:r>
          <w:t xml:space="preserve"> </w:t>
        </w:r>
      </w:ins>
      <w:ins w:id="13152" w:author="Leon Sandler" w:date="2026-09-06T00:00:00Z">
        <w:r>
          <w:t>per</w:t>
        </w:r>
      </w:ins>
      <w:ins w:id="13153" w:author="Leon Sandler" w:date="2026-09-06T00:00:00Z">
        <w:r>
          <w:t xml:space="preserve"> </w:t>
        </w:r>
      </w:ins>
      <w:ins w:id="13154" w:author="Leon Sandler" w:date="2026-09-06T00:00:00Z">
        <w:r>
          <w:t>the</w:t>
        </w:r>
      </w:ins>
      <w:ins w:id="13155" w:author="Leon Sandler" w:date="2026-09-06T00:00:00Z">
        <w:r>
          <w:t xml:space="preserve"> </w:t>
        </w:r>
      </w:ins>
      <w:ins w:id="13156" w:author="Leon Sandler" w:date="2026-09-06T00:00:00Z">
        <w:r>
          <w:t>non-monotonic</w:t>
        </w:r>
      </w:ins>
      <w:ins w:id="13157" w:author="Leon Sandler" w:date="2026-09-06T00:00:00Z">
        <w:r>
          <w:t xml:space="preserve"> </w:t>
        </w:r>
      </w:ins>
      <w:ins w:id="13158" w:author="Leon Sandler" w:date="2026-09-06T00:00:00Z">
        <w:r>
          <w:t>spacing</w:t>
        </w:r>
      </w:ins>
      <w:ins w:id="13159" w:author="Leon Sandler" w:date="2026-09-06T00:00:00Z">
        <w:r>
          <w:t xml:space="preserve"> </w:t>
        </w:r>
      </w:ins>
      <w:ins w:id="13160" w:author="Leon Sandler" w:date="2026-09-06T00:00:00Z">
        <w:r>
          <w:t>sensitivity</w:t>
        </w:r>
      </w:ins>
      <w:ins w:id="13161" w:author="Leon Sandler" w:date="2026-09-06T00:00:00Z">
        <w:r>
          <w:t xml:space="preserve"> </w:t>
        </w:r>
      </w:ins>
      <w:ins w:id="13162" w:author="Leon Sandler" w:date="2026-09-06T00:00:00Z">
        <w:r>
          <w:t>already</w:t>
        </w:r>
      </w:ins>
      <w:ins w:id="13163" w:author="Leon Sandler" w:date="2026-09-06T00:00:00Z">
        <w:r>
          <w:t xml:space="preserve"> </w:t>
        </w:r>
      </w:ins>
      <w:ins w:id="13164" w:author="Leon Sandler" w:date="2026-09-06T00:00:00Z">
        <w:r>
          <w:t>established</w:t>
        </w:r>
      </w:ins>
      <w:ins w:id="13165" w:author="Leon Sandler" w:date="2026-09-06T00:00:00Z">
        <w:r>
          <w:t xml:space="preserve"> </w:t>
        </w:r>
      </w:ins>
      <w:ins w:id="13166" w:author="Leon Sandler" w:date="2026-09-06T00:00:00Z">
        <w:r>
          <w:t>in</w:t>
        </w:r>
      </w:ins>
      <w:ins w:id="13167" w:author="Leon Sandler" w:date="2026-09-06T00:00:00Z">
        <w:r>
          <w:t xml:space="preserve"> </w:t>
        </w:r>
      </w:ins>
      <w:ins w:id="13168" w:author="Leon Sandler" w:date="2026-09-06T00:00:00Z">
        <w:r>
          <w:t>Section</w:t>
        </w:r>
      </w:ins>
      <w:ins w:id="13169" w:author="Leon Sandler" w:date="2026-09-06T00:00:00Z">
        <w:r>
          <w:t xml:space="preserve"> </w:t>
        </w:r>
      </w:ins>
      <w:ins w:id="13170" w:author="Leon Sandler" w:date="2026-09-06T00:00:00Z">
        <w:r>
          <w:t>6.2,</w:t>
        </w:r>
      </w:ins>
      <w:ins w:id="13171" w:author="Leon Sandler" w:date="2026-09-06T00:00:00Z">
        <w:r>
          <w:t xml:space="preserve"> </w:t>
        </w:r>
      </w:ins>
      <w:ins w:id="13172" w:author="Leon Sandler" w:date="2026-09-06T00:00:00Z">
        <w:r>
          <w:t>could</w:t>
        </w:r>
      </w:ins>
      <w:ins w:id="13173" w:author="Leon Sandler" w:date="2026-09-06T00:00:00Z">
        <w:r>
          <w:t xml:space="preserve"> </w:t>
        </w:r>
      </w:ins>
      <w:ins w:id="13174" w:author="Leon Sandler" w:date="2026-09-06T00:00:00Z">
        <w:r>
          <w:t>produce</w:t>
        </w:r>
      </w:ins>
      <w:ins w:id="13175" w:author="Leon Sandler" w:date="2026-09-06T00:00:00Z">
        <w:r>
          <w:t xml:space="preserve"> </w:t>
        </w:r>
      </w:ins>
      <w:ins w:id="13176" w:author="Leon Sandler" w:date="2026-09-06T00:00:00Z">
        <w:r>
          <w:t>a</w:t>
        </w:r>
      </w:ins>
      <w:ins w:id="13177" w:author="Leon Sandler" w:date="2026-09-06T00:00:00Z">
        <w:r>
          <w:t xml:space="preserve"> </w:t>
        </w:r>
      </w:ins>
      <w:ins w:id="13178" w:author="Leon Sandler" w:date="2026-09-06T00:00:00Z">
        <w:r>
          <w:t>disproportionately</w:t>
        </w:r>
      </w:ins>
      <w:ins w:id="13179" w:author="Leon Sandler" w:date="2026-09-06T00:00:00Z">
        <w:r>
          <w:t xml:space="preserve"> </w:t>
        </w:r>
      </w:ins>
      <w:ins w:id="13180" w:author="Leon Sandler" w:date="2026-09-06T00:00:00Z">
        <w:r>
          <w:t>large</w:t>
        </w:r>
      </w:ins>
      <w:ins w:id="13181" w:author="Leon Sandler" w:date="2026-09-06T00:00:00Z">
        <w:r>
          <w:t xml:space="preserve"> </w:t>
        </w:r>
      </w:ins>
      <w:ins w:id="13182" w:author="Leon Sandler" w:date="2026-09-06T00:00:00Z">
        <w:r>
          <w:t>local</w:t>
        </w:r>
      </w:ins>
      <w:ins w:id="13183" w:author="Leon Sandler" w:date="2026-09-06T00:00:00Z">
        <w:r>
          <w:t xml:space="preserve"> </w:t>
        </w:r>
      </w:ins>
      <w:ins w:id="13184" w:author="Leon Sandler" w:date="2026-09-06T00:00:00Z">
        <w:r>
          <w:t>leakage</w:t>
        </w:r>
      </w:ins>
      <w:ins w:id="13185" w:author="Leon Sandler" w:date="2026-09-06T00:00:00Z">
        <w:r>
          <w:t xml:space="preserve"> </w:t>
        </w:r>
      </w:ins>
      <w:ins w:id="13186" w:author="Leon Sandler" w:date="2026-09-06T00:00:00Z">
        <w:r>
          <w:t>increase</w:t>
        </w:r>
      </w:ins>
      <w:ins w:id="13187" w:author="Leon Sandler" w:date="2026-09-06T00:00:00Z">
        <w:r>
          <w:t xml:space="preserve"> </w:t>
        </w:r>
      </w:ins>
      <w:ins w:id="13188" w:author="Leon Sandler" w:date="2026-09-06T00:00:00Z">
        <w:r>
          <w:t>rather</w:t>
        </w:r>
      </w:ins>
      <w:ins w:id="13189" w:author="Leon Sandler" w:date="2026-09-06T00:00:00Z">
        <w:r>
          <w:t xml:space="preserve"> </w:t>
        </w:r>
      </w:ins>
      <w:ins w:id="13190" w:author="Leon Sandler" w:date="2026-09-06T00:00:00Z">
        <w:r>
          <w:t>than</w:t>
        </w:r>
      </w:ins>
      <w:ins w:id="13191" w:author="Leon Sandler" w:date="2026-09-06T00:00:00Z">
        <w:r>
          <w:t xml:space="preserve"> </w:t>
        </w:r>
      </w:ins>
      <w:ins w:id="13192" w:author="Leon Sandler" w:date="2026-09-06T00:00:00Z">
        <w:r>
          <w:t>a</w:t>
        </w:r>
      </w:ins>
      <w:ins w:id="13193" w:author="Leon Sandler" w:date="2026-09-06T00:00:00Z">
        <w:r>
          <w:t xml:space="preserve"> </w:t>
        </w:r>
      </w:ins>
      <w:ins w:id="13194" w:author="Leon Sandler" w:date="2026-09-06T00:00:00Z">
        <w:r>
          <w:t>leakage</w:t>
        </w:r>
      </w:ins>
      <w:ins w:id="13195" w:author="Leon Sandler" w:date="2026-09-06T00:00:00Z">
        <w:r>
          <w:t xml:space="preserve"> </w:t>
        </w:r>
      </w:ins>
      <w:ins w:id="13196" w:author="Leon Sandler" w:date="2026-09-06T00:00:00Z">
        <w:r>
          <w:t>increase</w:t>
        </w:r>
      </w:ins>
      <w:ins w:id="13197" w:author="Leon Sandler" w:date="2026-09-06T00:00:00Z">
        <w:r>
          <w:t xml:space="preserve"> </w:t>
        </w:r>
      </w:ins>
      <w:ins w:id="13198" w:author="Leon Sandler" w:date="2026-09-06T00:00:00Z">
        <w:r>
          <w:t>merely</w:t>
        </w:r>
      </w:ins>
      <w:ins w:id="13199" w:author="Leon Sandler" w:date="2026-09-06T00:00:00Z">
        <w:r>
          <w:t xml:space="preserve"> </w:t>
        </w:r>
      </w:ins>
      <w:ins w:id="13200" w:author="Leon Sandler" w:date="2026-09-06T00:00:00Z">
        <w:r>
          <w:t>proportional</w:t>
        </w:r>
      </w:ins>
      <w:ins w:id="13201" w:author="Leon Sandler" w:date="2026-09-06T00:00:00Z">
        <w:r>
          <w:t xml:space="preserve"> </w:t>
        </w:r>
      </w:ins>
      <w:ins w:id="13202" w:author="Leon Sandler" w:date="2026-09-06T00:00:00Z">
        <w:r>
          <w:t>to</w:t>
        </w:r>
      </w:ins>
      <w:ins w:id="13203" w:author="Leon Sandler" w:date="2026-09-06T00:00:00Z">
        <w:r>
          <w:t xml:space="preserve"> </w:t>
        </w:r>
      </w:ins>
      <w:ins w:id="13204" w:author="Leon Sandler" w:date="2026-09-06T00:00:00Z">
        <w:r>
          <w:t>the</w:t>
        </w:r>
      </w:ins>
      <w:ins w:id="13205" w:author="Leon Sandler" w:date="2026-09-06T00:00:00Z">
        <w:r>
          <w:t xml:space="preserve"> </w:t>
        </w:r>
      </w:ins>
      <w:ins w:id="13206" w:author="Leon Sandler" w:date="2026-09-06T00:00:00Z">
        <w:r>
          <w:t>fraction</w:t>
        </w:r>
      </w:ins>
      <w:ins w:id="13207" w:author="Leon Sandler" w:date="2026-09-06T00:00:00Z">
        <w:r>
          <w:t xml:space="preserve"> </w:t>
        </w:r>
      </w:ins>
      <w:ins w:id="13208" w:author="Leon Sandler" w:date="2026-09-06T00:00:00Z">
        <w:r>
          <w:t>of</w:t>
        </w:r>
      </w:ins>
      <w:ins w:id="13209" w:author="Leon Sandler" w:date="2026-09-06T00:00:00Z">
        <w:r>
          <w:t xml:space="preserve"> </w:t>
        </w:r>
      </w:ins>
      <w:ins w:id="13210" w:author="Leon Sandler" w:date="2026-09-06T00:00:00Z">
        <w:r>
          <w:t>coils</w:t>
        </w:r>
      </w:ins>
      <w:ins w:id="13211" w:author="Leon Sandler" w:date="2026-09-06T00:00:00Z">
        <w:r>
          <w:t xml:space="preserve"> </w:t>
        </w:r>
      </w:ins>
      <w:ins w:id="13212" w:author="Leon Sandler" w:date="2026-09-06T00:00:00Z">
        <w:r>
          <w:t>lost</w:t>
        </w:r>
      </w:ins>
      <w:ins w:id="13213" w:author="Leon Sandler" w:date="2026-09-06T00:00:00Z">
        <w:r>
          <w:t xml:space="preserve"> </w:t>
        </w:r>
      </w:ins>
      <w:ins w:id="13214" w:author="Leon Sandler" w:date="2026-09-06T00:00:00Z">
        <w:r>
          <w:t>(1/22</w:t>
        </w:r>
      </w:ins>
      <w:ins w:id="13215" w:author="Leon Sandler" w:date="2026-09-06T00:00:00Z">
        <w:r>
          <w:t xml:space="preserve"> </w:t>
        </w:r>
      </w:ins>
      <w:ins w:id="13216" w:author="Leon Sandler" w:date="2026-09-06T00:00:00Z">
        <w:r>
          <w:t>≈</w:t>
        </w:r>
      </w:ins>
      <w:ins w:id="13217" w:author="Leon Sandler" w:date="2026-09-06T00:00:00Z">
        <w:r>
          <w:t xml:space="preserve"> </w:t>
        </w:r>
      </w:ins>
      <w:ins w:id="13218" w:author="Leon Sandler" w:date="2026-09-06T00:00:00Z">
        <w:r>
          <w:t>4.5%).</w:t>
        </w:r>
      </w:ins>
      <w:ins w:id="13219" w:author="Leon Sandler" w:date="2026-09-06T00:00:00Z">
        <w:r>
          <w:t xml:space="preserve"> </w:t>
        </w:r>
      </w:ins>
      <w:ins w:id="13220" w:author="Leon Sandler" w:date="2026-09-06T00:00:00Z">
        <w:r>
          <w:t>This</w:t>
        </w:r>
      </w:ins>
      <w:ins w:id="13221" w:author="Leon Sandler" w:date="2026-09-06T00:00:00Z">
        <w:r>
          <w:t xml:space="preserve"> </w:t>
        </w:r>
      </w:ins>
      <w:ins w:id="13222" w:author="Leon Sandler" w:date="2026-09-06T00:00:00Z">
        <w:r>
          <w:t>is</w:t>
        </w:r>
      </w:ins>
      <w:ins w:id="13223" w:author="Leon Sandler" w:date="2026-09-06T00:00:00Z">
        <w:r>
          <w:t xml:space="preserve"> </w:t>
        </w:r>
      </w:ins>
      <w:ins w:id="13224" w:author="Leon Sandler" w:date="2026-09-06T00:00:00Z">
        <w:r>
          <w:t>a</w:t>
        </w:r>
      </w:ins>
      <w:ins w:id="13225" w:author="Leon Sandler" w:date="2026-09-06T00:00:00Z">
        <w:r>
          <w:t xml:space="preserve"> </w:t>
        </w:r>
      </w:ins>
      <w:ins w:id="13226" w:author="Leon Sandler" w:date="2026-09-06T00:00:00Z">
        <w:r>
          <w:t>double-edged</w:t>
        </w:r>
      </w:ins>
      <w:ins w:id="13227" w:author="Leon Sandler" w:date="2026-09-06T00:00:00Z">
        <w:r>
          <w:t xml:space="preserve"> </w:t>
        </w:r>
      </w:ins>
      <w:ins w:id="13228" w:author="Leon Sandler" w:date="2026-09-06T00:00:00Z">
        <w:r>
          <w:t>property:</w:t>
        </w:r>
      </w:ins>
      <w:ins w:id="13229" w:author="Leon Sandler" w:date="2026-09-06T00:00:00Z">
        <w:r>
          <w:t xml:space="preserve"> </w:t>
        </w:r>
      </w:ins>
      <w:ins w:id="13230" w:author="Leon Sandler" w:date="2026-09-06T00:00:00Z">
        <w:r>
          <w:t>it</w:t>
        </w:r>
      </w:ins>
      <w:ins w:id="13231" w:author="Leon Sandler" w:date="2026-09-06T00:00:00Z">
        <w:r>
          <w:t xml:space="preserve"> </w:t>
        </w:r>
      </w:ins>
      <w:ins w:id="13232" w:author="Leon Sandler" w:date="2026-09-06T00:00:00Z">
        <w:r>
          <w:t>means</w:t>
        </w:r>
      </w:ins>
      <w:ins w:id="13233" w:author="Leon Sandler" w:date="2026-09-06T00:00:00Z">
        <w:r>
          <w:t xml:space="preserve"> </w:t>
        </w:r>
      </w:ins>
      <w:ins w:id="13234" w:author="Leon Sandler" w:date="2026-09-06T00:00:00Z">
        <w:r>
          <w:t>single-coil</w:t>
        </w:r>
      </w:ins>
      <w:ins w:id="13235" w:author="Leon Sandler" w:date="2026-09-06T00:00:00Z">
        <w:r>
          <w:t xml:space="preserve"> </w:t>
        </w:r>
      </w:ins>
      <w:ins w:id="13236" w:author="Leon Sandler" w:date="2026-09-06T00:00:00Z">
        <w:r>
          <w:t>failure</w:t>
        </w:r>
      </w:ins>
      <w:ins w:id="13237" w:author="Leon Sandler" w:date="2026-09-06T00:00:00Z">
        <w:r>
          <w:t xml:space="preserve"> </w:t>
        </w:r>
      </w:ins>
      <w:ins w:id="13238" w:author="Leon Sandler" w:date="2026-09-06T00:00:00Z">
        <w:r>
          <w:t>is</w:t>
        </w:r>
      </w:ins>
      <w:ins w:id="13239" w:author="Leon Sandler" w:date="2026-09-06T00:00:00Z">
        <w:r>
          <w:t xml:space="preserve"> </w:t>
        </w:r>
      </w:ins>
      <w:ins w:id="13240" w:author="Leon Sandler" w:date="2026-09-06T00:00:00Z">
        <w:r>
          <w:t>not</w:t>
        </w:r>
      </w:ins>
      <w:ins w:id="13241" w:author="Leon Sandler" w:date="2026-09-06T00:00:00Z">
        <w:r>
          <w:t xml:space="preserve"> </w:t>
        </w:r>
      </w:ins>
      <w:ins w:id="13242" w:author="Leon Sandler" w:date="2026-09-06T00:00:00Z">
        <w:r>
          <w:t>automatically</w:t>
        </w:r>
      </w:ins>
      <w:ins w:id="13243" w:author="Leon Sandler" w:date="2026-09-06T00:00:00Z">
        <w:r>
          <w:t xml:space="preserve"> </w:t>
        </w:r>
      </w:ins>
      <w:ins w:id="13244" w:author="Leon Sandler" w:date="2026-09-06T00:00:00Z">
        <w:r>
          <w:t>benign,</w:t>
        </w:r>
      </w:ins>
      <w:ins w:id="13245" w:author="Leon Sandler" w:date="2026-09-06T00:00:00Z">
        <w:r>
          <w:t xml:space="preserve"> </w:t>
        </w:r>
      </w:ins>
      <w:ins w:id="13246" w:author="Leon Sandler" w:date="2026-09-06T00:00:00Z">
        <w:r>
          <w:t>contrary</w:t>
        </w:r>
      </w:ins>
      <w:ins w:id="13247" w:author="Leon Sandler" w:date="2026-09-06T00:00:00Z">
        <w:r>
          <w:t xml:space="preserve"> </w:t>
        </w:r>
      </w:ins>
      <w:ins w:id="13248" w:author="Leon Sandler" w:date="2026-09-06T00:00:00Z">
        <w:r>
          <w:t>to</w:t>
        </w:r>
      </w:ins>
      <w:ins w:id="13249" w:author="Leon Sandler" w:date="2026-09-06T00:00:00Z">
        <w:r>
          <w:t xml:space="preserve"> </w:t>
        </w:r>
      </w:ins>
      <w:ins w:id="13250" w:author="Leon Sandler" w:date="2026-09-06T00:00:00Z">
        <w:r>
          <w:t>a</w:t>
        </w:r>
      </w:ins>
      <w:ins w:id="13251" w:author="Leon Sandler" w:date="2026-09-06T00:00:00Z">
        <w:r>
          <w:t xml:space="preserve"> </w:t>
        </w:r>
      </w:ins>
      <w:ins w:id="13252" w:author="Leon Sandler" w:date="2026-09-06T00:00:00Z">
        <w:r>
          <w:t>naive</w:t>
        </w:r>
      </w:ins>
      <w:ins w:id="13253" w:author="Leon Sandler" w:date="2026-09-06T00:00:00Z">
        <w:r>
          <w:t xml:space="preserve"> </w:t>
        </w:r>
      </w:ins>
      <w:ins w:id="13254" w:author="Leon Sandler" w:date="2026-09-06T00:00:00Z">
        <w:r>
          <w:t>reading</w:t>
        </w:r>
      </w:ins>
      <w:ins w:id="13255" w:author="Leon Sandler" w:date="2026-09-06T00:00:00Z">
        <w:r>
          <w:t xml:space="preserve"> </w:t>
        </w:r>
      </w:ins>
      <w:ins w:id="13256" w:author="Leon Sandler" w:date="2026-09-06T00:00:00Z">
        <w:r>
          <w:t>of</w:t>
        </w:r>
      </w:ins>
      <w:ins w:id="13257" w:author="Leon Sandler" w:date="2026-09-06T00:00:00Z">
        <w:r>
          <w:t xml:space="preserve"> </w:t>
        </w:r>
      </w:ins>
      <w:ins w:id="13258" w:author="Leon Sandler" w:date="2026-09-06T00:00:00Z">
        <w:r>
          <w:t>“distributed</w:t>
        </w:r>
      </w:ins>
      <w:ins w:id="13259" w:author="Leon Sandler" w:date="2026-09-06T00:00:00Z">
        <w:r>
          <w:t xml:space="preserve"> </w:t>
        </w:r>
      </w:ins>
      <w:ins w:id="13260" w:author="Leon Sandler" w:date="2026-09-06T00:00:00Z">
        <w:r>
          <w:t>redundancy,”</w:t>
        </w:r>
      </w:ins>
      <w:ins w:id="13261" w:author="Leon Sandler" w:date="2026-09-06T00:00:00Z">
        <w:r>
          <w:t xml:space="preserve"> </w:t>
        </w:r>
      </w:ins>
      <w:ins w:id="13262" w:author="Leon Sandler" w:date="2026-09-06T00:00:00Z">
        <w:r>
          <w:t>but</w:t>
        </w:r>
      </w:ins>
      <w:ins w:id="13263" w:author="Leon Sandler" w:date="2026-09-06T00:00:00Z">
        <w:r>
          <w:t xml:space="preserve"> </w:t>
        </w:r>
      </w:ins>
      <w:ins w:id="13264" w:author="Leon Sandler" w:date="2026-09-06T00:00:00Z">
        <w:r>
          <w:t>it</w:t>
        </w:r>
      </w:ins>
      <w:ins w:id="13265" w:author="Leon Sandler" w:date="2026-09-06T00:00:00Z">
        <w:r>
          <w:t xml:space="preserve"> </w:t>
        </w:r>
      </w:ins>
      <w:ins w:id="13266" w:author="Leon Sandler" w:date="2026-09-06T00:00:00Z">
        <w:r>
          <w:t>also</w:t>
        </w:r>
      </w:ins>
      <w:ins w:id="13267" w:author="Leon Sandler" w:date="2026-09-06T00:00:00Z">
        <w:r>
          <w:t xml:space="preserve"> </w:t>
        </w:r>
      </w:ins>
      <w:ins w:id="13268" w:author="Leon Sandler" w:date="2026-09-06T00:00:00Z">
        <w:r>
          <w:t>means</w:t>
        </w:r>
      </w:ins>
      <w:ins w:id="13269" w:author="Leon Sandler" w:date="2026-09-06T00:00:00Z">
        <w:r>
          <w:t xml:space="preserve"> </w:t>
        </w:r>
      </w:ins>
      <w:ins w:id="13270" w:author="Leon Sandler" w:date="2026-09-06T00:00:00Z">
        <w:r>
          <w:t>that</w:t>
        </w:r>
      </w:ins>
      <w:ins w:id="13271" w:author="Leon Sandler" w:date="2026-09-06T00:00:00Z">
        <w:r>
          <w:t xml:space="preserve"> </w:t>
        </w:r>
      </w:ins>
      <w:ins w:id="13272" w:author="Leon Sandler" w:date="2026-09-06T00:00:00Z">
        <w:r>
          <w:t>the</w:t>
        </w:r>
      </w:ins>
      <w:ins w:id="13273" w:author="Leon Sandler" w:date="2026-09-06T00:00:00Z">
        <w:r>
          <w:t xml:space="preserve"> </w:t>
        </w:r>
      </w:ins>
      <w:ins w:id="13274" w:author="Leon Sandler" w:date="2026-09-06T00:00:00Z">
        <w:r>
          <w:t>array's</w:t>
        </w:r>
      </w:ins>
      <w:ins w:id="13275" w:author="Leon Sandler" w:date="2026-09-06T00:00:00Z">
        <w:r>
          <w:t xml:space="preserve"> </w:t>
        </w:r>
      </w:ins>
      <w:ins w:id="13276" w:author="Leon Sandler" w:date="2026-09-06T00:00:00Z">
        <w:r>
          <w:t>degradation</w:t>
        </w:r>
      </w:ins>
      <w:ins w:id="13277" w:author="Leon Sandler" w:date="2026-09-06T00:00:00Z">
        <w:r>
          <w:t xml:space="preserve"> </w:t>
        </w:r>
      </w:ins>
      <w:ins w:id="13278" w:author="Leon Sandler" w:date="2026-09-06T00:00:00Z">
        <w:r>
          <w:t>mode</w:t>
        </w:r>
      </w:ins>
      <w:ins w:id="13279" w:author="Leon Sandler" w:date="2026-09-06T00:00:00Z">
        <w:r>
          <w:t xml:space="preserve"> </w:t>
        </w:r>
      </w:ins>
      <w:ins w:id="13280" w:author="Leon Sandler" w:date="2026-09-06T00:00:00Z">
        <w:r>
          <w:t>is</w:t>
        </w:r>
      </w:ins>
      <w:ins w:id="13281" w:author="Leon Sandler" w:date="2026-09-06T00:00:00Z">
        <w:r>
          <w:t xml:space="preserve"> </w:t>
        </w:r>
      </w:ins>
      <w:ins w:id="13282" w:author="Leon Sandler" w:date="2026-09-06T00:00:00Z">
        <w:r>
          <w:t>spatially</w:t>
        </w:r>
      </w:ins>
      <w:ins w:id="13283" w:author="Leon Sandler" w:date="2026-09-06T00:00:00Z">
        <w:r>
          <w:t xml:space="preserve"> </w:t>
        </w:r>
      </w:ins>
      <w:ins w:id="13284" w:author="Leon Sandler" w:date="2026-09-06T00:00:00Z">
        <w:r>
          <w:t>localized</w:t>
        </w:r>
      </w:ins>
      <w:ins w:id="13285" w:author="Leon Sandler" w:date="2026-09-06T00:00:00Z">
        <w:r>
          <w:t xml:space="preserve"> </w:t>
        </w:r>
      </w:ins>
      <w:ins w:id="13286" w:author="Leon Sandler" w:date="2026-09-06T00:00:00Z">
        <w:r>
          <w:t>and,</w:t>
        </w:r>
      </w:ins>
      <w:ins w:id="13287" w:author="Leon Sandler" w:date="2026-09-06T00:00:00Z">
        <w:r>
          <w:t xml:space="preserve"> </w:t>
        </w:r>
      </w:ins>
      <w:ins w:id="13288" w:author="Leon Sandler" w:date="2026-09-06T00:00:00Z">
        <w:r>
          <w:t>in</w:t>
        </w:r>
      </w:ins>
      <w:ins w:id="13289" w:author="Leon Sandler" w:date="2026-09-06T00:00:00Z">
        <w:r>
          <w:t xml:space="preserve"> </w:t>
        </w:r>
      </w:ins>
      <w:ins w:id="13290" w:author="Leon Sandler" w:date="2026-09-06T00:00:00Z">
        <w:r>
          <w:t>principle,</w:t>
        </w:r>
      </w:ins>
      <w:ins w:id="13291" w:author="Leon Sandler" w:date="2026-09-06T00:00:00Z">
        <w:r>
          <w:t xml:space="preserve"> </w:t>
        </w:r>
      </w:ins>
      <w:ins w:id="13292" w:author="Leon Sandler" w:date="2026-09-06T00:00:00Z">
        <w:r>
          <w:t>correctable</w:t>
        </w:r>
      </w:ins>
      <w:ins w:id="13293" w:author="Leon Sandler" w:date="2026-09-06T00:00:00Z">
        <w:r>
          <w:t xml:space="preserve"> </w:t>
        </w:r>
      </w:ins>
      <w:ins w:id="13294" w:author="Leon Sandler" w:date="2026-09-06T00:00:00Z">
        <w:r>
          <w:t>by</w:t>
        </w:r>
      </w:ins>
      <w:ins w:id="13295" w:author="Leon Sandler" w:date="2026-09-06T00:00:00Z">
        <w:r>
          <w:t xml:space="preserve"> </w:t>
        </w:r>
      </w:ins>
      <w:ins w:id="13296" w:author="Leon Sandler" w:date="2026-09-06T00:00:00Z">
        <w:r>
          <w:t>re-tasking</w:t>
        </w:r>
      </w:ins>
      <w:ins w:id="13297" w:author="Leon Sandler" w:date="2026-09-06T00:00:00Z">
        <w:r>
          <w:t xml:space="preserve"> </w:t>
        </w:r>
      </w:ins>
      <w:ins w:id="13298" w:author="Leon Sandler" w:date="2026-09-06T00:00:00Z">
        <w:r>
          <w:t>or</w:t>
        </w:r>
      </w:ins>
      <w:ins w:id="13299" w:author="Leon Sandler" w:date="2026-09-06T00:00:00Z">
        <w:r>
          <w:t xml:space="preserve"> </w:t>
        </w:r>
      </w:ins>
      <w:ins w:id="13300" w:author="Leon Sandler" w:date="2026-09-06T00:00:00Z">
        <w:r>
          <w:t>physically</w:t>
        </w:r>
      </w:ins>
      <w:ins w:id="13301" w:author="Leon Sandler" w:date="2026-09-06T00:00:00Z">
        <w:r>
          <w:t xml:space="preserve"> </w:t>
        </w:r>
      </w:ins>
      <w:ins w:id="13302" w:author="Leon Sandler" w:date="2026-09-06T00:00:00Z">
        <w:r>
          <w:t>relocating</w:t>
        </w:r>
      </w:ins>
      <w:ins w:id="13303" w:author="Leon Sandler" w:date="2026-09-06T00:00:00Z">
        <w:r>
          <w:t xml:space="preserve"> </w:t>
        </w:r>
      </w:ins>
      <w:ins w:id="13304" w:author="Leon Sandler" w:date="2026-09-06T00:00:00Z">
        <w:r>
          <w:t>a</w:t>
        </w:r>
      </w:ins>
      <w:ins w:id="13305" w:author="Leon Sandler" w:date="2026-09-06T00:00:00Z">
        <w:r>
          <w:t xml:space="preserve"> </w:t>
        </w:r>
      </w:ins>
      <w:ins w:id="13306" w:author="Leon Sandler" w:date="2026-09-06T00:00:00Z">
        <w:r>
          <w:t>spare</w:t>
        </w:r>
      </w:ins>
      <w:ins w:id="13307" w:author="Leon Sandler" w:date="2026-09-06T00:00:00Z">
        <w:r>
          <w:t xml:space="preserve"> </w:t>
        </w:r>
      </w:ins>
      <w:ins w:id="13308" w:author="Leon Sandler" w:date="2026-09-06T00:00:00Z">
        <w:r>
          <w:t>coil</w:t>
        </w:r>
      </w:ins>
      <w:ins w:id="13309" w:author="Leon Sandler" w:date="2026-09-06T00:00:00Z">
        <w:r>
          <w:t xml:space="preserve"> </w:t>
        </w:r>
      </w:ins>
      <w:ins w:id="13310" w:author="Leon Sandler" w:date="2026-09-06T00:00:00Z">
        <w:r>
          <w:t>to</w:t>
        </w:r>
      </w:ins>
      <w:ins w:id="13311" w:author="Leon Sandler" w:date="2026-09-06T00:00:00Z">
        <w:r>
          <w:t xml:space="preserve"> </w:t>
        </w:r>
      </w:ins>
      <w:ins w:id="13312" w:author="Leon Sandler" w:date="2026-09-06T00:00:00Z">
        <w:r>
          <w:t>the</w:t>
        </w:r>
      </w:ins>
      <w:ins w:id="13313" w:author="Leon Sandler" w:date="2026-09-06T00:00:00Z">
        <w:r>
          <w:t xml:space="preserve"> </w:t>
        </w:r>
      </w:ins>
      <w:ins w:id="13314" w:author="Leon Sandler" w:date="2026-09-06T00:00:00Z">
        <w:r>
          <w:t>affected</w:t>
        </w:r>
      </w:ins>
      <w:ins w:id="13315" w:author="Leon Sandler" w:date="2026-09-06T00:00:00Z">
        <w:r>
          <w:t xml:space="preserve"> </w:t>
        </w:r>
      </w:ins>
      <w:ins w:id="13316" w:author="Leon Sandler" w:date="2026-09-06T00:00:00Z">
        <w:r>
          <w:t>gap,</w:t>
        </w:r>
      </w:ins>
      <w:ins w:id="13317" w:author="Leon Sandler" w:date="2026-09-06T00:00:00Z">
        <w:r>
          <w:t xml:space="preserve"> </w:t>
        </w:r>
      </w:ins>
      <w:ins w:id="13318" w:author="Leon Sandler" w:date="2026-09-06T00:00:00Z">
        <w:r>
          <w:t>an</w:t>
        </w:r>
      </w:ins>
      <w:ins w:id="13319" w:author="Leon Sandler" w:date="2026-09-06T00:00:00Z">
        <w:r>
          <w:t xml:space="preserve"> </w:t>
        </w:r>
      </w:ins>
      <w:ins w:id="13320" w:author="Leon Sandler" w:date="2026-09-06T00:00:00Z">
        <w:r>
          <w:t>operational</w:t>
        </w:r>
      </w:ins>
      <w:ins w:id="13321" w:author="Leon Sandler" w:date="2026-09-06T00:00:00Z">
        <w:r>
          <w:t xml:space="preserve"> </w:t>
        </w:r>
      </w:ins>
      <w:ins w:id="13322" w:author="Leon Sandler" w:date="2026-09-06T00:00:00Z">
        <w:r>
          <w:t>option</w:t>
        </w:r>
      </w:ins>
      <w:ins w:id="13323" w:author="Leon Sandler" w:date="2026-09-06T00:00:00Z">
        <w:r>
          <w:t xml:space="preserve"> </w:t>
        </w:r>
      </w:ins>
      <w:ins w:id="13324" w:author="Leon Sandler" w:date="2026-09-06T00:00:00Z">
        <w:r>
          <w:t>that</w:t>
        </w:r>
      </w:ins>
      <w:ins w:id="13325" w:author="Leon Sandler" w:date="2026-09-06T00:00:00Z">
        <w:r>
          <w:t xml:space="preserve"> </w:t>
        </w:r>
      </w:ins>
      <w:ins w:id="13326" w:author="Leon Sandler" w:date="2026-09-06T00:00:00Z">
        <w:r>
          <w:t>has</w:t>
        </w:r>
      </w:ins>
      <w:ins w:id="13327" w:author="Leon Sandler" w:date="2026-09-06T00:00:00Z">
        <w:r>
          <w:t xml:space="preserve"> </w:t>
        </w:r>
      </w:ins>
      <w:ins w:id="13328" w:author="Leon Sandler" w:date="2026-09-06T00:00:00Z">
        <w:r>
          <w:t>no</w:t>
        </w:r>
      </w:ins>
      <w:ins w:id="13329" w:author="Leon Sandler" w:date="2026-09-06T00:00:00Z">
        <w:r>
          <w:t xml:space="preserve"> </w:t>
        </w:r>
      </w:ins>
      <w:ins w:id="13330" w:author="Leon Sandler" w:date="2026-09-06T00:00:00Z">
        <w:r>
          <w:t>analog</w:t>
        </w:r>
      </w:ins>
      <w:ins w:id="13331" w:author="Leon Sandler" w:date="2026-09-06T00:00:00Z">
        <w:r>
          <w:t xml:space="preserve"> </w:t>
        </w:r>
      </w:ins>
      <w:ins w:id="13332" w:author="Leon Sandler" w:date="2026-09-06T00:00:00Z">
        <w:r>
          <w:t>for</w:t>
        </w:r>
      </w:ins>
      <w:ins w:id="13333" w:author="Leon Sandler" w:date="2026-09-06T00:00:00Z">
        <w:r>
          <w:t xml:space="preserve"> </w:t>
        </w:r>
      </w:ins>
      <w:ins w:id="13334" w:author="Leon Sandler" w:date="2026-09-06T00:00:00Z">
        <w:r>
          <w:t>the</w:t>
        </w:r>
      </w:ins>
      <w:ins w:id="13335" w:author="Leon Sandler" w:date="2026-09-06T00:00:00Z">
        <w:r>
          <w:t xml:space="preserve"> </w:t>
        </w:r>
      </w:ins>
      <w:ins w:id="13336" w:author="Leon Sandler" w:date="2026-09-06T00:00:00Z">
        <w:r>
          <w:t>monolithic</w:t>
        </w:r>
      </w:ins>
      <w:ins w:id="13337" w:author="Leon Sandler" w:date="2026-09-06T00:00:00Z">
        <w:r>
          <w:t xml:space="preserve"> </w:t>
        </w:r>
      </w:ins>
      <w:ins w:id="13338" w:author="Leon Sandler" w:date="2026-09-06T00:00:00Z">
        <w:r>
          <w:t>dipole,</w:t>
        </w:r>
      </w:ins>
      <w:ins w:id="13339" w:author="Leon Sandler" w:date="2026-09-06T00:00:00Z">
        <w:r>
          <w:t xml:space="preserve"> </w:t>
        </w:r>
      </w:ins>
      <w:ins w:id="13340" w:author="Leon Sandler" w:date="2026-09-06T00:00:00Z">
        <w:r>
          <w:t>where</w:t>
        </w:r>
      </w:ins>
      <w:ins w:id="13341" w:author="Leon Sandler" w:date="2026-09-06T00:00:00Z">
        <w:r>
          <w:t xml:space="preserve"> </w:t>
        </w:r>
      </w:ins>
      <w:ins w:id="13342" w:author="Leon Sandler" w:date="2026-09-06T00:00:00Z">
        <w:r>
          <w:t>the</w:t>
        </w:r>
      </w:ins>
      <w:ins w:id="13343" w:author="Leon Sandler" w:date="2026-09-06T00:00:00Z">
        <w:r>
          <w:t xml:space="preserve"> </w:t>
        </w:r>
      </w:ins>
      <w:ins w:id="13344" w:author="Leon Sandler" w:date="2026-09-06T00:00:00Z">
        <w:r>
          <w:t>“failure</w:t>
        </w:r>
      </w:ins>
      <w:ins w:id="13345" w:author="Leon Sandler" w:date="2026-09-06T00:00:00Z">
        <w:r>
          <w:t xml:space="preserve"> </w:t>
        </w:r>
      </w:ins>
      <w:ins w:id="13346" w:author="Leon Sandler" w:date="2026-09-06T00:00:00Z">
        <w:r>
          <w:t>mode”</w:t>
        </w:r>
      </w:ins>
      <w:ins w:id="13347" w:author="Leon Sandler" w:date="2026-09-06T00:00:00Z">
        <w:r>
          <w:t xml:space="preserve"> </w:t>
        </w:r>
      </w:ins>
      <w:ins w:id="13348" w:author="Leon Sandler" w:date="2026-09-06T00:00:00Z">
        <w:r>
          <w:t>of</w:t>
        </w:r>
      </w:ins>
      <w:ins w:id="13349" w:author="Leon Sandler" w:date="2026-09-06T00:00:00Z">
        <w:r>
          <w:t xml:space="preserve"> </w:t>
        </w:r>
      </w:ins>
      <w:ins w:id="13350" w:author="Leon Sandler" w:date="2026-09-06T00:00:00Z">
        <w:r>
          <w:t>the</w:t>
        </w:r>
      </w:ins>
      <w:ins w:id="13351" w:author="Leon Sandler" w:date="2026-09-06T00:00:00Z">
        <w:r>
          <w:t xml:space="preserve"> </w:t>
        </w:r>
      </w:ins>
      <w:ins w:id="13352" w:author="Leon Sandler" w:date="2026-09-06T00:00:00Z">
        <w:r>
          <w:t>single</w:t>
        </w:r>
      </w:ins>
      <w:ins w:id="13353" w:author="Leon Sandler" w:date="2026-09-06T00:00:00Z">
        <w:r>
          <w:t xml:space="preserve"> </w:t>
        </w:r>
      </w:ins>
      <w:ins w:id="13354" w:author="Leon Sandler" w:date="2026-09-06T00:00:00Z">
        <w:r>
          <w:t>source</w:t>
        </w:r>
      </w:ins>
      <w:ins w:id="13355" w:author="Leon Sandler" w:date="2026-09-06T00:00:00Z">
        <w:r>
          <w:t xml:space="preserve"> </w:t>
        </w:r>
      </w:ins>
      <w:ins w:id="13356" w:author="Leon Sandler" w:date="2026-09-06T00:00:00Z">
        <w:r>
          <w:t>is</w:t>
        </w:r>
      </w:ins>
      <w:ins w:id="13357" w:author="Leon Sandler" w:date="2026-09-06T00:00:00Z">
        <w:r>
          <w:t xml:space="preserve"> </w:t>
        </w:r>
      </w:ins>
      <w:ins w:id="13358" w:author="Leon Sandler" w:date="2026-09-06T00:00:00Z">
        <w:r>
          <w:t>total</w:t>
        </w:r>
      </w:ins>
      <w:ins w:id="13359" w:author="Leon Sandler" w:date="2026-09-06T00:00:00Z">
        <w:r>
          <w:t xml:space="preserve"> </w:t>
        </w:r>
      </w:ins>
      <w:ins w:id="13360" w:author="Leon Sandler" w:date="2026-09-06T00:00:00Z">
        <w:r>
          <w:t>loss</w:t>
        </w:r>
      </w:ins>
      <w:ins w:id="13361" w:author="Leon Sandler" w:date="2026-09-06T00:00:00Z">
        <w:r>
          <w:t xml:space="preserve"> </w:t>
        </w:r>
      </w:ins>
      <w:ins w:id="13362" w:author="Leon Sandler" w:date="2026-09-06T00:00:00Z">
        <w:r>
          <w:t>of</w:t>
        </w:r>
      </w:ins>
      <w:ins w:id="13363" w:author="Leon Sandler" w:date="2026-09-06T00:00:00Z">
        <w:r>
          <w:t xml:space="preserve"> </w:t>
        </w:r>
      </w:ins>
      <w:ins w:id="13364" w:author="Leon Sandler" w:date="2026-09-06T00:00:00Z">
        <w:r>
          <w:t>shielding.</w:t>
        </w:r>
      </w:ins>
      <w:ins w:id="13365" w:author="Leon Sandler" w:date="2026-09-06T00:00:00Z">
        <w:r>
          <w:t xml:space="preserve"> </w:t>
        </w:r>
      </w:ins>
      <w:ins w:id="13366" w:author="Leon Sandler" w:date="2026-09-06T00:00:00Z">
        <w:r>
          <w:t>We</w:t>
        </w:r>
      </w:ins>
      <w:ins w:id="13367" w:author="Leon Sandler" w:date="2026-09-06T00:00:00Z">
        <w:r>
          <w:t xml:space="preserve"> </w:t>
        </w:r>
      </w:ins>
      <w:ins w:id="13368" w:author="Leon Sandler" w:date="2026-09-06T00:00:00Z">
        <w:r>
          <w:t>therefore</w:t>
        </w:r>
      </w:ins>
      <w:ins w:id="13369" w:author="Leon Sandler" w:date="2026-09-06T00:00:00Z">
        <w:r>
          <w:t xml:space="preserve"> </w:t>
        </w:r>
      </w:ins>
      <w:ins w:id="13370" w:author="Leon Sandler" w:date="2026-09-06T00:00:00Z">
        <w:r>
          <w:t>regard</w:t>
        </w:r>
      </w:ins>
      <w:ins w:id="13371" w:author="Leon Sandler" w:date="2026-09-06T00:00:00Z">
        <w:r>
          <w:t xml:space="preserve"> </w:t>
        </w:r>
      </w:ins>
      <w:ins w:id="13372" w:author="Leon Sandler" w:date="2026-09-06T00:00:00Z">
        <w:r>
          <w:t>the</w:t>
        </w:r>
      </w:ins>
      <w:ins w:id="13373" w:author="Leon Sandler" w:date="2026-09-06T00:00:00Z">
        <w:r>
          <w:t xml:space="preserve"> </w:t>
        </w:r>
      </w:ins>
      <w:ins w:id="13374" w:author="Leon Sandler" w:date="2026-09-06T00:00:00Z">
        <w:r>
          <w:t>distributed</w:t>
        </w:r>
      </w:ins>
      <w:ins w:id="13375" w:author="Leon Sandler" w:date="2026-09-06T00:00:00Z">
        <w:r>
          <w:t xml:space="preserve"> </w:t>
        </w:r>
      </w:ins>
      <w:ins w:id="13376" w:author="Leon Sandler" w:date="2026-09-06T00:00:00Z">
        <w:r>
          <w:t>array's</w:t>
        </w:r>
      </w:ins>
      <w:ins w:id="13377" w:author="Leon Sandler" w:date="2026-09-06T00:00:00Z">
        <w:r>
          <w:t xml:space="preserve"> </w:t>
        </w:r>
      </w:ins>
      <w:ins w:id="13378" w:author="Leon Sandler" w:date="2026-09-06T00:00:00Z">
        <w:r>
          <w:t>graceful-degradation</w:t>
        </w:r>
      </w:ins>
      <w:ins w:id="13379" w:author="Leon Sandler" w:date="2026-09-06T00:00:00Z">
        <w:r>
          <w:t xml:space="preserve"> </w:t>
        </w:r>
      </w:ins>
      <w:ins w:id="13380" w:author="Leon Sandler" w:date="2026-09-06T00:00:00Z">
        <w:r>
          <w:t>property</w:t>
        </w:r>
      </w:ins>
      <w:ins w:id="13381" w:author="Leon Sandler" w:date="2026-09-06T00:00:00Z">
        <w:r>
          <w:t xml:space="preserve"> </w:t>
        </w:r>
      </w:ins>
      <w:ins w:id="13382" w:author="Leon Sandler" w:date="2026-09-06T00:00:00Z">
        <w:r>
          <w:t>as</w:t>
        </w:r>
      </w:ins>
      <w:ins w:id="13383" w:author="Leon Sandler" w:date="2026-09-06T00:00:00Z">
        <w:r>
          <w:t xml:space="preserve"> </w:t>
        </w:r>
      </w:ins>
      <w:ins w:id="13384" w:author="Leon Sandler" w:date="2026-09-06T00:00:00Z">
        <w:r>
          <w:t>qualitatively</w:t>
        </w:r>
      </w:ins>
      <w:ins w:id="13385" w:author="Leon Sandler" w:date="2026-09-06T00:00:00Z">
        <w:r>
          <w:t xml:space="preserve"> </w:t>
        </w:r>
      </w:ins>
      <w:ins w:id="13386" w:author="Leon Sandler" w:date="2026-09-06T00:00:00Z">
        <w:r>
          <w:t>well</w:t>
        </w:r>
      </w:ins>
      <w:ins w:id="13387" w:author="Leon Sandler" w:date="2026-09-06T00:00:00Z">
        <w:r>
          <w:t xml:space="preserve"> </w:t>
        </w:r>
      </w:ins>
      <w:ins w:id="13388" w:author="Leon Sandler" w:date="2026-09-06T00:00:00Z">
        <w:r>
          <w:t>supported</w:t>
        </w:r>
      </w:ins>
      <w:ins w:id="13389" w:author="Leon Sandler" w:date="2026-09-06T00:00:00Z">
        <w:r>
          <w:t xml:space="preserve"> </w:t>
        </w:r>
      </w:ins>
      <w:ins w:id="13390" w:author="Leon Sandler" w:date="2026-09-06T00:00:00Z">
        <w:r>
          <w:t>by</w:t>
        </w:r>
      </w:ins>
      <w:ins w:id="13391" w:author="Leon Sandler" w:date="2026-09-06T00:00:00Z">
        <w:r>
          <w:t xml:space="preserve"> </w:t>
        </w:r>
      </w:ins>
      <w:ins w:id="13392" w:author="Leon Sandler" w:date="2026-09-06T00:00:00Z">
        <w:r>
          <w:t>the</w:t>
        </w:r>
      </w:ins>
      <w:ins w:id="13393" w:author="Leon Sandler" w:date="2026-09-06T00:00:00Z">
        <w:r>
          <w:t xml:space="preserve"> </w:t>
        </w:r>
      </w:ins>
      <w:ins w:id="13394" w:author="Leon Sandler" w:date="2026-09-06T00:00:00Z">
        <w:r>
          <w:t>verified</w:t>
        </w:r>
      </w:ins>
      <w:ins w:id="13395" w:author="Leon Sandler" w:date="2026-09-06T00:00:00Z">
        <w:r>
          <w:t xml:space="preserve"> </w:t>
        </w:r>
      </w:ins>
      <w:ins w:id="13396" w:author="Leon Sandler" w:date="2026-09-06T00:00:00Z">
        <w:r>
          <w:t>physics</w:t>
        </w:r>
      </w:ins>
      <w:ins w:id="13397" w:author="Leon Sandler" w:date="2026-09-06T00:00:00Z">
        <w:r>
          <w:t xml:space="preserve"> </w:t>
        </w:r>
      </w:ins>
      <w:ins w:id="13398" w:author="Leon Sandler" w:date="2026-09-06T00:00:00Z">
        <w:r>
          <w:t>of</w:t>
        </w:r>
      </w:ins>
      <w:ins w:id="13399" w:author="Leon Sandler" w:date="2026-09-06T00:00:00Z">
        <w:r>
          <w:t xml:space="preserve"> </w:t>
        </w:r>
      </w:ins>
      <w:ins w:id="13400" w:author="Leon Sandler" w:date="2026-09-06T00:00:00Z">
        <w:r>
          <w:t>Section</w:t>
        </w:r>
      </w:ins>
      <w:ins w:id="13401" w:author="Leon Sandler" w:date="2026-09-06T00:00:00Z">
        <w:r>
          <w:t xml:space="preserve"> </w:t>
        </w:r>
      </w:ins>
      <w:ins w:id="13402" w:author="Leon Sandler" w:date="2026-09-06T00:00:00Z">
        <w:r>
          <w:t>6,</w:t>
        </w:r>
      </w:ins>
      <w:ins w:id="13403" w:author="Leon Sandler" w:date="2026-09-06T00:00:00Z">
        <w:r>
          <w:t xml:space="preserve"> </w:t>
        </w:r>
      </w:ins>
      <w:ins w:id="13404" w:author="Leon Sandler" w:date="2026-09-06T00:00:00Z">
        <w:r>
          <w:t>while</w:t>
        </w:r>
      </w:ins>
      <w:ins w:id="13405" w:author="Leon Sandler" w:date="2026-09-06T00:00:00Z">
        <w:r>
          <w:t xml:space="preserve"> </w:t>
        </w:r>
      </w:ins>
      <w:ins w:id="13406" w:author="Leon Sandler" w:date="2026-09-06T00:00:00Z">
        <w:r>
          <w:t>treating</w:t>
        </w:r>
      </w:ins>
      <w:ins w:id="13407" w:author="Leon Sandler" w:date="2026-09-06T00:00:00Z">
        <w:r>
          <w:t xml:space="preserve"> </w:t>
        </w:r>
      </w:ins>
      <w:ins w:id="13408" w:author="Leon Sandler" w:date="2026-09-06T00:00:00Z">
        <w:r>
          <w:t>any</w:t>
        </w:r>
      </w:ins>
      <w:ins w:id="13409" w:author="Leon Sandler" w:date="2026-09-06T00:00:00Z">
        <w:r>
          <w:t xml:space="preserve"> </w:t>
        </w:r>
      </w:ins>
      <w:ins w:id="13410" w:author="Leon Sandler" w:date="2026-09-06T00:00:00Z">
        <w:r>
          <w:t>quantitative</w:t>
        </w:r>
      </w:ins>
      <w:ins w:id="13411" w:author="Leon Sandler" w:date="2026-09-06T00:00:00Z">
        <w:r>
          <w:t xml:space="preserve"> </w:t>
        </w:r>
      </w:ins>
      <w:ins w:id="13412" w:author="Leon Sandler" w:date="2026-09-06T00:00:00Z">
        <w:r>
          <w:t>failure-mode</w:t>
        </w:r>
      </w:ins>
      <w:ins w:id="13413" w:author="Leon Sandler" w:date="2026-09-06T00:00:00Z">
        <w:r>
          <w:t xml:space="preserve"> </w:t>
        </w:r>
      </w:ins>
      <w:ins w:id="13414" w:author="Leon Sandler" w:date="2026-09-06T00:00:00Z">
        <w:r>
          <w:t>dose</w:t>
        </w:r>
      </w:ins>
      <w:ins w:id="13415" w:author="Leon Sandler" w:date="2026-09-06T00:00:00Z">
        <w:r>
          <w:t xml:space="preserve"> </w:t>
        </w:r>
      </w:ins>
      <w:ins w:id="13416" w:author="Leon Sandler" w:date="2026-09-06T00:00:00Z">
        <w:r>
          <w:t>or</w:t>
        </w:r>
      </w:ins>
      <w:ins w:id="13417" w:author="Leon Sandler" w:date="2026-09-06T00:00:00Z">
        <w:r>
          <w:t xml:space="preserve"> </w:t>
        </w:r>
      </w:ins>
      <w:ins w:id="13418" w:author="Leon Sandler" w:date="2026-09-06T00:00:00Z">
        <w:r>
          <w:t>fluence</w:t>
        </w:r>
      </w:ins>
      <w:ins w:id="13419" w:author="Leon Sandler" w:date="2026-09-06T00:00:00Z">
        <w:r>
          <w:t xml:space="preserve"> </w:t>
        </w:r>
      </w:ins>
      <w:ins w:id="13420" w:author="Leon Sandler" w:date="2026-09-06T00:00:00Z">
        <w:r>
          <w:t>penalty</w:t>
        </w:r>
      </w:ins>
      <w:ins w:id="13421" w:author="Leon Sandler" w:date="2026-09-06T00:00:00Z">
        <w:r>
          <w:t xml:space="preserve"> </w:t>
        </w:r>
      </w:ins>
      <w:ins w:id="13422" w:author="Leon Sandler" w:date="2026-09-06T00:00:00Z">
        <w:r>
          <w:t>as</w:t>
        </w:r>
      </w:ins>
      <w:ins w:id="13423" w:author="Leon Sandler" w:date="2026-09-06T00:00:00Z">
        <w:r>
          <w:t xml:space="preserve"> </w:t>
        </w:r>
      </w:ins>
      <w:ins w:id="13424" w:author="Leon Sandler" w:date="2026-09-06T00:00:00Z">
        <w:r>
          <w:t>presently</w:t>
        </w:r>
      </w:ins>
      <w:ins w:id="13425" w:author="Leon Sandler" w:date="2026-09-06T00:00:00Z">
        <w:r>
          <w:t xml:space="preserve"> </w:t>
        </w:r>
      </w:ins>
      <w:ins w:id="13426" w:author="Leon Sandler" w:date="2026-09-06T00:00:00Z">
        <w:r>
          <w:t>unverified</w:t>
        </w:r>
      </w:ins>
      <w:ins w:id="13427" w:author="Leon Sandler" w:date="2026-09-06T00:00:00Z">
        <w:r>
          <w:t xml:space="preserve"> </w:t>
        </w:r>
      </w:ins>
      <w:ins w:id="13428" w:author="Leon Sandler" w:date="2026-09-06T00:00:00Z">
        <w:r>
          <w:t>pending</w:t>
        </w:r>
      </w:ins>
      <w:ins w:id="13429" w:author="Leon Sandler" w:date="2026-09-06T00:00:00Z">
        <w:r>
          <w:t xml:space="preserve"> </w:t>
        </w:r>
      </w:ins>
      <w:ins w:id="13430" w:author="Leon Sandler" w:date="2026-09-06T00:00:00Z">
        <w:r>
          <w:t>the</w:t>
        </w:r>
      </w:ins>
      <w:ins w:id="13431" w:author="Leon Sandler" w:date="2026-09-06T00:00:00Z">
        <w:r>
          <w:t xml:space="preserve"> </w:t>
        </w:r>
      </w:ins>
      <w:ins w:id="13432" w:author="Leon Sandler" w:date="2026-09-06T00:00:00Z">
        <w:r>
          <w:t>simulation</w:t>
        </w:r>
      </w:ins>
      <w:ins w:id="13433" w:author="Leon Sandler" w:date="2026-09-06T00:00:00Z">
        <w:r>
          <w:t xml:space="preserve"> </w:t>
        </w:r>
      </w:ins>
      <w:ins w:id="13434" w:author="Leon Sandler" w:date="2026-09-06T00:00:00Z">
        <w:r>
          <w:t>campaign</w:t>
        </w:r>
      </w:ins>
      <w:ins w:id="13435" w:author="Leon Sandler" w:date="2026-09-06T00:00:00Z">
        <w:r>
          <w:t xml:space="preserve"> </w:t>
        </w:r>
      </w:ins>
      <w:ins w:id="13436" w:author="Leon Sandler" w:date="2026-09-06T00:00:00Z">
        <w:r>
          <w:t>proposed</w:t>
        </w:r>
      </w:ins>
      <w:ins w:id="13437" w:author="Leon Sandler" w:date="2026-09-06T00:00:00Z">
        <w:r>
          <w:t xml:space="preserve"> </w:t>
        </w:r>
      </w:ins>
      <w:ins w:id="13438" w:author="Leon Sandler" w:date="2026-09-06T00:00:00Z">
        <w:r>
          <w:t>in</w:t>
        </w:r>
      </w:ins>
      <w:ins w:id="13439" w:author="Leon Sandler" w:date="2026-09-06T00:00:00Z">
        <w:r>
          <w:t xml:space="preserve"> </w:t>
        </w:r>
      </w:ins>
      <w:ins w:id="13440" w:author="Leon Sandler" w:date="2026-09-06T00:00:00Z">
        <w:r>
          <w:t>Section</w:t>
        </w:r>
      </w:ins>
      <w:ins w:id="13441" w:author="Leon Sandler" w:date="2026-09-06T00:00:00Z">
        <w:r>
          <w:t xml:space="preserve"> </w:t>
        </w:r>
      </w:ins>
      <w:ins w:id="13442" w:author="Leon Sandler" w:date="2026-09-06T00:00:00Z">
        <w:r>
          <w:t>14.</w:t>
        </w:r>
      </w:ins>
    </w:p>
    <w:p>
      <w:r>
        <w:t>12.</w:t>
      </w:r>
      <w:r>
        <w:t xml:space="preserve"> </w:t>
      </w:r>
      <w:r>
        <w:t>Technology</w:t>
      </w:r>
      <w:r>
        <w:t xml:space="preserve"> </w:t>
      </w:r>
      <w:r>
        <w:t>Readiness</w:t>
      </w:r>
      <w:r>
        <w:t xml:space="preserve"> </w:t>
      </w:r>
      <w:r>
        <w:t>Assessment</w:t>
      </w:r>
    </w:p>
    <w:p>
      <w:r>
        <w:t>Table</w:t>
      </w:r>
      <w:r>
        <w:t xml:space="preserve"> </w:t>
      </w:r>
      <w:del w:id="13443" w:author="Leon Sandler" w:date="2026-09-06T00:00:00Z">
        <w:r>
          <w:delText>5</w:delText>
        </w:r>
      </w:del>
      <w:ins w:id="13444" w:author="Leon Sandler" w:date="2026-09-06T00:00:00Z">
        <w:r>
          <w:t>8</w:t>
        </w:r>
      </w:ins>
      <w:r>
        <w:t xml:space="preserve"> </w:t>
      </w:r>
      <w:r>
        <w:t>assigns</w:t>
      </w:r>
      <w:r>
        <w:t xml:space="preserve"> </w:t>
      </w:r>
      <w:r>
        <w:t>an</w:t>
      </w:r>
      <w:r>
        <w:t xml:space="preserve"> </w:t>
      </w:r>
      <w:r>
        <w:t>approximate</w:t>
      </w:r>
      <w:r>
        <w:t xml:space="preserve"> </w:t>
      </w:r>
      <w:r>
        <w:t>technology</w:t>
      </w:r>
      <w:r>
        <w:t xml:space="preserve"> </w:t>
      </w:r>
      <w:r>
        <w:t>readiness</w:t>
      </w:r>
      <w:r>
        <w:t xml:space="preserve"> </w:t>
      </w:r>
      <w:r>
        <w:t>level</w:t>
      </w:r>
      <w:r>
        <w:t xml:space="preserve"> </w:t>
      </w:r>
      <w:r>
        <w:t>(TRL)</w:t>
      </w:r>
      <w:r>
        <w:t xml:space="preserve"> </w:t>
      </w:r>
      <w:r>
        <w:t>to</w:t>
      </w:r>
      <w:r>
        <w:t xml:space="preserve"> </w:t>
      </w:r>
      <w:r>
        <w:t>each</w:t>
      </w:r>
      <w:r>
        <w:t xml:space="preserve"> </w:t>
      </w:r>
      <w:r>
        <w:t>subsystem,</w:t>
      </w:r>
      <w:r>
        <w:t xml:space="preserve"> </w:t>
      </w:r>
      <w:r>
        <w:t>following</w:t>
      </w:r>
      <w:r>
        <w:t xml:space="preserve"> </w:t>
      </w:r>
      <w:r>
        <w:t>the</w:t>
      </w:r>
      <w:r>
        <w:t xml:space="preserve"> </w:t>
      </w:r>
      <w:r>
        <w:t>nine-level</w:t>
      </w:r>
      <w:r>
        <w:t xml:space="preserve"> </w:t>
      </w:r>
      <w:r>
        <w:t>NASA</w:t>
      </w:r>
      <w:r>
        <w:t xml:space="preserve"> </w:t>
      </w:r>
      <w:r>
        <w:t>TRL</w:t>
      </w:r>
      <w:r>
        <w:t xml:space="preserve"> </w:t>
      </w:r>
      <w:r>
        <w:t>scale,</w:t>
      </w:r>
      <w:r>
        <w:t xml:space="preserve"> </w:t>
      </w:r>
      <w:r>
        <w:t>together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single</w:t>
      </w:r>
      <w:r>
        <w:t xml:space="preserve"> </w:t>
      </w:r>
      <w:r>
        <w:t>most</w:t>
      </w:r>
      <w:r>
        <w:t xml:space="preserve"> </w:t>
      </w:r>
      <w:r>
        <w:t>consequential</w:t>
      </w:r>
      <w:r>
        <w:t xml:space="preserve"> </w:t>
      </w:r>
      <w:r>
        <w:t>open</w:t>
      </w:r>
      <w:r>
        <w:t xml:space="preserve"> </w:t>
      </w:r>
      <w:r>
        <w:t>parameter</w:t>
      </w:r>
      <w:r>
        <w:t xml:space="preserve"> </w:t>
      </w:r>
      <w:r>
        <w:t>for</w:t>
      </w:r>
      <w:r>
        <w:t xml:space="preserve"> </w:t>
      </w:r>
      <w:del w:id="13445" w:author="Leon Sandler" w:date="2026-09-06T00:00:00Z">
        <w:r>
          <w:delText>each.</w:delText>
        </w:r>
      </w:del>
      <w:ins w:id="13446" w:author="Leon Sandler" w:date="2026-09-06T00:00:00Z">
        <w:r>
          <w:t>each,</w:t>
        </w:r>
      </w:ins>
      <w:ins w:id="13447" w:author="Leon Sandler" w:date="2026-09-06T00:00:00Z">
        <w:r>
          <w:t xml:space="preserve"> </w:t>
        </w:r>
      </w:ins>
      <w:ins w:id="13448" w:author="Leon Sandler" w:date="2026-09-06T00:00:00Z">
        <w:r>
          <w:t>expanded</w:t>
        </w:r>
      </w:ins>
      <w:ins w:id="13449" w:author="Leon Sandler" w:date="2026-09-06T00:00:00Z">
        <w:r>
          <w:t xml:space="preserve"> </w:t>
        </w:r>
      </w:ins>
      <w:ins w:id="13450" w:author="Leon Sandler" w:date="2026-09-06T00:00:00Z">
        <w:r>
          <w:t>from</w:t>
        </w:r>
      </w:ins>
      <w:ins w:id="13451" w:author="Leon Sandler" w:date="2026-09-06T00:00:00Z">
        <w:r>
          <w:t xml:space="preserve"> </w:t>
        </w:r>
      </w:ins>
      <w:ins w:id="13452" w:author="Leon Sandler" w:date="2026-09-06T00:00:00Z">
        <w:r>
          <w:t>the</w:t>
        </w:r>
      </w:ins>
      <w:ins w:id="13453" w:author="Leon Sandler" w:date="2026-09-06T00:00:00Z">
        <w:r>
          <w:t xml:space="preserve"> </w:t>
        </w:r>
      </w:ins>
      <w:ins w:id="13454" w:author="Leon Sandler" w:date="2026-09-06T00:00:00Z">
        <w:r>
          <w:t>original</w:t>
        </w:r>
      </w:ins>
      <w:ins w:id="13455" w:author="Leon Sandler" w:date="2026-09-06T00:00:00Z">
        <w:r>
          <w:t xml:space="preserve"> </w:t>
        </w:r>
      </w:ins>
      <w:ins w:id="13456" w:author="Leon Sandler" w:date="2026-09-06T00:00:00Z">
        <w:r>
          <w:t>submission</w:t>
        </w:r>
      </w:ins>
      <w:ins w:id="13457" w:author="Leon Sandler" w:date="2026-09-06T00:00:00Z">
        <w:r>
          <w:t xml:space="preserve"> </w:t>
        </w:r>
      </w:ins>
      <w:ins w:id="13458" w:author="Leon Sandler" w:date="2026-09-06T00:00:00Z">
        <w:r>
          <w:t>to</w:t>
        </w:r>
      </w:ins>
      <w:ins w:id="13459" w:author="Leon Sandler" w:date="2026-09-06T00:00:00Z">
        <w:r>
          <w:t xml:space="preserve"> </w:t>
        </w:r>
      </w:ins>
      <w:ins w:id="13460" w:author="Leon Sandler" w:date="2026-09-06T00:00:00Z">
        <w:r>
          <w:t>include</w:t>
        </w:r>
      </w:ins>
      <w:ins w:id="13461" w:author="Leon Sandler" w:date="2026-09-06T00:00:00Z">
        <w:r>
          <w:t xml:space="preserve"> </w:t>
        </w:r>
      </w:ins>
      <w:ins w:id="13462" w:author="Leon Sandler" w:date="2026-09-06T00:00:00Z">
        <w:r>
          <w:t>the</w:t>
        </w:r>
      </w:ins>
      <w:ins w:id="13463" w:author="Leon Sandler" w:date="2026-09-06T00:00:00Z">
        <w:r>
          <w:t xml:space="preserve"> </w:t>
        </w:r>
      </w:ins>
      <w:ins w:id="13464" w:author="Leon Sandler" w:date="2026-09-06T00:00:00Z">
        <w:r>
          <w:t>launch,</w:t>
        </w:r>
      </w:ins>
      <w:ins w:id="13465" w:author="Leon Sandler" w:date="2026-09-06T00:00:00Z">
        <w:r>
          <w:t xml:space="preserve"> </w:t>
        </w:r>
      </w:ins>
      <w:ins w:id="13466" w:author="Leon Sandler" w:date="2026-09-06T00:00:00Z">
        <w:r>
          <w:t>power,</w:t>
        </w:r>
      </w:ins>
      <w:ins w:id="13467" w:author="Leon Sandler" w:date="2026-09-06T00:00:00Z">
        <w:r>
          <w:t xml:space="preserve"> </w:t>
        </w:r>
      </w:ins>
      <w:ins w:id="13468" w:author="Leon Sandler" w:date="2026-09-06T00:00:00Z">
        <w:r>
          <w:t>and</w:t>
        </w:r>
      </w:ins>
      <w:ins w:id="13469" w:author="Leon Sandler" w:date="2026-09-06T00:00:00Z">
        <w:r>
          <w:t xml:space="preserve"> </w:t>
        </w:r>
      </w:ins>
      <w:ins w:id="13470" w:author="Leon Sandler" w:date="2026-09-06T00:00:00Z">
        <w:r>
          <w:t>reliability</w:t>
        </w:r>
      </w:ins>
      <w:ins w:id="13471" w:author="Leon Sandler" w:date="2026-09-06T00:00:00Z">
        <w:r>
          <w:t xml:space="preserve"> </w:t>
        </w:r>
      </w:ins>
      <w:ins w:id="13472" w:author="Leon Sandler" w:date="2026-09-06T00:00:00Z">
        <w:r>
          <w:t>considerations</w:t>
        </w:r>
      </w:ins>
      <w:ins w:id="13473" w:author="Leon Sandler" w:date="2026-09-06T00:00:00Z">
        <w:r>
          <w:t xml:space="preserve"> </w:t>
        </w:r>
      </w:ins>
      <w:ins w:id="13474" w:author="Leon Sandler" w:date="2026-09-06T00:00:00Z">
        <w:r>
          <w:t>introduced</w:t>
        </w:r>
      </w:ins>
      <w:ins w:id="13475" w:author="Leon Sandler" w:date="2026-09-06T00:00:00Z">
        <w:r>
          <w:t xml:space="preserve"> </w:t>
        </w:r>
      </w:ins>
      <w:ins w:id="13476" w:author="Leon Sandler" w:date="2026-09-06T00:00:00Z">
        <w:r>
          <w:t>in</w:t>
        </w:r>
      </w:ins>
      <w:ins w:id="13477" w:author="Leon Sandler" w:date="2026-09-06T00:00:00Z">
        <w:r>
          <w:t xml:space="preserve"> </w:t>
        </w:r>
      </w:ins>
      <w:ins w:id="13478" w:author="Leon Sandler" w:date="2026-09-06T00:00:00Z">
        <w:r>
          <w:t>Section</w:t>
        </w:r>
      </w:ins>
      <w:ins w:id="13479" w:author="Leon Sandler" w:date="2026-09-06T00:00:00Z">
        <w:r>
          <w:t xml:space="preserve"> </w:t>
        </w:r>
      </w:ins>
      <w:ins w:id="13480" w:author="Leon Sandler" w:date="2026-09-06T00:00:00Z">
        <w:r>
          <w:t>11.</w:t>
        </w:r>
      </w:ins>
    </w:p>
    <w:p>
      <w:r>
        <w:t>Table</w:t>
      </w:r>
      <w:r>
        <w:t xml:space="preserve"> </w:t>
      </w:r>
      <w:del w:id="13481" w:author="Leon Sandler" w:date="2026-09-06T00:00:00Z">
        <w:r>
          <w:delText>5.</w:delText>
        </w:r>
      </w:del>
      <w:ins w:id="13482" w:author="Leon Sandler" w:date="2026-09-06T00:00:00Z">
        <w:r>
          <w:t>8.</w:t>
        </w:r>
      </w:ins>
      <w:r>
        <w:t xml:space="preserve"> </w:t>
      </w:r>
      <w:r>
        <w:t>Technology</w:t>
      </w:r>
      <w:r>
        <w:t xml:space="preserve"> </w:t>
      </w:r>
      <w:r>
        <w:t>readiness</w:t>
      </w:r>
      <w:r>
        <w:t xml:space="preserve"> </w:t>
      </w:r>
      <w:r>
        <w:t>by</w:t>
      </w:r>
      <w:r>
        <w:t xml:space="preserve"> </w:t>
      </w:r>
      <w:r>
        <w:t>subsystem,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critical</w:t>
      </w:r>
      <w:r>
        <w:t xml:space="preserve"> </w:t>
      </w:r>
      <w:r>
        <w:t>unresolved</w:t>
      </w:r>
      <w:r>
        <w:t xml:space="preserve"> </w:t>
      </w:r>
      <w:r>
        <w:t>parameter</w:t>
      </w:r>
      <w:r>
        <w:t xml:space="preserve"> </w:t>
      </w:r>
      <w:r>
        <w:t>driving</w:t>
      </w:r>
      <w:r>
        <w:t xml:space="preserve"> </w:t>
      </w:r>
      <w:r>
        <w:t>that</w:t>
      </w:r>
      <w:r>
        <w:t xml:space="preserve"> </w:t>
      </w:r>
      <w:r>
        <w:t>rating.</w:t>
      </w:r>
    </w:p>
    <w:p>
      <w:ins w:id="13483" w:author="Leon Sandler" w:date="2026-09-06T00:00:00Z">
        <w:r>
          <w:t>Two</w:t>
        </w:r>
      </w:ins>
      <w:ins w:id="13484" w:author="Leon Sandler" w:date="2026-09-06T00:00:00Z">
        <w:r>
          <w:t xml:space="preserve"> </w:t>
        </w:r>
      </w:ins>
      <w:ins w:id="13485" w:author="Leon Sandler" w:date="2026-09-06T00:00:00Z">
        <w:r>
          <w:t>subsystems</w:t>
        </w:r>
      </w:ins>
      <w:ins w:id="13486" w:author="Leon Sandler" w:date="2026-09-06T00:00:00Z">
        <w:r>
          <w:t xml:space="preserve"> </w:t>
        </w:r>
      </w:ins>
      <w:ins w:id="13487" w:author="Leon Sandler" w:date="2026-09-06T00:00:00Z">
        <w:r>
          <w:t>stand</w:t>
        </w:r>
      </w:ins>
      <w:ins w:id="13488" w:author="Leon Sandler" w:date="2026-09-06T00:00:00Z">
        <w:r>
          <w:t xml:space="preserve"> </w:t>
        </w:r>
      </w:ins>
      <w:ins w:id="13489" w:author="Leon Sandler" w:date="2026-09-06T00:00:00Z">
        <w:r>
          <w:t>out</w:t>
        </w:r>
      </w:ins>
      <w:ins w:id="13490" w:author="Leon Sandler" w:date="2026-09-06T00:00:00Z">
        <w:r>
          <w:t xml:space="preserve"> </w:t>
        </w:r>
      </w:ins>
      <w:ins w:id="13491" w:author="Leon Sandler" w:date="2026-09-06T00:00:00Z">
        <w:r>
          <w:t>as</w:t>
        </w:r>
      </w:ins>
      <w:ins w:id="13492" w:author="Leon Sandler" w:date="2026-09-06T00:00:00Z">
        <w:r>
          <w:t xml:space="preserve"> </w:t>
        </w:r>
      </w:ins>
      <w:ins w:id="13493" w:author="Leon Sandler" w:date="2026-09-06T00:00:00Z">
        <w:r>
          <w:t>the</w:t>
        </w:r>
      </w:ins>
      <w:ins w:id="13494" w:author="Leon Sandler" w:date="2026-09-06T00:00:00Z">
        <w:r>
          <w:t xml:space="preserve"> </w:t>
        </w:r>
      </w:ins>
      <w:ins w:id="13495" w:author="Leon Sandler" w:date="2026-09-06T00:00:00Z">
        <w:r>
          <w:t>pacing</w:t>
        </w:r>
      </w:ins>
      <w:ins w:id="13496" w:author="Leon Sandler" w:date="2026-09-06T00:00:00Z">
        <w:r>
          <w:t xml:space="preserve"> </w:t>
        </w:r>
      </w:ins>
      <w:ins w:id="13497" w:author="Leon Sandler" w:date="2026-09-06T00:00:00Z">
        <w:r>
          <w:t>items</w:t>
        </w:r>
      </w:ins>
      <w:ins w:id="13498" w:author="Leon Sandler" w:date="2026-09-06T00:00:00Z">
        <w:r>
          <w:t xml:space="preserve"> </w:t>
        </w:r>
      </w:ins>
      <w:ins w:id="13499" w:author="Leon Sandler" w:date="2026-09-06T00:00:00Z">
        <w:r>
          <w:t>for</w:t>
        </w:r>
      </w:ins>
      <w:ins w:id="13500" w:author="Leon Sandler" w:date="2026-09-06T00:00:00Z">
        <w:r>
          <w:t xml:space="preserve"> </w:t>
        </w:r>
      </w:ins>
      <w:ins w:id="13501" w:author="Leon Sandler" w:date="2026-09-06T00:00:00Z">
        <w:r>
          <w:t>the</w:t>
        </w:r>
      </w:ins>
      <w:ins w:id="13502" w:author="Leon Sandler" w:date="2026-09-06T00:00:00Z">
        <w:r>
          <w:t xml:space="preserve"> </w:t>
        </w:r>
      </w:ins>
      <w:ins w:id="13503" w:author="Leon Sandler" w:date="2026-09-06T00:00:00Z">
        <w:r>
          <w:t>overall</w:t>
        </w:r>
      </w:ins>
      <w:ins w:id="13504" w:author="Leon Sandler" w:date="2026-09-06T00:00:00Z">
        <w:r>
          <w:t xml:space="preserve"> </w:t>
        </w:r>
      </w:ins>
      <w:ins w:id="13505" w:author="Leon Sandler" w:date="2026-09-06T00:00:00Z">
        <w:r>
          <w:t>concept:</w:t>
        </w:r>
      </w:ins>
      <w:ins w:id="13506" w:author="Leon Sandler" w:date="2026-09-06T00:00:00Z">
        <w:r>
          <w:t xml:space="preserve"> </w:t>
        </w:r>
      </w:ins>
      <w:ins w:id="13507" w:author="Leon Sandler" w:date="2026-09-06T00:00:00Z">
        <w:r>
          <w:t>dust-tolerant</w:t>
        </w:r>
      </w:ins>
      <w:ins w:id="13508" w:author="Leon Sandler" w:date="2026-09-06T00:00:00Z">
        <w:r>
          <w:t xml:space="preserve"> </w:t>
        </w:r>
      </w:ins>
      <w:ins w:id="13509" w:author="Leon Sandler" w:date="2026-09-06T00:00:00Z">
        <w:r>
          <w:t>long-duration</w:t>
        </w:r>
      </w:ins>
      <w:ins w:id="13510" w:author="Leon Sandler" w:date="2026-09-06T00:00:00Z">
        <w:r>
          <w:t xml:space="preserve"> </w:t>
        </w:r>
      </w:ins>
      <w:ins w:id="13511" w:author="Leon Sandler" w:date="2026-09-06T00:00:00Z">
        <w:r>
          <w:t>operation,</w:t>
        </w:r>
      </w:ins>
      <w:ins w:id="13512" w:author="Leon Sandler" w:date="2026-09-06T00:00:00Z">
        <w:r>
          <w:t xml:space="preserve"> </w:t>
        </w:r>
      </w:ins>
      <w:ins w:id="13513" w:author="Leon Sandler" w:date="2026-09-06T00:00:00Z">
        <w:r>
          <w:t>at</w:t>
        </w:r>
      </w:ins>
      <w:ins w:id="13514" w:author="Leon Sandler" w:date="2026-09-06T00:00:00Z">
        <w:r>
          <w:t xml:space="preserve"> </w:t>
        </w:r>
      </w:ins>
      <w:ins w:id="13515" w:author="Leon Sandler" w:date="2026-09-06T00:00:00Z">
        <w:r>
          <w:t>TRL</w:t>
        </w:r>
      </w:ins>
      <w:ins w:id="13516" w:author="Leon Sandler" w:date="2026-09-06T00:00:00Z">
        <w:r>
          <w:t xml:space="preserve"> </w:t>
        </w:r>
      </w:ins>
      <w:ins w:id="13517" w:author="Leon Sandler" w:date="2026-09-06T00:00:00Z">
        <w:r>
          <w:t>1–2,</w:t>
        </w:r>
      </w:ins>
      <w:ins w:id="13518" w:author="Leon Sandler" w:date="2026-09-06T00:00:00Z">
        <w:r>
          <w:t xml:space="preserve"> </w:t>
        </w:r>
      </w:ins>
      <w:ins w:id="13519" w:author="Leon Sandler" w:date="2026-09-06T00:00:00Z">
        <w:r>
          <w:t>for</w:t>
        </w:r>
      </w:ins>
      <w:ins w:id="13520" w:author="Leon Sandler" w:date="2026-09-06T00:00:00Z">
        <w:r>
          <w:t xml:space="preserve"> </w:t>
        </w:r>
      </w:ins>
      <w:ins w:id="13521" w:author="Leon Sandler" w:date="2026-09-06T00:00:00Z">
        <w:r>
          <w:t>which</w:t>
        </w:r>
      </w:ins>
      <w:ins w:id="13522" w:author="Leon Sandler" w:date="2026-09-06T00:00:00Z">
        <w:r>
          <w:t xml:space="preserve"> </w:t>
        </w:r>
      </w:ins>
      <w:ins w:id="13523" w:author="Leon Sandler" w:date="2026-09-06T00:00:00Z">
        <w:r>
          <w:t>essentially</w:t>
        </w:r>
      </w:ins>
      <w:ins w:id="13524" w:author="Leon Sandler" w:date="2026-09-06T00:00:00Z">
        <w:r>
          <w:t xml:space="preserve"> </w:t>
        </w:r>
      </w:ins>
      <w:ins w:id="13525" w:author="Leon Sandler" w:date="2026-09-06T00:00:00Z">
        <w:r>
          <w:t>no</w:t>
        </w:r>
      </w:ins>
      <w:ins w:id="13526" w:author="Leon Sandler" w:date="2026-09-06T00:00:00Z">
        <w:r>
          <w:t xml:space="preserve"> </w:t>
        </w:r>
      </w:ins>
      <w:ins w:id="13527" w:author="Leon Sandler" w:date="2026-09-06T00:00:00Z">
        <w:r>
          <w:t>relevant</w:t>
        </w:r>
      </w:ins>
      <w:ins w:id="13528" w:author="Leon Sandler" w:date="2026-09-06T00:00:00Z">
        <w:r>
          <w:t xml:space="preserve"> </w:t>
        </w:r>
      </w:ins>
      <w:ins w:id="13529" w:author="Leon Sandler" w:date="2026-09-06T00:00:00Z">
        <w:r>
          <w:t>flight</w:t>
        </w:r>
      </w:ins>
      <w:ins w:id="13530" w:author="Leon Sandler" w:date="2026-09-06T00:00:00Z">
        <w:r>
          <w:t xml:space="preserve"> </w:t>
        </w:r>
      </w:ins>
      <w:ins w:id="13531" w:author="Leon Sandler" w:date="2026-09-06T00:00:00Z">
        <w:r>
          <w:t>or</w:t>
        </w:r>
      </w:ins>
      <w:ins w:id="13532" w:author="Leon Sandler" w:date="2026-09-06T00:00:00Z">
        <w:r>
          <w:t xml:space="preserve"> </w:t>
        </w:r>
      </w:ins>
      <w:ins w:id="13533" w:author="Leon Sandler" w:date="2026-09-06T00:00:00Z">
        <w:r>
          <w:t>ground-test</w:t>
        </w:r>
      </w:ins>
      <w:ins w:id="13534" w:author="Leon Sandler" w:date="2026-09-06T00:00:00Z">
        <w:r>
          <w:t xml:space="preserve"> </w:t>
        </w:r>
      </w:ins>
      <w:ins w:id="13535" w:author="Leon Sandler" w:date="2026-09-06T00:00:00Z">
        <w:r>
          <w:t>data</w:t>
        </w:r>
      </w:ins>
      <w:ins w:id="13536" w:author="Leon Sandler" w:date="2026-09-06T00:00:00Z">
        <w:r>
          <w:t xml:space="preserve"> </w:t>
        </w:r>
      </w:ins>
      <w:ins w:id="13537" w:author="Leon Sandler" w:date="2026-09-06T00:00:00Z">
        <w:r>
          <w:t>yet</w:t>
        </w:r>
      </w:ins>
      <w:ins w:id="13538" w:author="Leon Sandler" w:date="2026-09-06T00:00:00Z">
        <w:r>
          <w:t xml:space="preserve"> </w:t>
        </w:r>
      </w:ins>
      <w:ins w:id="13539" w:author="Leon Sandler" w:date="2026-09-06T00:00:00Z">
        <w:r>
          <w:t>exists</w:t>
        </w:r>
      </w:ins>
      <w:ins w:id="13540" w:author="Leon Sandler" w:date="2026-09-06T00:00:00Z">
        <w:r>
          <w:t xml:space="preserve"> </w:t>
        </w:r>
      </w:ins>
      <w:ins w:id="13541" w:author="Leon Sandler" w:date="2026-09-06T00:00:00Z">
        <w:r>
          <w:t>for</w:t>
        </w:r>
      </w:ins>
      <w:ins w:id="13542" w:author="Leon Sandler" w:date="2026-09-06T00:00:00Z">
        <w:r>
          <w:t xml:space="preserve"> </w:t>
        </w:r>
      </w:ins>
      <w:ins w:id="13543" w:author="Leon Sandler" w:date="2026-09-06T00:00:00Z">
        <w:r>
          <w:t>HTS</w:t>
        </w:r>
      </w:ins>
      <w:ins w:id="13544" w:author="Leon Sandler" w:date="2026-09-06T00:00:00Z">
        <w:r>
          <w:t xml:space="preserve"> </w:t>
        </w:r>
      </w:ins>
      <w:ins w:id="13545" w:author="Leon Sandler" w:date="2026-09-06T00:00:00Z">
        <w:r>
          <w:t>coil</w:t>
        </w:r>
      </w:ins>
      <w:ins w:id="13546" w:author="Leon Sandler" w:date="2026-09-06T00:00:00Z">
        <w:r>
          <w:t xml:space="preserve"> </w:t>
        </w:r>
      </w:ins>
      <w:ins w:id="13547" w:author="Leon Sandler" w:date="2026-09-06T00:00:00Z">
        <w:r>
          <w:t>systems</w:t>
        </w:r>
      </w:ins>
      <w:ins w:id="13548" w:author="Leon Sandler" w:date="2026-09-06T00:00:00Z">
        <w:r>
          <w:t xml:space="preserve"> </w:t>
        </w:r>
      </w:ins>
      <w:ins w:id="13549" w:author="Leon Sandler" w:date="2026-09-06T00:00:00Z">
        <w:r>
          <w:t>specifically;</w:t>
        </w:r>
      </w:ins>
      <w:ins w:id="13550" w:author="Leon Sandler" w:date="2026-09-06T00:00:00Z">
        <w:r>
          <w:t xml:space="preserve"> </w:t>
        </w:r>
      </w:ins>
      <w:ins w:id="13551" w:author="Leon Sandler" w:date="2026-09-06T00:00:00Z">
        <w:r>
          <w:t>and</w:t>
        </w:r>
      </w:ins>
      <w:ins w:id="13552" w:author="Leon Sandler" w:date="2026-09-06T00:00:00Z">
        <w:r>
          <w:t xml:space="preserve"> </w:t>
        </w:r>
      </w:ins>
      <w:ins w:id="13553" w:author="Leon Sandler" w:date="2026-09-06T00:00:00Z">
        <w:r>
          <w:t>the</w:t>
        </w:r>
      </w:ins>
      <w:ins w:id="13554" w:author="Leon Sandler" w:date="2026-09-06T00:00:00Z">
        <w:r>
          <w:t xml:space="preserve"> </w:t>
        </w:r>
      </w:ins>
      <w:ins w:id="13555" w:author="Leon Sandler" w:date="2026-09-06T00:00:00Z">
        <w:r>
          <w:t>coupled</w:t>
        </w:r>
      </w:ins>
      <w:ins w:id="13556" w:author="Leon Sandler" w:date="2026-09-06T00:00:00Z">
        <w:r>
          <w:t xml:space="preserve"> </w:t>
        </w:r>
      </w:ins>
      <w:ins w:id="13557" w:author="Leon Sandler" w:date="2026-09-06T00:00:00Z">
        <w:r>
          <w:t>cryocooler/radiator/power</w:t>
        </w:r>
      </w:ins>
      <w:ins w:id="13558" w:author="Leon Sandler" w:date="2026-09-06T00:00:00Z">
        <w:r>
          <w:t xml:space="preserve"> </w:t>
        </w:r>
      </w:ins>
      <w:ins w:id="13559" w:author="Leon Sandler" w:date="2026-09-06T00:00:00Z">
        <w:r>
          <w:t>system,</w:t>
        </w:r>
      </w:ins>
      <w:ins w:id="13560" w:author="Leon Sandler" w:date="2026-09-06T00:00:00Z">
        <w:r>
          <w:t xml:space="preserve"> </w:t>
        </w:r>
      </w:ins>
      <w:ins w:id="13561" w:author="Leon Sandler" w:date="2026-09-06T00:00:00Z">
        <w:r>
          <w:t>at</w:t>
        </w:r>
      </w:ins>
      <w:ins w:id="13562" w:author="Leon Sandler" w:date="2026-09-06T00:00:00Z">
        <w:r>
          <w:t xml:space="preserve"> </w:t>
        </w:r>
      </w:ins>
      <w:ins w:id="13563" w:author="Leon Sandler" w:date="2026-09-06T00:00:00Z">
        <w:r>
          <w:t>TRL</w:t>
        </w:r>
      </w:ins>
      <w:ins w:id="13564" w:author="Leon Sandler" w:date="2026-09-06T00:00:00Z">
        <w:r>
          <w:t xml:space="preserve"> </w:t>
        </w:r>
      </w:ins>
      <w:ins w:id="13565" w:author="Leon Sandler" w:date="2026-09-06T00:00:00Z">
        <w:r>
          <w:t>3–4,</w:t>
        </w:r>
      </w:ins>
      <w:ins w:id="13566" w:author="Leon Sandler" w:date="2026-09-06T00:00:00Z">
        <w:r>
          <w:t xml:space="preserve"> </w:t>
        </w:r>
      </w:ins>
      <w:ins w:id="13567" w:author="Leon Sandler" w:date="2026-09-06T00:00:00Z">
        <w:r>
          <w:t>whose</w:t>
        </w:r>
      </w:ins>
      <w:ins w:id="13568" w:author="Leon Sandler" w:date="2026-09-06T00:00:00Z">
        <w:r>
          <w:t xml:space="preserve"> </w:t>
        </w:r>
      </w:ins>
      <w:ins w:id="13569" w:author="Leon Sandler" w:date="2026-09-06T00:00:00Z">
        <w:r>
          <w:t>lunar</w:t>
        </w:r>
      </w:ins>
      <w:ins w:id="13570" w:author="Leon Sandler" w:date="2026-09-06T00:00:00Z">
        <w:r>
          <w:t xml:space="preserve"> </w:t>
        </w:r>
      </w:ins>
      <w:ins w:id="13571" w:author="Leon Sandler" w:date="2026-09-06T00:00:00Z">
        <w:r>
          <w:t>diurnal</w:t>
        </w:r>
      </w:ins>
      <w:ins w:id="13572" w:author="Leon Sandler" w:date="2026-09-06T00:00:00Z">
        <w:r>
          <w:t xml:space="preserve"> </w:t>
        </w:r>
      </w:ins>
      <w:ins w:id="13573" w:author="Leon Sandler" w:date="2026-09-06T00:00:00Z">
        <w:r>
          <w:t>cycling</w:t>
        </w:r>
      </w:ins>
      <w:ins w:id="13574" w:author="Leon Sandler" w:date="2026-09-06T00:00:00Z">
        <w:r>
          <w:t xml:space="preserve"> </w:t>
        </w:r>
      </w:ins>
      <w:ins w:id="13575" w:author="Leon Sandler" w:date="2026-09-06T00:00:00Z">
        <w:r>
          <w:t>behavior</w:t>
        </w:r>
      </w:ins>
      <w:ins w:id="13576" w:author="Leon Sandler" w:date="2026-09-06T00:00:00Z">
        <w:r>
          <w:t xml:space="preserve"> </w:t>
        </w:r>
      </w:ins>
      <w:ins w:id="13577" w:author="Leon Sandler" w:date="2026-09-06T00:00:00Z">
        <w:r>
          <w:t>has</w:t>
        </w:r>
      </w:ins>
      <w:ins w:id="13578" w:author="Leon Sandler" w:date="2026-09-06T00:00:00Z">
        <w:r>
          <w:t xml:space="preserve"> </w:t>
        </w:r>
      </w:ins>
      <w:ins w:id="13579" w:author="Leon Sandler" w:date="2026-09-06T00:00:00Z">
        <w:r>
          <w:t>not</w:t>
        </w:r>
      </w:ins>
      <w:ins w:id="13580" w:author="Leon Sandler" w:date="2026-09-06T00:00:00Z">
        <w:r>
          <w:t xml:space="preserve"> </w:t>
        </w:r>
      </w:ins>
      <w:ins w:id="13581" w:author="Leon Sandler" w:date="2026-09-06T00:00:00Z">
        <w:r>
          <w:t>been</w:t>
        </w:r>
      </w:ins>
      <w:ins w:id="13582" w:author="Leon Sandler" w:date="2026-09-06T00:00:00Z">
        <w:r>
          <w:t xml:space="preserve"> </w:t>
        </w:r>
      </w:ins>
      <w:ins w:id="13583" w:author="Leon Sandler" w:date="2026-09-06T00:00:00Z">
        <w:r>
          <w:t>demonstrated</w:t>
        </w:r>
      </w:ins>
      <w:ins w:id="13584" w:author="Leon Sandler" w:date="2026-09-06T00:00:00Z">
        <w:r>
          <w:t xml:space="preserve"> </w:t>
        </w:r>
      </w:ins>
      <w:ins w:id="13585" w:author="Leon Sandler" w:date="2026-09-06T00:00:00Z">
        <w:r>
          <w:t>at</w:t>
        </w:r>
      </w:ins>
      <w:ins w:id="13586" w:author="Leon Sandler" w:date="2026-09-06T00:00:00Z">
        <w:r>
          <w:t xml:space="preserve"> </w:t>
        </w:r>
      </w:ins>
      <w:ins w:id="13587" w:author="Leon Sandler" w:date="2026-09-06T00:00:00Z">
        <w:r>
          <w:t>the</w:t>
        </w:r>
      </w:ins>
      <w:ins w:id="13588" w:author="Leon Sandler" w:date="2026-09-06T00:00:00Z">
        <w:r>
          <w:t xml:space="preserve"> </w:t>
        </w:r>
      </w:ins>
      <w:ins w:id="13589" w:author="Leon Sandler" w:date="2026-09-06T00:00:00Z">
        <w:r>
          <w:t>scale</w:t>
        </w:r>
      </w:ins>
      <w:ins w:id="13590" w:author="Leon Sandler" w:date="2026-09-06T00:00:00Z">
        <w:r>
          <w:t xml:space="preserve"> </w:t>
        </w:r>
      </w:ins>
      <w:ins w:id="13591" w:author="Leon Sandler" w:date="2026-09-06T00:00:00Z">
        <w:r>
          <w:t>and</w:t>
        </w:r>
      </w:ins>
      <w:ins w:id="13592" w:author="Leon Sandler" w:date="2026-09-06T00:00:00Z">
        <w:r>
          <w:t xml:space="preserve"> </w:t>
        </w:r>
      </w:ins>
      <w:ins w:id="13593" w:author="Leon Sandler" w:date="2026-09-06T00:00:00Z">
        <w:r>
          <w:t>duration</w:t>
        </w:r>
      </w:ins>
      <w:ins w:id="13594" w:author="Leon Sandler" w:date="2026-09-06T00:00:00Z">
        <w:r>
          <w:t xml:space="preserve"> </w:t>
        </w:r>
      </w:ins>
      <w:ins w:id="13595" w:author="Leon Sandler" w:date="2026-09-06T00:00:00Z">
        <w:r>
          <w:t>this</w:t>
        </w:r>
      </w:ins>
      <w:ins w:id="13596" w:author="Leon Sandler" w:date="2026-09-06T00:00:00Z">
        <w:r>
          <w:t xml:space="preserve"> </w:t>
        </w:r>
      </w:ins>
      <w:ins w:id="13597" w:author="Leon Sandler" w:date="2026-09-06T00:00:00Z">
        <w:r>
          <w:t>concept</w:t>
        </w:r>
      </w:ins>
      <w:ins w:id="13598" w:author="Leon Sandler" w:date="2026-09-06T00:00:00Z">
        <w:r>
          <w:t xml:space="preserve"> </w:t>
        </w:r>
      </w:ins>
      <w:ins w:id="13599" w:author="Leon Sandler" w:date="2026-09-06T00:00:00Z">
        <w:r>
          <w:t>requires.</w:t>
        </w:r>
      </w:ins>
      <w:ins w:id="13600" w:author="Leon Sandler" w:date="2026-09-06T00:00:00Z">
        <w:r>
          <w:t xml:space="preserve"> </w:t>
        </w:r>
      </w:ins>
      <w:ins w:id="13601" w:author="Leon Sandler" w:date="2026-09-06T00:00:00Z">
        <w:r>
          <w:t>Both</w:t>
        </w:r>
      </w:ins>
      <w:ins w:id="13602" w:author="Leon Sandler" w:date="2026-09-06T00:00:00Z">
        <w:r>
          <w:t xml:space="preserve"> </w:t>
        </w:r>
      </w:ins>
      <w:ins w:id="13603" w:author="Leon Sandler" w:date="2026-09-06T00:00:00Z">
        <w:r>
          <w:t>are</w:t>
        </w:r>
      </w:ins>
      <w:ins w:id="13604" w:author="Leon Sandler" w:date="2026-09-06T00:00:00Z">
        <w:r>
          <w:t xml:space="preserve"> </w:t>
        </w:r>
      </w:ins>
      <w:ins w:id="13605" w:author="Leon Sandler" w:date="2026-09-06T00:00:00Z">
        <w:r>
          <w:t>amenable</w:t>
        </w:r>
      </w:ins>
      <w:ins w:id="13606" w:author="Leon Sandler" w:date="2026-09-06T00:00:00Z">
        <w:r>
          <w:t xml:space="preserve"> </w:t>
        </w:r>
      </w:ins>
      <w:ins w:id="13607" w:author="Leon Sandler" w:date="2026-09-06T00:00:00Z">
        <w:r>
          <w:t>to</w:t>
        </w:r>
      </w:ins>
      <w:ins w:id="13608" w:author="Leon Sandler" w:date="2026-09-06T00:00:00Z">
        <w:r>
          <w:t xml:space="preserve"> </w:t>
        </w:r>
      </w:ins>
      <w:ins w:id="13609" w:author="Leon Sandler" w:date="2026-09-06T00:00:00Z">
        <w:r>
          <w:t>ground-based</w:t>
        </w:r>
      </w:ins>
      <w:ins w:id="13610" w:author="Leon Sandler" w:date="2026-09-06T00:00:00Z">
        <w:r>
          <w:t xml:space="preserve"> </w:t>
        </w:r>
      </w:ins>
      <w:ins w:id="13611" w:author="Leon Sandler" w:date="2026-09-06T00:00:00Z">
        <w:r>
          <w:t>and,</w:t>
        </w:r>
      </w:ins>
      <w:ins w:id="13612" w:author="Leon Sandler" w:date="2026-09-06T00:00:00Z">
        <w:r>
          <w:t xml:space="preserve"> </w:t>
        </w:r>
      </w:ins>
      <w:ins w:id="13613" w:author="Leon Sandler" w:date="2026-09-06T00:00:00Z">
        <w:r>
          <w:t>eventually,</w:t>
        </w:r>
      </w:ins>
      <w:ins w:id="13614" w:author="Leon Sandler" w:date="2026-09-06T00:00:00Z">
        <w:r>
          <w:t xml:space="preserve"> </w:t>
        </w:r>
      </w:ins>
      <w:ins w:id="13615" w:author="Leon Sandler" w:date="2026-09-06T00:00:00Z">
        <w:r>
          <w:t>small-scale</w:t>
        </w:r>
      </w:ins>
      <w:ins w:id="13616" w:author="Leon Sandler" w:date="2026-09-06T00:00:00Z">
        <w:r>
          <w:t xml:space="preserve"> </w:t>
        </w:r>
      </w:ins>
      <w:ins w:id="13617" w:author="Leon Sandler" w:date="2026-09-06T00:00:00Z">
        <w:r>
          <w:t>lunar-surface</w:t>
        </w:r>
      </w:ins>
      <w:ins w:id="13618" w:author="Leon Sandler" w:date="2026-09-06T00:00:00Z">
        <w:r>
          <w:t xml:space="preserve"> </w:t>
        </w:r>
      </w:ins>
      <w:ins w:id="13619" w:author="Leon Sandler" w:date="2026-09-06T00:00:00Z">
        <w:r>
          <w:t>technology</w:t>
        </w:r>
      </w:ins>
      <w:ins w:id="13620" w:author="Leon Sandler" w:date="2026-09-06T00:00:00Z">
        <w:r>
          <w:t xml:space="preserve"> </w:t>
        </w:r>
      </w:ins>
      <w:ins w:id="13621" w:author="Leon Sandler" w:date="2026-09-06T00:00:00Z">
        <w:r>
          <w:t>demonstration</w:t>
        </w:r>
      </w:ins>
      <w:ins w:id="13622" w:author="Leon Sandler" w:date="2026-09-06T00:00:00Z">
        <w:r>
          <w:t xml:space="preserve"> </w:t>
        </w:r>
      </w:ins>
      <w:ins w:id="13623" w:author="Leon Sandler" w:date="2026-09-06T00:00:00Z">
        <w:r>
          <w:t>missions</w:t>
        </w:r>
      </w:ins>
      <w:ins w:id="13624" w:author="Leon Sandler" w:date="2026-09-06T00:00:00Z">
        <w:r>
          <w:t xml:space="preserve"> </w:t>
        </w:r>
      </w:ins>
      <w:ins w:id="13625" w:author="Leon Sandler" w:date="2026-09-06T00:00:00Z">
        <w:r>
          <w:t>well</w:t>
        </w:r>
      </w:ins>
      <w:ins w:id="13626" w:author="Leon Sandler" w:date="2026-09-06T00:00:00Z">
        <w:r>
          <w:t xml:space="preserve"> </w:t>
        </w:r>
      </w:ins>
      <w:ins w:id="13627" w:author="Leon Sandler" w:date="2026-09-06T00:00:00Z">
        <w:r>
          <w:t>short</w:t>
        </w:r>
      </w:ins>
      <w:ins w:id="13628" w:author="Leon Sandler" w:date="2026-09-06T00:00:00Z">
        <w:r>
          <w:t xml:space="preserve"> </w:t>
        </w:r>
      </w:ins>
      <w:ins w:id="13629" w:author="Leon Sandler" w:date="2026-09-06T00:00:00Z">
        <w:r>
          <w:t>of</w:t>
        </w:r>
      </w:ins>
      <w:ins w:id="13630" w:author="Leon Sandler" w:date="2026-09-06T00:00:00Z">
        <w:r>
          <w:t xml:space="preserve"> </w:t>
        </w:r>
      </w:ins>
      <w:ins w:id="13631" w:author="Leon Sandler" w:date="2026-09-06T00:00:00Z">
        <w:r>
          <w:t>the</w:t>
        </w:r>
      </w:ins>
      <w:ins w:id="13632" w:author="Leon Sandler" w:date="2026-09-06T00:00:00Z">
        <w:r>
          <w:t xml:space="preserve"> </w:t>
        </w:r>
      </w:ins>
      <w:ins w:id="13633" w:author="Leon Sandler" w:date="2026-09-06T00:00:00Z">
        <w:r>
          <w:t>full</w:t>
        </w:r>
      </w:ins>
      <w:ins w:id="13634" w:author="Leon Sandler" w:date="2026-09-06T00:00:00Z">
        <w:r>
          <w:t xml:space="preserve"> </w:t>
        </w:r>
      </w:ins>
      <w:ins w:id="13635" w:author="Leon Sandler" w:date="2026-09-06T00:00:00Z">
        <w:r>
          <w:t>22-coil</w:t>
        </w:r>
      </w:ins>
      <w:ins w:id="13636" w:author="Leon Sandler" w:date="2026-09-06T00:00:00Z">
        <w:r>
          <w:t xml:space="preserve"> </w:t>
        </w:r>
      </w:ins>
      <w:ins w:id="13637" w:author="Leon Sandler" w:date="2026-09-06T00:00:00Z">
        <w:r>
          <w:t>array,</w:t>
        </w:r>
      </w:ins>
      <w:ins w:id="13638" w:author="Leon Sandler" w:date="2026-09-06T00:00:00Z">
        <w:r>
          <w:t xml:space="preserve"> </w:t>
        </w:r>
      </w:ins>
      <w:ins w:id="13639" w:author="Leon Sandler" w:date="2026-09-06T00:00:00Z">
        <w:r>
          <w:t>and</w:t>
        </w:r>
      </w:ins>
      <w:ins w:id="13640" w:author="Leon Sandler" w:date="2026-09-06T00:00:00Z">
        <w:r>
          <w:t xml:space="preserve"> </w:t>
        </w:r>
      </w:ins>
      <w:ins w:id="13641" w:author="Leon Sandler" w:date="2026-09-06T00:00:00Z">
        <w:r>
          <w:t>we</w:t>
        </w:r>
      </w:ins>
      <w:ins w:id="13642" w:author="Leon Sandler" w:date="2026-09-06T00:00:00Z">
        <w:r>
          <w:t xml:space="preserve"> </w:t>
        </w:r>
      </w:ins>
      <w:ins w:id="13643" w:author="Leon Sandler" w:date="2026-09-06T00:00:00Z">
        <w:r>
          <w:t>identify</w:t>
        </w:r>
      </w:ins>
      <w:ins w:id="13644" w:author="Leon Sandler" w:date="2026-09-06T00:00:00Z">
        <w:r>
          <w:t xml:space="preserve"> </w:t>
        </w:r>
      </w:ins>
      <w:ins w:id="13645" w:author="Leon Sandler" w:date="2026-09-06T00:00:00Z">
        <w:r>
          <w:t>a</w:t>
        </w:r>
      </w:ins>
      <w:ins w:id="13646" w:author="Leon Sandler" w:date="2026-09-06T00:00:00Z">
        <w:r>
          <w:t xml:space="preserve"> </w:t>
        </w:r>
      </w:ins>
      <w:ins w:id="13647" w:author="Leon Sandler" w:date="2026-09-06T00:00:00Z">
        <w:r>
          <w:t>staged</w:t>
        </w:r>
      </w:ins>
      <w:ins w:id="13648" w:author="Leon Sandler" w:date="2026-09-06T00:00:00Z">
        <w:r>
          <w:t xml:space="preserve"> </w:t>
        </w:r>
      </w:ins>
      <w:ins w:id="13649" w:author="Leon Sandler" w:date="2026-09-06T00:00:00Z">
        <w:r>
          <w:t>technology-demonstration</w:t>
        </w:r>
      </w:ins>
      <w:ins w:id="13650" w:author="Leon Sandler" w:date="2026-09-06T00:00:00Z">
        <w:r>
          <w:t xml:space="preserve"> </w:t>
        </w:r>
      </w:ins>
      <w:ins w:id="13651" w:author="Leon Sandler" w:date="2026-09-06T00:00:00Z">
        <w:r>
          <w:t>pathway,</w:t>
        </w:r>
      </w:ins>
      <w:ins w:id="13652" w:author="Leon Sandler" w:date="2026-09-06T00:00:00Z">
        <w:r>
          <w:t xml:space="preserve"> </w:t>
        </w:r>
      </w:ins>
      <w:ins w:id="13653" w:author="Leon Sandler" w:date="2026-09-06T00:00:00Z">
        <w:r>
          <w:t>rather</w:t>
        </w:r>
      </w:ins>
      <w:ins w:id="13654" w:author="Leon Sandler" w:date="2026-09-06T00:00:00Z">
        <w:r>
          <w:t xml:space="preserve"> </w:t>
        </w:r>
      </w:ins>
      <w:ins w:id="13655" w:author="Leon Sandler" w:date="2026-09-06T00:00:00Z">
        <w:r>
          <w:t>than</w:t>
        </w:r>
      </w:ins>
      <w:ins w:id="13656" w:author="Leon Sandler" w:date="2026-09-06T00:00:00Z">
        <w:r>
          <w:t xml:space="preserve"> </w:t>
        </w:r>
      </w:ins>
      <w:ins w:id="13657" w:author="Leon Sandler" w:date="2026-09-06T00:00:00Z">
        <w:r>
          <w:t>a</w:t>
        </w:r>
      </w:ins>
      <w:ins w:id="13658" w:author="Leon Sandler" w:date="2026-09-06T00:00:00Z">
        <w:r>
          <w:t xml:space="preserve"> </w:t>
        </w:r>
      </w:ins>
      <w:ins w:id="13659" w:author="Leon Sandler" w:date="2026-09-06T00:00:00Z">
        <w:r>
          <w:t>single</w:t>
        </w:r>
      </w:ins>
      <w:ins w:id="13660" w:author="Leon Sandler" w:date="2026-09-06T00:00:00Z">
        <w:r>
          <w:t xml:space="preserve"> </w:t>
        </w:r>
      </w:ins>
      <w:ins w:id="13661" w:author="Leon Sandler" w:date="2026-09-06T00:00:00Z">
        <w:r>
          <w:t>full-scale</w:t>
        </w:r>
      </w:ins>
      <w:ins w:id="13662" w:author="Leon Sandler" w:date="2026-09-06T00:00:00Z">
        <w:r>
          <w:t xml:space="preserve"> </w:t>
        </w:r>
      </w:ins>
      <w:ins w:id="13663" w:author="Leon Sandler" w:date="2026-09-06T00:00:00Z">
        <w:r>
          <w:t>deployment,</w:t>
        </w:r>
      </w:ins>
      <w:ins w:id="13664" w:author="Leon Sandler" w:date="2026-09-06T00:00:00Z">
        <w:r>
          <w:t xml:space="preserve"> </w:t>
        </w:r>
      </w:ins>
      <w:ins w:id="13665" w:author="Leon Sandler" w:date="2026-09-06T00:00:00Z">
        <w:r>
          <w:t>as</w:t>
        </w:r>
      </w:ins>
      <w:ins w:id="13666" w:author="Leon Sandler" w:date="2026-09-06T00:00:00Z">
        <w:r>
          <w:t xml:space="preserve"> </w:t>
        </w:r>
      </w:ins>
      <w:ins w:id="13667" w:author="Leon Sandler" w:date="2026-09-06T00:00:00Z">
        <w:r>
          <w:t>the</w:t>
        </w:r>
      </w:ins>
      <w:ins w:id="13668" w:author="Leon Sandler" w:date="2026-09-06T00:00:00Z">
        <w:r>
          <w:t xml:space="preserve"> </w:t>
        </w:r>
      </w:ins>
      <w:ins w:id="13669" w:author="Leon Sandler" w:date="2026-09-06T00:00:00Z">
        <w:r>
          <w:t>most</w:t>
        </w:r>
      </w:ins>
      <w:ins w:id="13670" w:author="Leon Sandler" w:date="2026-09-06T00:00:00Z">
        <w:r>
          <w:t xml:space="preserve"> </w:t>
        </w:r>
      </w:ins>
      <w:ins w:id="13671" w:author="Leon Sandler" w:date="2026-09-06T00:00:00Z">
        <w:r>
          <w:t>credible</w:t>
        </w:r>
      </w:ins>
      <w:ins w:id="13672" w:author="Leon Sandler" w:date="2026-09-06T00:00:00Z">
        <w:r>
          <w:t xml:space="preserve"> </w:t>
        </w:r>
      </w:ins>
      <w:ins w:id="13673" w:author="Leon Sandler" w:date="2026-09-06T00:00:00Z">
        <w:r>
          <w:t>route</w:t>
        </w:r>
      </w:ins>
      <w:ins w:id="13674" w:author="Leon Sandler" w:date="2026-09-06T00:00:00Z">
        <w:r>
          <w:t xml:space="preserve"> </w:t>
        </w:r>
      </w:ins>
      <w:ins w:id="13675" w:author="Leon Sandler" w:date="2026-09-06T00:00:00Z">
        <w:r>
          <w:t>to</w:t>
        </w:r>
      </w:ins>
      <w:ins w:id="13676" w:author="Leon Sandler" w:date="2026-09-06T00:00:00Z">
        <w:r>
          <w:t xml:space="preserve"> </w:t>
        </w:r>
      </w:ins>
      <w:ins w:id="13677" w:author="Leon Sandler" w:date="2026-09-06T00:00:00Z">
        <w:r>
          <w:t>raising</w:t>
        </w:r>
      </w:ins>
      <w:ins w:id="13678" w:author="Leon Sandler" w:date="2026-09-06T00:00:00Z">
        <w:r>
          <w:t xml:space="preserve"> </w:t>
        </w:r>
      </w:ins>
      <w:ins w:id="13679" w:author="Leon Sandler" w:date="2026-09-06T00:00:00Z">
        <w:r>
          <w:t>these</w:t>
        </w:r>
      </w:ins>
      <w:ins w:id="13680" w:author="Leon Sandler" w:date="2026-09-06T00:00:00Z">
        <w:r>
          <w:t xml:space="preserve"> </w:t>
        </w:r>
      </w:ins>
      <w:ins w:id="13681" w:author="Leon Sandler" w:date="2026-09-06T00:00:00Z">
        <w:r>
          <w:t>subsystems'</w:t>
        </w:r>
      </w:ins>
      <w:ins w:id="13682" w:author="Leon Sandler" w:date="2026-09-06T00:00:00Z">
        <w:r>
          <w:t xml:space="preserve"> </w:t>
        </w:r>
      </w:ins>
      <w:ins w:id="13683" w:author="Leon Sandler" w:date="2026-09-06T00:00:00Z">
        <w:r>
          <w:t>readiness</w:t>
        </w:r>
      </w:ins>
      <w:ins w:id="13684" w:author="Leon Sandler" w:date="2026-09-06T00:00:00Z">
        <w:r>
          <w:t xml:space="preserve"> </w:t>
        </w:r>
      </w:ins>
      <w:ins w:id="13685" w:author="Leon Sandler" w:date="2026-09-06T00:00:00Z">
        <w:r>
          <w:t>(Section</w:t>
        </w:r>
      </w:ins>
      <w:ins w:id="13686" w:author="Leon Sandler" w:date="2026-09-06T00:00:00Z">
        <w:r>
          <w:t xml:space="preserve"> </w:t>
        </w:r>
      </w:ins>
      <w:ins w:id="13687" w:author="Leon Sandler" w:date="2026-09-06T00:00:00Z">
        <w:r>
          <w:t>14).</w:t>
        </w:r>
      </w:ins>
    </w:p>
    <w:p>
      <w:r>
        <w:t>13.</w:t>
      </w:r>
      <w:ins w:id="13688" w:author="Leon Sandler" w:date="2026-09-06T00:00:00Z">
        <w:r>
          <w:t xml:space="preserve"> </w:t>
        </w:r>
      </w:ins>
      <w:ins w:id="13689" w:author="Leon Sandler" w:date="2026-09-06T00:00:00Z">
        <w:r>
          <w:t>Discussion</w:t>
        </w:r>
      </w:ins>
    </w:p>
    <w:p>
      <w:ins w:id="13690" w:author="Leon Sandler" w:date="2026-09-06T00:00:00Z">
        <w:r>
          <w:t>The</w:t>
        </w:r>
      </w:ins>
      <w:ins w:id="13691" w:author="Leon Sandler" w:date="2026-09-06T00:00:00Z">
        <w:r>
          <w:t xml:space="preserve"> </w:t>
        </w:r>
      </w:ins>
      <w:ins w:id="13692" w:author="Leon Sandler" w:date="2026-09-06T00:00:00Z">
        <w:r>
          <w:t>results</w:t>
        </w:r>
      </w:ins>
      <w:ins w:id="13693" w:author="Leon Sandler" w:date="2026-09-06T00:00:00Z">
        <w:r>
          <w:t xml:space="preserve"> </w:t>
        </w:r>
      </w:ins>
      <w:ins w:id="13694" w:author="Leon Sandler" w:date="2026-09-06T00:00:00Z">
        <w:r>
          <w:t>of</w:t>
        </w:r>
      </w:ins>
      <w:ins w:id="13695" w:author="Leon Sandler" w:date="2026-09-06T00:00:00Z">
        <w:r>
          <w:t xml:space="preserve"> </w:t>
        </w:r>
      </w:ins>
      <w:ins w:id="13696" w:author="Leon Sandler" w:date="2026-09-06T00:00:00Z">
        <w:r>
          <w:t>Sections</w:t>
        </w:r>
      </w:ins>
      <w:ins w:id="13697" w:author="Leon Sandler" w:date="2026-09-06T00:00:00Z">
        <w:r>
          <w:t xml:space="preserve"> </w:t>
        </w:r>
      </w:ins>
      <w:ins w:id="13698" w:author="Leon Sandler" w:date="2026-09-06T00:00:00Z">
        <w:r>
          <w:t>6–12</w:t>
        </w:r>
      </w:ins>
      <w:ins w:id="13699" w:author="Leon Sandler" w:date="2026-09-06T00:00:00Z">
        <w:r>
          <w:t xml:space="preserve"> </w:t>
        </w:r>
      </w:ins>
      <w:ins w:id="13700" w:author="Leon Sandler" w:date="2026-09-06T00:00:00Z">
        <w:r>
          <w:t>support</w:t>
        </w:r>
      </w:ins>
      <w:ins w:id="13701" w:author="Leon Sandler" w:date="2026-09-06T00:00:00Z">
        <w:r>
          <w:t xml:space="preserve"> </w:t>
        </w:r>
      </w:ins>
      <w:ins w:id="13702" w:author="Leon Sandler" w:date="2026-09-06T00:00:00Z">
        <w:r>
          <w:t>a</w:t>
        </w:r>
      </w:ins>
      <w:ins w:id="13703" w:author="Leon Sandler" w:date="2026-09-06T00:00:00Z">
        <w:r>
          <w:t xml:space="preserve"> </w:t>
        </w:r>
      </w:ins>
      <w:ins w:id="13704" w:author="Leon Sandler" w:date="2026-09-06T00:00:00Z">
        <w:r>
          <w:t>single,</w:t>
        </w:r>
      </w:ins>
      <w:ins w:id="13705" w:author="Leon Sandler" w:date="2026-09-06T00:00:00Z">
        <w:r>
          <w:t xml:space="preserve"> </w:t>
        </w:r>
      </w:ins>
      <w:ins w:id="13706" w:author="Leon Sandler" w:date="2026-09-06T00:00:00Z">
        <w:r>
          <w:t>central</w:t>
        </w:r>
      </w:ins>
      <w:ins w:id="13707" w:author="Leon Sandler" w:date="2026-09-06T00:00:00Z">
        <w:r>
          <w:t xml:space="preserve"> </w:t>
        </w:r>
      </w:ins>
      <w:ins w:id="13708" w:author="Leon Sandler" w:date="2026-09-06T00:00:00Z">
        <w:r>
          <w:t>architectural</w:t>
        </w:r>
      </w:ins>
      <w:ins w:id="13709" w:author="Leon Sandler" w:date="2026-09-06T00:00:00Z">
        <w:r>
          <w:t xml:space="preserve"> </w:t>
        </w:r>
      </w:ins>
      <w:ins w:id="13710" w:author="Leon Sandler" w:date="2026-09-06T00:00:00Z">
        <w:r>
          <w:t>conclusion</w:t>
        </w:r>
      </w:ins>
      <w:ins w:id="13711" w:author="Leon Sandler" w:date="2026-09-06T00:00:00Z">
        <w:r>
          <w:t xml:space="preserve"> </w:t>
        </w:r>
      </w:ins>
      <w:ins w:id="13712" w:author="Leon Sandler" w:date="2026-09-06T00:00:00Z">
        <w:r>
          <w:t>that</w:t>
        </w:r>
      </w:ins>
      <w:ins w:id="13713" w:author="Leon Sandler" w:date="2026-09-06T00:00:00Z">
        <w:r>
          <w:t xml:space="preserve"> </w:t>
        </w:r>
      </w:ins>
      <w:ins w:id="13714" w:author="Leon Sandler" w:date="2026-09-06T00:00:00Z">
        <w:r>
          <w:t>we</w:t>
        </w:r>
      </w:ins>
      <w:ins w:id="13715" w:author="Leon Sandler" w:date="2026-09-06T00:00:00Z">
        <w:r>
          <w:t xml:space="preserve"> </w:t>
        </w:r>
      </w:ins>
      <w:ins w:id="13716" w:author="Leon Sandler" w:date="2026-09-06T00:00:00Z">
        <w:r>
          <w:t>state</w:t>
        </w:r>
      </w:ins>
      <w:ins w:id="13717" w:author="Leon Sandler" w:date="2026-09-06T00:00:00Z">
        <w:r>
          <w:t xml:space="preserve"> </w:t>
        </w:r>
      </w:ins>
      <w:ins w:id="13718" w:author="Leon Sandler" w:date="2026-09-06T00:00:00Z">
        <w:r>
          <w:t>explicitly</w:t>
        </w:r>
      </w:ins>
      <w:ins w:id="13719" w:author="Leon Sandler" w:date="2026-09-06T00:00:00Z">
        <w:r>
          <w:t xml:space="preserve"> </w:t>
        </w:r>
      </w:ins>
      <w:ins w:id="13720" w:author="Leon Sandler" w:date="2026-09-06T00:00:00Z">
        <w:r>
          <w:t>here</w:t>
        </w:r>
      </w:ins>
      <w:ins w:id="13721" w:author="Leon Sandler" w:date="2026-09-06T00:00:00Z">
        <w:r>
          <w:t xml:space="preserve"> </w:t>
        </w:r>
      </w:ins>
      <w:ins w:id="13722" w:author="Leon Sandler" w:date="2026-09-06T00:00:00Z">
        <w:r>
          <w:t>rather</w:t>
        </w:r>
      </w:ins>
      <w:ins w:id="13723" w:author="Leon Sandler" w:date="2026-09-06T00:00:00Z">
        <w:r>
          <w:t xml:space="preserve"> </w:t>
        </w:r>
      </w:ins>
      <w:ins w:id="13724" w:author="Leon Sandler" w:date="2026-09-06T00:00:00Z">
        <w:r>
          <w:t>than</w:t>
        </w:r>
      </w:ins>
      <w:ins w:id="13725" w:author="Leon Sandler" w:date="2026-09-06T00:00:00Z">
        <w:r>
          <w:t xml:space="preserve"> </w:t>
        </w:r>
      </w:ins>
      <w:ins w:id="13726" w:author="Leon Sandler" w:date="2026-09-06T00:00:00Z">
        <w:r>
          <w:t>leaving</w:t>
        </w:r>
      </w:ins>
      <w:ins w:id="13727" w:author="Leon Sandler" w:date="2026-09-06T00:00:00Z">
        <w:r>
          <w:t xml:space="preserve"> </w:t>
        </w:r>
      </w:ins>
      <w:ins w:id="13728" w:author="Leon Sandler" w:date="2026-09-06T00:00:00Z">
        <w:r>
          <w:t>implicit</w:t>
        </w:r>
      </w:ins>
      <w:ins w:id="13729" w:author="Leon Sandler" w:date="2026-09-06T00:00:00Z">
        <w:r>
          <w:t xml:space="preserve"> </w:t>
        </w:r>
      </w:ins>
      <w:ins w:id="13730" w:author="Leon Sandler" w:date="2026-09-06T00:00:00Z">
        <w:r>
          <w:t>in</w:t>
        </w:r>
      </w:ins>
      <w:ins w:id="13731" w:author="Leon Sandler" w:date="2026-09-06T00:00:00Z">
        <w:r>
          <w:t xml:space="preserve"> </w:t>
        </w:r>
      </w:ins>
      <w:ins w:id="13732" w:author="Leon Sandler" w:date="2026-09-06T00:00:00Z">
        <w:r>
          <w:t>the</w:t>
        </w:r>
      </w:ins>
      <w:ins w:id="13733" w:author="Leon Sandler" w:date="2026-09-06T00:00:00Z">
        <w:r>
          <w:t xml:space="preserve"> </w:t>
        </w:r>
      </w:ins>
      <w:ins w:id="13734" w:author="Leon Sandler" w:date="2026-09-06T00:00:00Z">
        <w:r>
          <w:t>results</w:t>
        </w:r>
      </w:ins>
      <w:ins w:id="13735" w:author="Leon Sandler" w:date="2026-09-06T00:00:00Z">
        <w:r>
          <w:t xml:space="preserve"> </w:t>
        </w:r>
      </w:ins>
      <w:ins w:id="13736" w:author="Leon Sandler" w:date="2026-09-06T00:00:00Z">
        <w:r>
          <w:t>tables:</w:t>
        </w:r>
      </w:ins>
      <w:ins w:id="13737" w:author="Leon Sandler" w:date="2026-09-06T00:00:00Z">
        <w:r>
          <w:t xml:space="preserve"> </w:t>
        </w:r>
      </w:ins>
      <w:ins w:id="13738" w:author="Leon Sandler" w:date="2026-09-06T00:00:00Z">
        <w:r>
          <w:t>the</w:t>
        </w:r>
      </w:ins>
      <w:ins w:id="13739" w:author="Leon Sandler" w:date="2026-09-06T00:00:00Z">
        <w:r>
          <w:t xml:space="preserve"> </w:t>
        </w:r>
      </w:ins>
      <w:ins w:id="13740" w:author="Leon Sandler" w:date="2026-09-06T00:00:00Z">
        <w:r>
          <w:t>optimal</w:t>
        </w:r>
      </w:ins>
      <w:ins w:id="13741" w:author="Leon Sandler" w:date="2026-09-06T00:00:00Z">
        <w:r>
          <w:t xml:space="preserve"> </w:t>
        </w:r>
      </w:ins>
      <w:ins w:id="13742" w:author="Leon Sandler" w:date="2026-09-06T00:00:00Z">
        <w:r>
          <w:t>lunar</w:t>
        </w:r>
      </w:ins>
      <w:ins w:id="13743" w:author="Leon Sandler" w:date="2026-09-06T00:00:00Z">
        <w:r>
          <w:t xml:space="preserve"> </w:t>
        </w:r>
      </w:ins>
      <w:ins w:id="13744" w:author="Leon Sandler" w:date="2026-09-06T00:00:00Z">
        <w:r>
          <w:t>SEP-mitigation</w:t>
        </w:r>
      </w:ins>
      <w:ins w:id="13745" w:author="Leon Sandler" w:date="2026-09-06T00:00:00Z">
        <w:r>
          <w:t xml:space="preserve"> </w:t>
        </w:r>
      </w:ins>
      <w:ins w:id="13746" w:author="Leon Sandler" w:date="2026-09-06T00:00:00Z">
        <w:r>
          <w:t>strategy</w:t>
        </w:r>
      </w:ins>
      <w:ins w:id="13747" w:author="Leon Sandler" w:date="2026-09-06T00:00:00Z">
        <w:r>
          <w:t xml:space="preserve"> </w:t>
        </w:r>
      </w:ins>
      <w:ins w:id="13748" w:author="Leon Sandler" w:date="2026-09-06T00:00:00Z">
        <w:r>
          <w:t>is</w:t>
        </w:r>
      </w:ins>
      <w:ins w:id="13749" w:author="Leon Sandler" w:date="2026-09-06T00:00:00Z">
        <w:r>
          <w:t xml:space="preserve"> </w:t>
        </w:r>
      </w:ins>
      <w:ins w:id="13750" w:author="Leon Sandler" w:date="2026-09-06T00:00:00Z">
        <w:r>
          <w:t>asset-dependent,</w:t>
        </w:r>
      </w:ins>
      <w:ins w:id="13751" w:author="Leon Sandler" w:date="2026-09-06T00:00:00Z">
        <w:r>
          <w:t xml:space="preserve"> </w:t>
        </w:r>
      </w:ins>
      <w:ins w:id="13752" w:author="Leon Sandler" w:date="2026-09-06T00:00:00Z">
        <w:r>
          <w:t>not</w:t>
        </w:r>
      </w:ins>
      <w:ins w:id="13753" w:author="Leon Sandler" w:date="2026-09-06T00:00:00Z">
        <w:r>
          <w:t xml:space="preserve"> </w:t>
        </w:r>
      </w:ins>
      <w:ins w:id="13754" w:author="Leon Sandler" w:date="2026-09-06T00:00:00Z">
        <w:r>
          <w:t>universal,</w:t>
        </w:r>
      </w:ins>
      <w:ins w:id="13755" w:author="Leon Sandler" w:date="2026-09-06T00:00:00Z">
        <w:r>
          <w:t xml:space="preserve"> </w:t>
        </w:r>
      </w:ins>
      <w:ins w:id="13756" w:author="Leon Sandler" w:date="2026-09-06T00:00:00Z">
        <w:r>
          <w:t>and</w:t>
        </w:r>
      </w:ins>
      <w:ins w:id="13757" w:author="Leon Sandler" w:date="2026-09-06T00:00:00Z">
        <w:r>
          <w:t xml:space="preserve"> </w:t>
        </w:r>
      </w:ins>
      <w:ins w:id="13758" w:author="Leon Sandler" w:date="2026-09-06T00:00:00Z">
        <w:r>
          <w:t>the</w:t>
        </w:r>
      </w:ins>
      <w:ins w:id="13759" w:author="Leon Sandler" w:date="2026-09-06T00:00:00Z">
        <w:r>
          <w:t xml:space="preserve"> </w:t>
        </w:r>
      </w:ins>
      <w:ins w:id="13760" w:author="Leon Sandler" w:date="2026-09-06T00:00:00Z">
        <w:r>
          <w:t>productive</w:t>
        </w:r>
      </w:ins>
      <w:ins w:id="13761" w:author="Leon Sandler" w:date="2026-09-06T00:00:00Z">
        <w:r>
          <w:t xml:space="preserve"> </w:t>
        </w:r>
      </w:ins>
      <w:ins w:id="13762" w:author="Leon Sandler" w:date="2026-09-06T00:00:00Z">
        <w:r>
          <w:t>framing</w:t>
        </w:r>
      </w:ins>
      <w:ins w:id="13763" w:author="Leon Sandler" w:date="2026-09-06T00:00:00Z">
        <w:r>
          <w:t xml:space="preserve"> </w:t>
        </w:r>
      </w:ins>
      <w:ins w:id="13764" w:author="Leon Sandler" w:date="2026-09-06T00:00:00Z">
        <w:r>
          <w:t>for</w:t>
        </w:r>
      </w:ins>
      <w:ins w:id="13765" w:author="Leon Sandler" w:date="2026-09-06T00:00:00Z">
        <w:r>
          <w:t xml:space="preserve"> </w:t>
        </w:r>
      </w:ins>
      <w:ins w:id="13766" w:author="Leon Sandler" w:date="2026-09-06T00:00:00Z">
        <w:r>
          <w:t>future</w:t>
        </w:r>
      </w:ins>
      <w:ins w:id="13767" w:author="Leon Sandler" w:date="2026-09-06T00:00:00Z">
        <w:r>
          <w:t xml:space="preserve"> </w:t>
        </w:r>
      </w:ins>
      <w:ins w:id="13768" w:author="Leon Sandler" w:date="2026-09-06T00:00:00Z">
        <w:r>
          <w:t>work</w:t>
        </w:r>
      </w:ins>
      <w:ins w:id="13769" w:author="Leon Sandler" w:date="2026-09-06T00:00:00Z">
        <w:r>
          <w:t xml:space="preserve"> </w:t>
        </w:r>
      </w:ins>
      <w:ins w:id="13770" w:author="Leon Sandler" w:date="2026-09-06T00:00:00Z">
        <w:r>
          <w:t>in</w:t>
        </w:r>
      </w:ins>
      <w:ins w:id="13771" w:author="Leon Sandler" w:date="2026-09-06T00:00:00Z">
        <w:r>
          <w:t xml:space="preserve"> </w:t>
        </w:r>
      </w:ins>
      <w:ins w:id="13772" w:author="Leon Sandler" w:date="2026-09-06T00:00:00Z">
        <w:r>
          <w:t>this</w:t>
        </w:r>
      </w:ins>
      <w:ins w:id="13773" w:author="Leon Sandler" w:date="2026-09-06T00:00:00Z">
        <w:r>
          <w:t xml:space="preserve"> </w:t>
        </w:r>
      </w:ins>
      <w:ins w:id="13774" w:author="Leon Sandler" w:date="2026-09-06T00:00:00Z">
        <w:r>
          <w:t>area</w:t>
        </w:r>
      </w:ins>
      <w:ins w:id="13775" w:author="Leon Sandler" w:date="2026-09-06T00:00:00Z">
        <w:r>
          <w:t xml:space="preserve"> </w:t>
        </w:r>
      </w:ins>
      <w:ins w:id="13776" w:author="Leon Sandler" w:date="2026-09-06T00:00:00Z">
        <w:r>
          <w:t>is</w:t>
        </w:r>
      </w:ins>
      <w:ins w:id="13777" w:author="Leon Sandler" w:date="2026-09-06T00:00:00Z">
        <w:r>
          <w:t xml:space="preserve"> </w:t>
        </w:r>
      </w:ins>
      <w:ins w:id="13778" w:author="Leon Sandler" w:date="2026-09-06T00:00:00Z">
        <w:r>
          <w:t>“which</w:t>
        </w:r>
      </w:ins>
      <w:ins w:id="13779" w:author="Leon Sandler" w:date="2026-09-06T00:00:00Z">
        <w:r>
          <w:t xml:space="preserve"> </w:t>
        </w:r>
      </w:ins>
      <w:ins w:id="13780" w:author="Leon Sandler" w:date="2026-09-06T00:00:00Z">
        <w:r>
          <w:t>technology</w:t>
        </w:r>
      </w:ins>
      <w:ins w:id="13781" w:author="Leon Sandler" w:date="2026-09-06T00:00:00Z">
        <w:r>
          <w:t xml:space="preserve"> </w:t>
        </w:r>
      </w:ins>
      <w:ins w:id="13782" w:author="Leon Sandler" w:date="2026-09-06T00:00:00Z">
        <w:r>
          <w:t>protects</w:t>
        </w:r>
      </w:ins>
      <w:ins w:id="13783" w:author="Leon Sandler" w:date="2026-09-06T00:00:00Z">
        <w:r>
          <w:t xml:space="preserve"> </w:t>
        </w:r>
      </w:ins>
      <w:ins w:id="13784" w:author="Leon Sandler" w:date="2026-09-06T00:00:00Z">
        <w:r>
          <w:t>which</w:t>
        </w:r>
      </w:ins>
      <w:ins w:id="13785" w:author="Leon Sandler" w:date="2026-09-06T00:00:00Z">
        <w:r>
          <w:t xml:space="preserve"> </w:t>
        </w:r>
      </w:ins>
      <w:ins w:id="13786" w:author="Leon Sandler" w:date="2026-09-06T00:00:00Z">
        <w:r>
          <w:t>asset,”</w:t>
        </w:r>
      </w:ins>
      <w:ins w:id="13787" w:author="Leon Sandler" w:date="2026-09-06T00:00:00Z">
        <w:r>
          <w:t xml:space="preserve"> </w:t>
        </w:r>
      </w:ins>
      <w:ins w:id="13788" w:author="Leon Sandler" w:date="2026-09-06T00:00:00Z">
        <w:r>
          <w:t>not</w:t>
        </w:r>
      </w:ins>
      <w:ins w:id="13789" w:author="Leon Sandler" w:date="2026-09-06T00:00:00Z">
        <w:r>
          <w:t xml:space="preserve"> </w:t>
        </w:r>
      </w:ins>
      <w:ins w:id="13790" w:author="Leon Sandler" w:date="2026-09-06T00:00:00Z">
        <w:r>
          <w:t>“which</w:t>
        </w:r>
      </w:ins>
      <w:ins w:id="13791" w:author="Leon Sandler" w:date="2026-09-06T00:00:00Z">
        <w:r>
          <w:t xml:space="preserve"> </w:t>
        </w:r>
      </w:ins>
      <w:ins w:id="13792" w:author="Leon Sandler" w:date="2026-09-06T00:00:00Z">
        <w:r>
          <w:t>technology</w:t>
        </w:r>
      </w:ins>
      <w:ins w:id="13793" w:author="Leon Sandler" w:date="2026-09-06T00:00:00Z">
        <w:r>
          <w:t xml:space="preserve"> </w:t>
        </w:r>
      </w:ins>
      <w:ins w:id="13794" w:author="Leon Sandler" w:date="2026-09-06T00:00:00Z">
        <w:r>
          <w:t>is</w:t>
        </w:r>
      </w:ins>
      <w:ins w:id="13795" w:author="Leon Sandler" w:date="2026-09-06T00:00:00Z">
        <w:r>
          <w:t xml:space="preserve"> </w:t>
        </w:r>
      </w:ins>
      <w:ins w:id="13796" w:author="Leon Sandler" w:date="2026-09-06T00:00:00Z">
        <w:r>
          <w:t>best.”</w:t>
        </w:r>
      </w:ins>
      <w:ins w:id="13797" w:author="Leon Sandler" w:date="2026-09-06T00:00:00Z">
        <w:r>
          <w:t xml:space="preserve"> </w:t>
        </w:r>
      </w:ins>
      <w:ins w:id="13798" w:author="Leon Sandler" w:date="2026-09-06T00:00:00Z">
        <w:r>
          <w:t>Regolith</w:t>
        </w:r>
      </w:ins>
      <w:ins w:id="13799" w:author="Leon Sandler" w:date="2026-09-06T00:00:00Z">
        <w:r>
          <w:t xml:space="preserve"> </w:t>
        </w:r>
      </w:ins>
      <w:ins w:id="13800" w:author="Leon Sandler" w:date="2026-09-06T00:00:00Z">
        <w:r>
          <w:t>cladding,</w:t>
        </w:r>
      </w:ins>
      <w:ins w:id="13801" w:author="Leon Sandler" w:date="2026-09-06T00:00:00Z">
        <w:r>
          <w:t xml:space="preserve"> </w:t>
        </w:r>
      </w:ins>
      <w:ins w:id="13802" w:author="Leon Sandler" w:date="2026-09-06T00:00:00Z">
        <w:r>
          <w:t>at</w:t>
        </w:r>
      </w:ins>
      <w:ins w:id="13803" w:author="Leon Sandler" w:date="2026-09-06T00:00:00Z">
        <w:r>
          <w:t xml:space="preserve"> </w:t>
        </w:r>
      </w:ins>
      <w:ins w:id="13804" w:author="Leon Sandler" w:date="2026-09-06T00:00:00Z">
        <w:r>
          <w:t>negligible</w:t>
        </w:r>
      </w:ins>
      <w:ins w:id="13805" w:author="Leon Sandler" w:date="2026-09-06T00:00:00Z">
        <w:r>
          <w:t xml:space="preserve"> </w:t>
        </w:r>
      </w:ins>
      <w:ins w:id="13806" w:author="Leon Sandler" w:date="2026-09-06T00:00:00Z">
        <w:r>
          <w:t>Earth-launched</w:t>
        </w:r>
      </w:ins>
      <w:ins w:id="13807" w:author="Leon Sandler" w:date="2026-09-06T00:00:00Z">
        <w:r>
          <w:t xml:space="preserve"> </w:t>
        </w:r>
      </w:ins>
      <w:ins w:id="13808" w:author="Leon Sandler" w:date="2026-09-06T00:00:00Z">
        <w:r>
          <w:t>mass</w:t>
        </w:r>
      </w:ins>
      <w:ins w:id="13809" w:author="Leon Sandler" w:date="2026-09-06T00:00:00Z">
        <w:r>
          <w:t xml:space="preserve"> </w:t>
        </w:r>
      </w:ins>
      <w:ins w:id="13810" w:author="Leon Sandler" w:date="2026-09-06T00:00:00Z">
        <w:r>
          <w:t>and</w:t>
        </w:r>
      </w:ins>
      <w:ins w:id="13811" w:author="Leon Sandler" w:date="2026-09-06T00:00:00Z">
        <w:r>
          <w:t xml:space="preserve"> </w:t>
        </w:r>
      </w:ins>
      <w:ins w:id="13812" w:author="Leon Sandler" w:date="2026-09-06T00:00:00Z">
        <w:r>
          <w:t>requiring</w:t>
        </w:r>
      </w:ins>
      <w:ins w:id="13813" w:author="Leon Sandler" w:date="2026-09-06T00:00:00Z">
        <w:r>
          <w:t xml:space="preserve"> </w:t>
        </w:r>
      </w:ins>
      <w:ins w:id="13814" w:author="Leon Sandler" w:date="2026-09-06T00:00:00Z">
        <w:r>
          <w:t>no</w:t>
        </w:r>
      </w:ins>
      <w:ins w:id="13815" w:author="Leon Sandler" w:date="2026-09-06T00:00:00Z">
        <w:r>
          <w:t xml:space="preserve"> </w:t>
        </w:r>
      </w:ins>
      <w:ins w:id="13816" w:author="Leon Sandler" w:date="2026-09-06T00:00:00Z">
        <w:r>
          <w:t>cryogenics,</w:t>
        </w:r>
      </w:ins>
      <w:ins w:id="13817" w:author="Leon Sandler" w:date="2026-09-06T00:00:00Z">
        <w:r>
          <w:t xml:space="preserve"> </w:t>
        </w:r>
      </w:ins>
      <w:ins w:id="13818" w:author="Leon Sandler" w:date="2026-09-06T00:00:00Z">
        <w:r>
          <w:t>superconductors,</w:t>
        </w:r>
      </w:ins>
      <w:ins w:id="13819" w:author="Leon Sandler" w:date="2026-09-06T00:00:00Z">
        <w:r>
          <w:t xml:space="preserve"> </w:t>
        </w:r>
      </w:ins>
      <w:ins w:id="13820" w:author="Leon Sandler" w:date="2026-09-06T00:00:00Z">
        <w:r>
          <w:t>or</w:t>
        </w:r>
      </w:ins>
      <w:ins w:id="13821" w:author="Leon Sandler" w:date="2026-09-06T00:00:00Z">
        <w:r>
          <w:t xml:space="preserve"> </w:t>
        </w:r>
      </w:ins>
      <w:ins w:id="13822" w:author="Leon Sandler" w:date="2026-09-06T00:00:00Z">
        <w:r>
          <w:t>continuous</w:t>
        </w:r>
      </w:ins>
      <w:ins w:id="13823" w:author="Leon Sandler" w:date="2026-09-06T00:00:00Z">
        <w:r>
          <w:t xml:space="preserve"> </w:t>
        </w:r>
      </w:ins>
      <w:ins w:id="13824" w:author="Leon Sandler" w:date="2026-09-06T00:00:00Z">
        <w:r>
          <w:t>electrical</w:t>
        </w:r>
      </w:ins>
      <w:ins w:id="13825" w:author="Leon Sandler" w:date="2026-09-06T00:00:00Z">
        <w:r>
          <w:t xml:space="preserve"> </w:t>
        </w:r>
      </w:ins>
      <w:ins w:id="13826" w:author="Leon Sandler" w:date="2026-09-06T00:00:00Z">
        <w:r>
          <w:t>power,</w:t>
        </w:r>
      </w:ins>
      <w:ins w:id="13827" w:author="Leon Sandler" w:date="2026-09-06T00:00:00Z">
        <w:r>
          <w:t xml:space="preserve"> </w:t>
        </w:r>
      </w:ins>
      <w:ins w:id="13828" w:author="Leon Sandler" w:date="2026-09-06T00:00:00Z">
        <w:r>
          <w:t>is</w:t>
        </w:r>
      </w:ins>
      <w:ins w:id="13829" w:author="Leon Sandler" w:date="2026-09-06T00:00:00Z">
        <w:r>
          <w:t xml:space="preserve"> </w:t>
        </w:r>
      </w:ins>
      <w:ins w:id="13830" w:author="Leon Sandler" w:date="2026-09-06T00:00:00Z">
        <w:r>
          <w:t>simply</w:t>
        </w:r>
      </w:ins>
      <w:ins w:id="13831" w:author="Leon Sandler" w:date="2026-09-06T00:00:00Z">
        <w:r>
          <w:t xml:space="preserve"> </w:t>
        </w:r>
      </w:ins>
      <w:ins w:id="13832" w:author="Leon Sandler" w:date="2026-09-06T00:00:00Z">
        <w:r>
          <w:t>a</w:t>
        </w:r>
      </w:ins>
      <w:ins w:id="13833" w:author="Leon Sandler" w:date="2026-09-06T00:00:00Z">
        <w:r>
          <w:t xml:space="preserve"> </w:t>
        </w:r>
      </w:ins>
      <w:ins w:id="13834" w:author="Leon Sandler" w:date="2026-09-06T00:00:00Z">
        <w:r>
          <w:t>better</w:t>
        </w:r>
      </w:ins>
      <w:ins w:id="13835" w:author="Leon Sandler" w:date="2026-09-06T00:00:00Z">
        <w:r>
          <w:t xml:space="preserve"> </w:t>
        </w:r>
      </w:ins>
      <w:ins w:id="13836" w:author="Leon Sandler" w:date="2026-09-06T00:00:00Z">
        <w:r>
          <w:t>solution</w:t>
        </w:r>
      </w:ins>
      <w:ins w:id="13837" w:author="Leon Sandler" w:date="2026-09-06T00:00:00Z">
        <w:r>
          <w:t xml:space="preserve"> </w:t>
        </w:r>
      </w:ins>
      <w:ins w:id="13838" w:author="Leon Sandler" w:date="2026-09-06T00:00:00Z">
        <w:r>
          <w:t>than</w:t>
        </w:r>
      </w:ins>
      <w:ins w:id="13839" w:author="Leon Sandler" w:date="2026-09-06T00:00:00Z">
        <w:r>
          <w:t xml:space="preserve"> </w:t>
        </w:r>
      </w:ins>
      <w:ins w:id="13840" w:author="Leon Sandler" w:date="2026-09-06T00:00:00Z">
        <w:r>
          <w:t>any</w:t>
        </w:r>
      </w:ins>
      <w:ins w:id="13841" w:author="Leon Sandler" w:date="2026-09-06T00:00:00Z">
        <w:r>
          <w:t xml:space="preserve"> </w:t>
        </w:r>
      </w:ins>
      <w:ins w:id="13842" w:author="Leon Sandler" w:date="2026-09-06T00:00:00Z">
        <w:r>
          <w:t>magnet-assisted</w:t>
        </w:r>
      </w:ins>
      <w:ins w:id="13843" w:author="Leon Sandler" w:date="2026-09-06T00:00:00Z">
        <w:r>
          <w:t xml:space="preserve"> </w:t>
        </w:r>
      </w:ins>
      <w:ins w:id="13844" w:author="Leon Sandler" w:date="2026-09-06T00:00:00Z">
        <w:r>
          <w:t>architecture</w:t>
        </w:r>
      </w:ins>
      <w:ins w:id="13845" w:author="Leon Sandler" w:date="2026-09-06T00:00:00Z">
        <w:r>
          <w:t xml:space="preserve"> </w:t>
        </w:r>
      </w:ins>
      <w:ins w:id="13846" w:author="Leon Sandler" w:date="2026-09-06T00:00:00Z">
        <w:r>
          <w:t>for</w:t>
        </w:r>
      </w:ins>
      <w:ins w:id="13847" w:author="Leon Sandler" w:date="2026-09-06T00:00:00Z">
        <w:r>
          <w:t xml:space="preserve"> </w:t>
        </w:r>
      </w:ins>
      <w:ins w:id="13848" w:author="Leon Sandler" w:date="2026-09-06T00:00:00Z">
        <w:r>
          <w:t>any</w:t>
        </w:r>
      </w:ins>
      <w:ins w:id="13849" w:author="Leon Sandler" w:date="2026-09-06T00:00:00Z">
        <w:r>
          <w:t xml:space="preserve"> </w:t>
        </w:r>
      </w:ins>
      <w:ins w:id="13850" w:author="Leon Sandler" w:date="2026-09-06T00:00:00Z">
        <w:r>
          <w:t>asset</w:t>
        </w:r>
      </w:ins>
      <w:ins w:id="13851" w:author="Leon Sandler" w:date="2026-09-06T00:00:00Z">
        <w:r>
          <w:t xml:space="preserve"> </w:t>
        </w:r>
      </w:ins>
      <w:ins w:id="13852" w:author="Leon Sandler" w:date="2026-09-06T00:00:00Z">
        <w:r>
          <w:t>that</w:t>
        </w:r>
      </w:ins>
      <w:ins w:id="13853" w:author="Leon Sandler" w:date="2026-09-06T00:00:00Z">
        <w:r>
          <w:t xml:space="preserve"> </w:t>
        </w:r>
      </w:ins>
      <w:ins w:id="13854" w:author="Leon Sandler" w:date="2026-09-06T00:00:00Z">
        <w:r>
          <w:t>can</w:t>
        </w:r>
      </w:ins>
      <w:ins w:id="13855" w:author="Leon Sandler" w:date="2026-09-06T00:00:00Z">
        <w:r>
          <w:t xml:space="preserve"> </w:t>
        </w:r>
      </w:ins>
      <w:ins w:id="13856" w:author="Leon Sandler" w:date="2026-09-06T00:00:00Z">
        <w:r>
          <w:t>tolerate</w:t>
        </w:r>
      </w:ins>
      <w:ins w:id="13857" w:author="Leon Sandler" w:date="2026-09-06T00:00:00Z">
        <w:r>
          <w:t xml:space="preserve"> </w:t>
        </w:r>
      </w:ins>
      <w:ins w:id="13858" w:author="Leon Sandler" w:date="2026-09-06T00:00:00Z">
        <w:r>
          <w:t>being</w:t>
        </w:r>
      </w:ins>
      <w:ins w:id="13859" w:author="Leon Sandler" w:date="2026-09-06T00:00:00Z">
        <w:r>
          <w:t xml:space="preserve"> </w:t>
        </w:r>
      </w:ins>
      <w:ins w:id="13860" w:author="Leon Sandler" w:date="2026-09-06T00:00:00Z">
        <w:r>
          <w:t>clad</w:t>
        </w:r>
      </w:ins>
      <w:ins w:id="13861" w:author="Leon Sandler" w:date="2026-09-06T00:00:00Z">
        <w:r>
          <w:t xml:space="preserve"> </w:t>
        </w:r>
      </w:ins>
      <w:ins w:id="13862" w:author="Leon Sandler" w:date="2026-09-06T00:00:00Z">
        <w:r>
          <w:t>or</w:t>
        </w:r>
      </w:ins>
      <w:ins w:id="13863" w:author="Leon Sandler" w:date="2026-09-06T00:00:00Z">
        <w:r>
          <w:t xml:space="preserve"> </w:t>
        </w:r>
      </w:ins>
      <w:ins w:id="13864" w:author="Leon Sandler" w:date="2026-09-06T00:00:00Z">
        <w:r>
          <w:t>buried,</w:t>
        </w:r>
      </w:ins>
      <w:ins w:id="13865" w:author="Leon Sandler" w:date="2026-09-06T00:00:00Z">
        <w:r>
          <w:t xml:space="preserve"> </w:t>
        </w:r>
      </w:ins>
      <w:ins w:id="13866" w:author="Leon Sandler" w:date="2026-09-06T00:00:00Z">
        <w:r>
          <w:t>which</w:t>
        </w:r>
      </w:ins>
      <w:ins w:id="13867" w:author="Leon Sandler" w:date="2026-09-06T00:00:00Z">
        <w:r>
          <w:t xml:space="preserve"> </w:t>
        </w:r>
      </w:ins>
      <w:ins w:id="13868" w:author="Leon Sandler" w:date="2026-09-06T00:00:00Z">
        <w:r>
          <w:t>includes</w:t>
        </w:r>
      </w:ins>
      <w:ins w:id="13869" w:author="Leon Sandler" w:date="2026-09-06T00:00:00Z">
        <w:r>
          <w:t xml:space="preserve"> </w:t>
        </w:r>
      </w:ins>
      <w:ins w:id="13870" w:author="Leon Sandler" w:date="2026-09-06T00:00:00Z">
        <w:r>
          <w:t>permanent</w:t>
        </w:r>
      </w:ins>
      <w:ins w:id="13871" w:author="Leon Sandler" w:date="2026-09-06T00:00:00Z">
        <w:r>
          <w:t xml:space="preserve"> </w:t>
        </w:r>
      </w:ins>
      <w:ins w:id="13872" w:author="Leon Sandler" w:date="2026-09-06T00:00:00Z">
        <w:r>
          <w:t>habitats</w:t>
        </w:r>
      </w:ins>
      <w:ins w:id="13873" w:author="Leon Sandler" w:date="2026-09-06T00:00:00Z">
        <w:r>
          <w:t xml:space="preserve"> </w:t>
        </w:r>
      </w:ins>
      <w:ins w:id="13874" w:author="Leon Sandler" w:date="2026-09-06T00:00:00Z">
        <w:r>
          <w:t>and</w:t>
        </w:r>
      </w:ins>
      <w:ins w:id="13875" w:author="Leon Sandler" w:date="2026-09-06T00:00:00Z">
        <w:r>
          <w:t xml:space="preserve"> </w:t>
        </w:r>
      </w:ins>
      <w:ins w:id="13876" w:author="Leon Sandler" w:date="2026-09-06T00:00:00Z">
        <w:r>
          <w:t>much</w:t>
        </w:r>
      </w:ins>
      <w:ins w:id="13877" w:author="Leon Sandler" w:date="2026-09-06T00:00:00Z">
        <w:r>
          <w:t xml:space="preserve"> </w:t>
        </w:r>
      </w:ins>
      <w:ins w:id="13878" w:author="Leon Sandler" w:date="2026-09-06T00:00:00Z">
        <w:r>
          <w:t>fixed</w:t>
        </w:r>
      </w:ins>
      <w:ins w:id="13879" w:author="Leon Sandler" w:date="2026-09-06T00:00:00Z">
        <w:r>
          <w:t xml:space="preserve"> </w:t>
        </w:r>
      </w:ins>
      <w:ins w:id="13880" w:author="Leon Sandler" w:date="2026-09-06T00:00:00Z">
        <w:r>
          <w:t>equipment</w:t>
        </w:r>
      </w:ins>
      <w:ins w:id="13881" w:author="Leon Sandler" w:date="2026-09-06T00:00:00Z">
        <w:r>
          <w:t xml:space="preserve"> </w:t>
        </w:r>
      </w:ins>
      <w:ins w:id="13882" w:author="Leon Sandler" w:date="2026-09-06T00:00:00Z">
        <w:r>
          <w:t>(Table</w:t>
        </w:r>
      </w:ins>
      <w:ins w:id="13883" w:author="Leon Sandler" w:date="2026-09-06T00:00:00Z">
        <w:r>
          <w:t xml:space="preserve"> </w:t>
        </w:r>
      </w:ins>
      <w:ins w:id="13884" w:author="Leon Sandler" w:date="2026-09-06T00:00:00Z">
        <w:r>
          <w:t>3,</w:t>
        </w:r>
      </w:ins>
      <w:ins w:id="13885" w:author="Leon Sandler" w:date="2026-09-06T00:00:00Z">
        <w:r>
          <w:t xml:space="preserve"> </w:t>
        </w:r>
      </w:ins>
      <w:ins w:id="13886" w:author="Leon Sandler" w:date="2026-09-06T00:00:00Z">
        <w:r>
          <w:t>Table</w:t>
        </w:r>
      </w:ins>
      <w:ins w:id="13887" w:author="Leon Sandler" w:date="2026-09-06T00:00:00Z">
        <w:r>
          <w:t xml:space="preserve"> </w:t>
        </w:r>
      </w:ins>
      <w:ins w:id="13888" w:author="Leon Sandler" w:date="2026-09-06T00:00:00Z">
        <w:r>
          <w:t>4).</w:t>
        </w:r>
      </w:ins>
      <w:ins w:id="13889" w:author="Leon Sandler" w:date="2026-09-06T00:00:00Z">
        <w:r>
          <w:t xml:space="preserve"> </w:t>
        </w:r>
      </w:ins>
      <w:ins w:id="13890" w:author="Leon Sandler" w:date="2026-09-06T00:00:00Z">
        <w:r>
          <w:t>The</w:t>
        </w:r>
      </w:ins>
      <w:ins w:id="13891" w:author="Leon Sandler" w:date="2026-09-06T00:00:00Z">
        <w:r>
          <w:t xml:space="preserve"> </w:t>
        </w:r>
      </w:ins>
      <w:ins w:id="13892" w:author="Leon Sandler" w:date="2026-09-06T00:00:00Z">
        <w:r>
          <w:t>distributed</w:t>
        </w:r>
      </w:ins>
      <w:ins w:id="13893" w:author="Leon Sandler" w:date="2026-09-06T00:00:00Z">
        <w:r>
          <w:t xml:space="preserve"> </w:t>
        </w:r>
      </w:ins>
      <w:ins w:id="13894" w:author="Leon Sandler" w:date="2026-09-06T00:00:00Z">
        <w:r>
          <w:t>magnetic</w:t>
        </w:r>
      </w:ins>
      <w:ins w:id="13895" w:author="Leon Sandler" w:date="2026-09-06T00:00:00Z">
        <w:r>
          <w:t xml:space="preserve"> </w:t>
        </w:r>
      </w:ins>
      <w:ins w:id="13896" w:author="Leon Sandler" w:date="2026-09-06T00:00:00Z">
        <w:r>
          <w:t>fence's</w:t>
        </w:r>
      </w:ins>
      <w:ins w:id="13897" w:author="Leon Sandler" w:date="2026-09-06T00:00:00Z">
        <w:r>
          <w:t xml:space="preserve"> </w:t>
        </w:r>
      </w:ins>
      <w:ins w:id="13898" w:author="Leon Sandler" w:date="2026-09-06T00:00:00Z">
        <w:r>
          <w:t>role</w:t>
        </w:r>
      </w:ins>
      <w:ins w:id="13899" w:author="Leon Sandler" w:date="2026-09-06T00:00:00Z">
        <w:r>
          <w:t xml:space="preserve"> </w:t>
        </w:r>
      </w:ins>
      <w:ins w:id="13900" w:author="Leon Sandler" w:date="2026-09-06T00:00:00Z">
        <w:r>
          <w:t>is</w:t>
        </w:r>
      </w:ins>
      <w:ins w:id="13901" w:author="Leon Sandler" w:date="2026-09-06T00:00:00Z">
        <w:r>
          <w:t xml:space="preserve"> </w:t>
        </w:r>
      </w:ins>
      <w:ins w:id="13902" w:author="Leon Sandler" w:date="2026-09-06T00:00:00Z">
        <w:r>
          <w:t>not</w:t>
        </w:r>
      </w:ins>
      <w:ins w:id="13903" w:author="Leon Sandler" w:date="2026-09-06T00:00:00Z">
        <w:r>
          <w:t xml:space="preserve"> </w:t>
        </w:r>
      </w:ins>
      <w:ins w:id="13904" w:author="Leon Sandler" w:date="2026-09-06T00:00:00Z">
        <w:r>
          <w:t>to</w:t>
        </w:r>
      </w:ins>
      <w:ins w:id="13905" w:author="Leon Sandler" w:date="2026-09-06T00:00:00Z">
        <w:r>
          <w:t xml:space="preserve"> </w:t>
        </w:r>
      </w:ins>
      <w:ins w:id="13906" w:author="Leon Sandler" w:date="2026-09-06T00:00:00Z">
        <w:r>
          <w:t>compete</w:t>
        </w:r>
      </w:ins>
      <w:ins w:id="13907" w:author="Leon Sandler" w:date="2026-09-06T00:00:00Z">
        <w:r>
          <w:t xml:space="preserve"> </w:t>
        </w:r>
      </w:ins>
      <w:ins w:id="13908" w:author="Leon Sandler" w:date="2026-09-06T00:00:00Z">
        <w:r>
          <w:t>with</w:t>
        </w:r>
      </w:ins>
      <w:ins w:id="13909" w:author="Leon Sandler" w:date="2026-09-06T00:00:00Z">
        <w:r>
          <w:t xml:space="preserve"> </w:t>
        </w:r>
      </w:ins>
      <w:ins w:id="13910" w:author="Leon Sandler" w:date="2026-09-06T00:00:00Z">
        <w:r>
          <w:t>regolith</w:t>
        </w:r>
      </w:ins>
      <w:ins w:id="13911" w:author="Leon Sandler" w:date="2026-09-06T00:00:00Z">
        <w:r>
          <w:t xml:space="preserve"> </w:t>
        </w:r>
      </w:ins>
      <w:ins w:id="13912" w:author="Leon Sandler" w:date="2026-09-06T00:00:00Z">
        <w:r>
          <w:t>shielding</w:t>
        </w:r>
      </w:ins>
      <w:ins w:id="13913" w:author="Leon Sandler" w:date="2026-09-06T00:00:00Z">
        <w:r>
          <w:t xml:space="preserve"> </w:t>
        </w:r>
      </w:ins>
      <w:ins w:id="13914" w:author="Leon Sandler" w:date="2026-09-06T00:00:00Z">
        <w:r>
          <w:t>on</w:t>
        </w:r>
      </w:ins>
      <w:ins w:id="13915" w:author="Leon Sandler" w:date="2026-09-06T00:00:00Z">
        <w:r>
          <w:t xml:space="preserve"> </w:t>
        </w:r>
      </w:ins>
      <w:ins w:id="13916" w:author="Leon Sandler" w:date="2026-09-06T00:00:00Z">
        <w:r>
          <w:t>those</w:t>
        </w:r>
      </w:ins>
      <w:ins w:id="13917" w:author="Leon Sandler" w:date="2026-09-06T00:00:00Z">
        <w:r>
          <w:t xml:space="preserve"> </w:t>
        </w:r>
      </w:ins>
      <w:ins w:id="13918" w:author="Leon Sandler" w:date="2026-09-06T00:00:00Z">
        <w:r>
          <w:t>assets,</w:t>
        </w:r>
      </w:ins>
      <w:ins w:id="13919" w:author="Leon Sandler" w:date="2026-09-06T00:00:00Z">
        <w:r>
          <w:t xml:space="preserve"> </w:t>
        </w:r>
      </w:ins>
      <w:ins w:id="13920" w:author="Leon Sandler" w:date="2026-09-06T00:00:00Z">
        <w:r>
          <w:t>and</w:t>
        </w:r>
      </w:ins>
      <w:ins w:id="13921" w:author="Leon Sandler" w:date="2026-09-06T00:00:00Z">
        <w:r>
          <w:t xml:space="preserve"> </w:t>
        </w:r>
      </w:ins>
      <w:ins w:id="13922" w:author="Leon Sandler" w:date="2026-09-06T00:00:00Z">
        <w:r>
          <w:t>we</w:t>
        </w:r>
      </w:ins>
      <w:ins w:id="13923" w:author="Leon Sandler" w:date="2026-09-06T00:00:00Z">
        <w:r>
          <w:t xml:space="preserve"> </w:t>
        </w:r>
      </w:ins>
      <w:ins w:id="13924" w:author="Leon Sandler" w:date="2026-09-06T00:00:00Z">
        <w:r>
          <w:t>regard</w:t>
        </w:r>
      </w:ins>
      <w:ins w:id="13925" w:author="Leon Sandler" w:date="2026-09-06T00:00:00Z">
        <w:r>
          <w:t xml:space="preserve"> </w:t>
        </w:r>
      </w:ins>
      <w:ins w:id="13926" w:author="Leon Sandler" w:date="2026-09-06T00:00:00Z">
        <w:r>
          <w:t>the</w:t>
        </w:r>
      </w:ins>
      <w:ins w:id="13927" w:author="Leon Sandler" w:date="2026-09-06T00:00:00Z">
        <w:r>
          <w:t xml:space="preserve"> </w:t>
        </w:r>
      </w:ins>
      <w:ins w:id="13928" w:author="Leon Sandler" w:date="2026-09-06T00:00:00Z">
        <w:r>
          <w:t>original</w:t>
        </w:r>
      </w:ins>
      <w:ins w:id="13929" w:author="Leon Sandler" w:date="2026-09-06T00:00:00Z">
        <w:r>
          <w:t xml:space="preserve"> </w:t>
        </w:r>
      </w:ins>
      <w:ins w:id="13930" w:author="Leon Sandler" w:date="2026-09-06T00:00:00Z">
        <w:r>
          <w:t>submission's</w:t>
        </w:r>
      </w:ins>
      <w:ins w:id="13931" w:author="Leon Sandler" w:date="2026-09-06T00:00:00Z">
        <w:r>
          <w:t xml:space="preserve"> </w:t>
        </w:r>
      </w:ins>
      <w:ins w:id="13932" w:author="Leon Sandler" w:date="2026-09-06T00:00:00Z">
        <w:r>
          <w:t>framing</w:t>
        </w:r>
      </w:ins>
      <w:ins w:id="13933" w:author="Leon Sandler" w:date="2026-09-06T00:00:00Z">
        <w:r>
          <w:t xml:space="preserve"> </w:t>
        </w:r>
      </w:ins>
      <w:ins w:id="13934" w:author="Leon Sandler" w:date="2026-09-06T00:00:00Z">
        <w:r>
          <w:t>—</w:t>
        </w:r>
      </w:ins>
      <w:ins w:id="13935" w:author="Leon Sandler" w:date="2026-09-06T00:00:00Z">
        <w:r>
          <w:t xml:space="preserve"> </w:t>
        </w:r>
      </w:ins>
      <w:ins w:id="13936" w:author="Leon Sandler" w:date="2026-09-06T00:00:00Z">
        <w:r>
          <w:t>which</w:t>
        </w:r>
      </w:ins>
      <w:ins w:id="13937" w:author="Leon Sandler" w:date="2026-09-06T00:00:00Z">
        <w:r>
          <w:t xml:space="preserve"> </w:t>
        </w:r>
      </w:ins>
      <w:ins w:id="13938" w:author="Leon Sandler" w:date="2026-09-06T00:00:00Z">
        <w:r>
          <w:t>could</w:t>
        </w:r>
      </w:ins>
      <w:ins w:id="13939" w:author="Leon Sandler" w:date="2026-09-06T00:00:00Z">
        <w:r>
          <w:t xml:space="preserve"> </w:t>
        </w:r>
      </w:ins>
      <w:ins w:id="13940" w:author="Leon Sandler" w:date="2026-09-06T00:00:00Z">
        <w:r>
          <w:t>be</w:t>
        </w:r>
      </w:ins>
      <w:ins w:id="13941" w:author="Leon Sandler" w:date="2026-09-06T00:00:00Z">
        <w:r>
          <w:t xml:space="preserve"> </w:t>
        </w:r>
      </w:ins>
      <w:ins w:id="13942" w:author="Leon Sandler" w:date="2026-09-06T00:00:00Z">
        <w:r>
          <w:t>read</w:t>
        </w:r>
      </w:ins>
      <w:ins w:id="13943" w:author="Leon Sandler" w:date="2026-09-06T00:00:00Z">
        <w:r>
          <w:t xml:space="preserve"> </w:t>
        </w:r>
      </w:ins>
      <w:ins w:id="13944" w:author="Leon Sandler" w:date="2026-09-06T00:00:00Z">
        <w:r>
          <w:t>as</w:t>
        </w:r>
      </w:ins>
      <w:ins w:id="13945" w:author="Leon Sandler" w:date="2026-09-06T00:00:00Z">
        <w:r>
          <w:t xml:space="preserve"> </w:t>
        </w:r>
      </w:ins>
      <w:ins w:id="13946" w:author="Leon Sandler" w:date="2026-09-06T00:00:00Z">
        <w:r>
          <w:t>proposing</w:t>
        </w:r>
      </w:ins>
      <w:ins w:id="13947" w:author="Leon Sandler" w:date="2026-09-06T00:00:00Z">
        <w:r>
          <w:t xml:space="preserve"> </w:t>
        </w:r>
      </w:ins>
      <w:ins w:id="13948" w:author="Leon Sandler" w:date="2026-09-06T00:00:00Z">
        <w:r>
          <w:t>the</w:t>
        </w:r>
      </w:ins>
      <w:ins w:id="13949" w:author="Leon Sandler" w:date="2026-09-06T00:00:00Z">
        <w:r>
          <w:t xml:space="preserve"> </w:t>
        </w:r>
      </w:ins>
      <w:ins w:id="13950" w:author="Leon Sandler" w:date="2026-09-06T00:00:00Z">
        <w:r>
          <w:t>fence</w:t>
        </w:r>
      </w:ins>
      <w:ins w:id="13951" w:author="Leon Sandler" w:date="2026-09-06T00:00:00Z">
        <w:r>
          <w:t xml:space="preserve"> </w:t>
        </w:r>
      </w:ins>
      <w:ins w:id="13952" w:author="Leon Sandler" w:date="2026-09-06T00:00:00Z">
        <w:r>
          <w:t>as</w:t>
        </w:r>
      </w:ins>
      <w:ins w:id="13953" w:author="Leon Sandler" w:date="2026-09-06T00:00:00Z">
        <w:r>
          <w:t xml:space="preserve"> </w:t>
        </w:r>
      </w:ins>
      <w:ins w:id="13954" w:author="Leon Sandler" w:date="2026-09-06T00:00:00Z">
        <w:r>
          <w:t>a</w:t>
        </w:r>
      </w:ins>
      <w:ins w:id="13955" w:author="Leon Sandler" w:date="2026-09-06T00:00:00Z">
        <w:r>
          <w:t xml:space="preserve"> </w:t>
        </w:r>
      </w:ins>
      <w:ins w:id="13956" w:author="Leon Sandler" w:date="2026-09-06T00:00:00Z">
        <w:r>
          <w:t>general-purpose</w:t>
        </w:r>
      </w:ins>
      <w:ins w:id="13957" w:author="Leon Sandler" w:date="2026-09-06T00:00:00Z">
        <w:r>
          <w:t xml:space="preserve"> </w:t>
        </w:r>
      </w:ins>
      <w:ins w:id="13958" w:author="Leon Sandler" w:date="2026-09-06T00:00:00Z">
        <w:r>
          <w:t>lunar</w:t>
        </w:r>
      </w:ins>
      <w:ins w:id="13959" w:author="Leon Sandler" w:date="2026-09-06T00:00:00Z">
        <w:r>
          <w:t xml:space="preserve"> </w:t>
        </w:r>
      </w:ins>
      <w:ins w:id="13960" w:author="Leon Sandler" w:date="2026-09-06T00:00:00Z">
        <w:r>
          <w:t>shielding</w:t>
        </w:r>
      </w:ins>
      <w:ins w:id="13961" w:author="Leon Sandler" w:date="2026-09-06T00:00:00Z">
        <w:r>
          <w:t xml:space="preserve"> </w:t>
        </w:r>
      </w:ins>
      <w:ins w:id="13962" w:author="Leon Sandler" w:date="2026-09-06T00:00:00Z">
        <w:r>
          <w:t>solution</w:t>
        </w:r>
      </w:ins>
      <w:ins w:id="13963" w:author="Leon Sandler" w:date="2026-09-06T00:00:00Z">
        <w:r>
          <w:t xml:space="preserve"> </w:t>
        </w:r>
      </w:ins>
      <w:ins w:id="13964" w:author="Leon Sandler" w:date="2026-09-06T00:00:00Z">
        <w:r>
          <w:t>—</w:t>
        </w:r>
      </w:ins>
      <w:ins w:id="13965" w:author="Leon Sandler" w:date="2026-09-06T00:00:00Z">
        <w:r>
          <w:t xml:space="preserve"> </w:t>
        </w:r>
      </w:ins>
      <w:ins w:id="13966" w:author="Leon Sandler" w:date="2026-09-06T00:00:00Z">
        <w:r>
          <w:t>as</w:t>
        </w:r>
      </w:ins>
      <w:ins w:id="13967" w:author="Leon Sandler" w:date="2026-09-06T00:00:00Z">
        <w:r>
          <w:t xml:space="preserve"> </w:t>
        </w:r>
      </w:ins>
      <w:ins w:id="13968" w:author="Leon Sandler" w:date="2026-09-06T00:00:00Z">
        <w:r>
          <w:t>the</w:t>
        </w:r>
      </w:ins>
      <w:ins w:id="13969" w:author="Leon Sandler" w:date="2026-09-06T00:00:00Z">
        <w:r>
          <w:t xml:space="preserve"> </w:t>
        </w:r>
      </w:ins>
      <w:ins w:id="13970" w:author="Leon Sandler" w:date="2026-09-06T00:00:00Z">
        <w:r>
          <w:t>paper's</w:t>
        </w:r>
      </w:ins>
      <w:ins w:id="13971" w:author="Leon Sandler" w:date="2026-09-06T00:00:00Z">
        <w:r>
          <w:t xml:space="preserve"> </w:t>
        </w:r>
      </w:ins>
      <w:ins w:id="13972" w:author="Leon Sandler" w:date="2026-09-06T00:00:00Z">
        <w:r>
          <w:t>most</w:t>
        </w:r>
      </w:ins>
      <w:ins w:id="13973" w:author="Leon Sandler" w:date="2026-09-06T00:00:00Z">
        <w:r>
          <w:t xml:space="preserve"> </w:t>
        </w:r>
      </w:ins>
      <w:ins w:id="13974" w:author="Leon Sandler" w:date="2026-09-06T00:00:00Z">
        <w:r>
          <w:t>significant</w:t>
        </w:r>
      </w:ins>
      <w:ins w:id="13975" w:author="Leon Sandler" w:date="2026-09-06T00:00:00Z">
        <w:r>
          <w:t xml:space="preserve"> </w:t>
        </w:r>
      </w:ins>
      <w:ins w:id="13976" w:author="Leon Sandler" w:date="2026-09-06T00:00:00Z">
        <w:r>
          <w:t>presentational</w:t>
        </w:r>
      </w:ins>
      <w:ins w:id="13977" w:author="Leon Sandler" w:date="2026-09-06T00:00:00Z">
        <w:r>
          <w:t xml:space="preserve"> </w:t>
        </w:r>
      </w:ins>
      <w:ins w:id="13978" w:author="Leon Sandler" w:date="2026-09-06T00:00:00Z">
        <w:r>
          <w:t>shortcoming,</w:t>
        </w:r>
      </w:ins>
      <w:ins w:id="13979" w:author="Leon Sandler" w:date="2026-09-06T00:00:00Z">
        <w:r>
          <w:t xml:space="preserve"> </w:t>
        </w:r>
      </w:ins>
      <w:ins w:id="13980" w:author="Leon Sandler" w:date="2026-09-06T00:00:00Z">
        <w:r>
          <w:t>one</w:t>
        </w:r>
      </w:ins>
      <w:ins w:id="13981" w:author="Leon Sandler" w:date="2026-09-06T00:00:00Z">
        <w:r>
          <w:t xml:space="preserve"> </w:t>
        </w:r>
      </w:ins>
      <w:ins w:id="13982" w:author="Leon Sandler" w:date="2026-09-06T00:00:00Z">
        <w:r>
          <w:t>this</w:t>
        </w:r>
      </w:ins>
      <w:ins w:id="13983" w:author="Leon Sandler" w:date="2026-09-06T00:00:00Z">
        <w:r>
          <w:t xml:space="preserve"> </w:t>
        </w:r>
      </w:ins>
      <w:ins w:id="13984" w:author="Leon Sandler" w:date="2026-09-06T00:00:00Z">
        <w:r>
          <w:t>revision</w:t>
        </w:r>
      </w:ins>
      <w:ins w:id="13985" w:author="Leon Sandler" w:date="2026-09-06T00:00:00Z">
        <w:r>
          <w:t xml:space="preserve"> </w:t>
        </w:r>
      </w:ins>
      <w:ins w:id="13986" w:author="Leon Sandler" w:date="2026-09-06T00:00:00Z">
        <w:r>
          <w:t>corrects</w:t>
        </w:r>
      </w:ins>
      <w:ins w:id="13987" w:author="Leon Sandler" w:date="2026-09-06T00:00:00Z">
        <w:r>
          <w:t xml:space="preserve"> </w:t>
        </w:r>
      </w:ins>
      <w:ins w:id="13988" w:author="Leon Sandler" w:date="2026-09-06T00:00:00Z">
        <w:r>
          <w:t>directly</w:t>
        </w:r>
      </w:ins>
      <w:ins w:id="13989" w:author="Leon Sandler" w:date="2026-09-06T00:00:00Z">
        <w:r>
          <w:t xml:space="preserve"> </w:t>
        </w:r>
      </w:ins>
      <w:ins w:id="13990" w:author="Leon Sandler" w:date="2026-09-06T00:00:00Z">
        <w:r>
          <w:t>through</w:t>
        </w:r>
      </w:ins>
      <w:ins w:id="13991" w:author="Leon Sandler" w:date="2026-09-06T00:00:00Z">
        <w:r>
          <w:t xml:space="preserve"> </w:t>
        </w:r>
      </w:ins>
      <w:ins w:id="13992" w:author="Leon Sandler" w:date="2026-09-06T00:00:00Z">
        <w:r>
          <w:t>the</w:t>
        </w:r>
      </w:ins>
      <w:ins w:id="13993" w:author="Leon Sandler" w:date="2026-09-06T00:00:00Z">
        <w:r>
          <w:t xml:space="preserve"> </w:t>
        </w:r>
      </w:ins>
      <w:ins w:id="13994" w:author="Leon Sandler" w:date="2026-09-06T00:00:00Z">
        <w:r>
          <w:t>asset-taxonomy</w:t>
        </w:r>
      </w:ins>
      <w:ins w:id="13995" w:author="Leon Sandler" w:date="2026-09-06T00:00:00Z">
        <w:r>
          <w:t xml:space="preserve"> </w:t>
        </w:r>
      </w:ins>
      <w:ins w:id="13996" w:author="Leon Sandler" w:date="2026-09-06T00:00:00Z">
        <w:r>
          <w:t>framing</w:t>
        </w:r>
      </w:ins>
      <w:ins w:id="13997" w:author="Leon Sandler" w:date="2026-09-06T00:00:00Z">
        <w:r>
          <w:t xml:space="preserve"> </w:t>
        </w:r>
      </w:ins>
      <w:ins w:id="13998" w:author="Leon Sandler" w:date="2026-09-06T00:00:00Z">
        <w:r>
          <w:t>of</w:t>
        </w:r>
      </w:ins>
      <w:ins w:id="13999" w:author="Leon Sandler" w:date="2026-09-06T00:00:00Z">
        <w:r>
          <w:t xml:space="preserve"> </w:t>
        </w:r>
      </w:ins>
      <w:ins w:id="14000" w:author="Leon Sandler" w:date="2026-09-06T00:00:00Z">
        <w:r>
          <w:t>Section</w:t>
        </w:r>
      </w:ins>
      <w:ins w:id="14001" w:author="Leon Sandler" w:date="2026-09-06T00:00:00Z">
        <w:r>
          <w:t xml:space="preserve"> </w:t>
        </w:r>
      </w:ins>
      <w:ins w:id="14002" w:author="Leon Sandler" w:date="2026-09-06T00:00:00Z">
        <w:r>
          <w:t>2</w:t>
        </w:r>
      </w:ins>
      <w:ins w:id="14003" w:author="Leon Sandler" w:date="2026-09-06T00:00:00Z">
        <w:r>
          <w:t xml:space="preserve"> </w:t>
        </w:r>
      </w:ins>
      <w:ins w:id="14004" w:author="Leon Sandler" w:date="2026-09-06T00:00:00Z">
        <w:r>
          <w:t>and</w:t>
        </w:r>
      </w:ins>
      <w:ins w:id="14005" w:author="Leon Sandler" w:date="2026-09-06T00:00:00Z">
        <w:r>
          <w:t xml:space="preserve"> </w:t>
        </w:r>
      </w:ins>
      <w:ins w:id="14006" w:author="Leon Sandler" w:date="2026-09-06T00:00:00Z">
        <w:r>
          <w:t>the</w:t>
        </w:r>
      </w:ins>
      <w:ins w:id="14007" w:author="Leon Sandler" w:date="2026-09-06T00:00:00Z">
        <w:r>
          <w:t xml:space="preserve"> </w:t>
        </w:r>
      </w:ins>
      <w:ins w:id="14008" w:author="Leon Sandler" w:date="2026-09-06T00:00:00Z">
        <w:r>
          <w:t>explicit</w:t>
        </w:r>
      </w:ins>
      <w:ins w:id="14009" w:author="Leon Sandler" w:date="2026-09-06T00:00:00Z">
        <w:r>
          <w:t xml:space="preserve"> </w:t>
        </w:r>
      </w:ins>
      <w:ins w:id="14010" w:author="Leon Sandler" w:date="2026-09-06T00:00:00Z">
        <w:r>
          <w:t>“best-suited</w:t>
        </w:r>
      </w:ins>
      <w:ins w:id="14011" w:author="Leon Sandler" w:date="2026-09-06T00:00:00Z">
        <w:r>
          <w:t xml:space="preserve"> </w:t>
        </w:r>
      </w:ins>
      <w:ins w:id="14012" w:author="Leon Sandler" w:date="2026-09-06T00:00:00Z">
        <w:r>
          <w:t>application”</w:t>
        </w:r>
      </w:ins>
      <w:ins w:id="14013" w:author="Leon Sandler" w:date="2026-09-06T00:00:00Z">
        <w:r>
          <w:t xml:space="preserve"> </w:t>
        </w:r>
      </w:ins>
      <w:ins w:id="14014" w:author="Leon Sandler" w:date="2026-09-06T00:00:00Z">
        <w:r>
          <w:t>column</w:t>
        </w:r>
      </w:ins>
      <w:ins w:id="14015" w:author="Leon Sandler" w:date="2026-09-06T00:00:00Z">
        <w:r>
          <w:t xml:space="preserve"> </w:t>
        </w:r>
      </w:ins>
      <w:ins w:id="14016" w:author="Leon Sandler" w:date="2026-09-06T00:00:00Z">
        <w:r>
          <w:t>of</w:t>
        </w:r>
      </w:ins>
      <w:ins w:id="14017" w:author="Leon Sandler" w:date="2026-09-06T00:00:00Z">
        <w:r>
          <w:t xml:space="preserve"> </w:t>
        </w:r>
      </w:ins>
      <w:ins w:id="14018" w:author="Leon Sandler" w:date="2026-09-06T00:00:00Z">
        <w:r>
          <w:t>Table</w:t>
        </w:r>
      </w:ins>
      <w:ins w:id="14019" w:author="Leon Sandler" w:date="2026-09-06T00:00:00Z">
        <w:r>
          <w:t xml:space="preserve"> </w:t>
        </w:r>
      </w:ins>
      <w:ins w:id="14020" w:author="Leon Sandler" w:date="2026-09-06T00:00:00Z">
        <w:r>
          <w:t>3.</w:t>
        </w:r>
      </w:ins>
    </w:p>
    <w:p>
      <w:ins w:id="14021" w:author="Leon Sandler" w:date="2026-09-06T00:00:00Z">
        <w:r>
          <w:t>Where</w:t>
        </w:r>
      </w:ins>
      <w:ins w:id="14022" w:author="Leon Sandler" w:date="2026-09-06T00:00:00Z">
        <w:r>
          <w:t xml:space="preserve"> </w:t>
        </w:r>
      </w:ins>
      <w:ins w:id="14023" w:author="Leon Sandler" w:date="2026-09-06T00:00:00Z">
        <w:r>
          <w:t>the</w:t>
        </w:r>
      </w:ins>
      <w:ins w:id="14024" w:author="Leon Sandler" w:date="2026-09-06T00:00:00Z">
        <w:r>
          <w:t xml:space="preserve"> </w:t>
        </w:r>
      </w:ins>
      <w:ins w:id="14025" w:author="Leon Sandler" w:date="2026-09-06T00:00:00Z">
        <w:r>
          <w:t>fence</w:t>
        </w:r>
      </w:ins>
      <w:ins w:id="14026" w:author="Leon Sandler" w:date="2026-09-06T00:00:00Z">
        <w:r>
          <w:t xml:space="preserve"> </w:t>
        </w:r>
      </w:ins>
      <w:ins w:id="14027" w:author="Leon Sandler" w:date="2026-09-06T00:00:00Z">
        <w:r>
          <w:t>retains</w:t>
        </w:r>
      </w:ins>
      <w:ins w:id="14028" w:author="Leon Sandler" w:date="2026-09-06T00:00:00Z">
        <w:r>
          <w:t xml:space="preserve"> </w:t>
        </w:r>
      </w:ins>
      <w:ins w:id="14029" w:author="Leon Sandler" w:date="2026-09-06T00:00:00Z">
        <w:r>
          <w:t>a</w:t>
        </w:r>
      </w:ins>
      <w:ins w:id="14030" w:author="Leon Sandler" w:date="2026-09-06T00:00:00Z">
        <w:r>
          <w:t xml:space="preserve"> </w:t>
        </w:r>
      </w:ins>
      <w:ins w:id="14031" w:author="Leon Sandler" w:date="2026-09-06T00:00:00Z">
        <w:r>
          <w:t>genuine</w:t>
        </w:r>
      </w:ins>
      <w:ins w:id="14032" w:author="Leon Sandler" w:date="2026-09-06T00:00:00Z">
        <w:r>
          <w:t xml:space="preserve"> </w:t>
        </w:r>
      </w:ins>
      <w:ins w:id="14033" w:author="Leon Sandler" w:date="2026-09-06T00:00:00Z">
        <w:r>
          <w:t>and</w:t>
        </w:r>
      </w:ins>
      <w:ins w:id="14034" w:author="Leon Sandler" w:date="2026-09-06T00:00:00Z">
        <w:r>
          <w:t xml:space="preserve"> </w:t>
        </w:r>
      </w:ins>
      <w:ins w:id="14035" w:author="Leon Sandler" w:date="2026-09-06T00:00:00Z">
        <w:r>
          <w:t>durable</w:t>
        </w:r>
      </w:ins>
      <w:ins w:id="14036" w:author="Leon Sandler" w:date="2026-09-06T00:00:00Z">
        <w:r>
          <w:t xml:space="preserve"> </w:t>
        </w:r>
      </w:ins>
      <w:ins w:id="14037" w:author="Leon Sandler" w:date="2026-09-06T00:00:00Z">
        <w:r>
          <w:t>role</w:t>
        </w:r>
      </w:ins>
      <w:ins w:id="14038" w:author="Leon Sandler" w:date="2026-09-06T00:00:00Z">
        <w:r>
          <w:t xml:space="preserve"> </w:t>
        </w:r>
      </w:ins>
      <w:ins w:id="14039" w:author="Leon Sandler" w:date="2026-09-06T00:00:00Z">
        <w:r>
          <w:t>is</w:t>
        </w:r>
      </w:ins>
      <w:ins w:id="14040" w:author="Leon Sandler" w:date="2026-09-06T00:00:00Z">
        <w:r>
          <w:t xml:space="preserve"> </w:t>
        </w:r>
      </w:ins>
      <w:ins w:id="14041" w:author="Leon Sandler" w:date="2026-09-06T00:00:00Z">
        <w:r>
          <w:t>for</w:t>
        </w:r>
      </w:ins>
      <w:ins w:id="14042" w:author="Leon Sandler" w:date="2026-09-06T00:00:00Z">
        <w:r>
          <w:t xml:space="preserve"> </w:t>
        </w:r>
      </w:ins>
      <w:ins w:id="14043" w:author="Leon Sandler" w:date="2026-09-06T00:00:00Z">
        <w:r>
          <w:t>the</w:t>
        </w:r>
      </w:ins>
      <w:ins w:id="14044" w:author="Leon Sandler" w:date="2026-09-06T00:00:00Z">
        <w:r>
          <w:t xml:space="preserve"> </w:t>
        </w:r>
      </w:ins>
      <w:ins w:id="14045" w:author="Leon Sandler" w:date="2026-09-06T00:00:00Z">
        <w:r>
          <w:t>asset</w:t>
        </w:r>
      </w:ins>
      <w:ins w:id="14046" w:author="Leon Sandler" w:date="2026-09-06T00:00:00Z">
        <w:r>
          <w:t xml:space="preserve"> </w:t>
        </w:r>
      </w:ins>
      <w:ins w:id="14047" w:author="Leon Sandler" w:date="2026-09-06T00:00:00Z">
        <w:r>
          <w:t>classes</w:t>
        </w:r>
      </w:ins>
      <w:ins w:id="14048" w:author="Leon Sandler" w:date="2026-09-06T00:00:00Z">
        <w:r>
          <w:t xml:space="preserve"> </w:t>
        </w:r>
      </w:ins>
      <w:ins w:id="14049" w:author="Leon Sandler" w:date="2026-09-06T00:00:00Z">
        <w:r>
          <w:t>that</w:t>
        </w:r>
      </w:ins>
      <w:ins w:id="14050" w:author="Leon Sandler" w:date="2026-09-06T00:00:00Z">
        <w:r>
          <w:t xml:space="preserve"> </w:t>
        </w:r>
      </w:ins>
      <w:ins w:id="14051" w:author="Leon Sandler" w:date="2026-09-06T00:00:00Z">
        <w:r>
          <w:t>cannot</w:t>
        </w:r>
      </w:ins>
      <w:ins w:id="14052" w:author="Leon Sandler" w:date="2026-09-06T00:00:00Z">
        <w:r>
          <w:t xml:space="preserve"> </w:t>
        </w:r>
      </w:ins>
      <w:ins w:id="14053" w:author="Leon Sandler" w:date="2026-09-06T00:00:00Z">
        <w:r>
          <w:t>be</w:t>
        </w:r>
      </w:ins>
      <w:ins w:id="14054" w:author="Leon Sandler" w:date="2026-09-06T00:00:00Z">
        <w:r>
          <w:t xml:space="preserve"> </w:t>
        </w:r>
      </w:ins>
      <w:ins w:id="14055" w:author="Leon Sandler" w:date="2026-09-06T00:00:00Z">
        <w:r>
          <w:t>clad:</w:t>
        </w:r>
      </w:ins>
      <w:ins w:id="14056" w:author="Leon Sandler" w:date="2026-09-06T00:00:00Z">
        <w:r>
          <w:t xml:space="preserve"> </w:t>
        </w:r>
      </w:ins>
      <w:ins w:id="14057" w:author="Leon Sandler" w:date="2026-09-06T00:00:00Z">
        <w:r>
          <w:t>rovers,</w:t>
        </w:r>
      </w:ins>
      <w:ins w:id="14058" w:author="Leon Sandler" w:date="2026-09-06T00:00:00Z">
        <w:r>
          <w:t xml:space="preserve"> </w:t>
        </w:r>
      </w:ins>
      <w:ins w:id="14059" w:author="Leon Sandler" w:date="2026-09-06T00:00:00Z">
        <w:r>
          <w:t>EVA</w:t>
        </w:r>
      </w:ins>
      <w:ins w:id="14060" w:author="Leon Sandler" w:date="2026-09-06T00:00:00Z">
        <w:r>
          <w:t xml:space="preserve"> </w:t>
        </w:r>
      </w:ins>
      <w:ins w:id="14061" w:author="Leon Sandler" w:date="2026-09-06T00:00:00Z">
        <w:r>
          <w:t>crew,</w:t>
        </w:r>
      </w:ins>
      <w:ins w:id="14062" w:author="Leon Sandler" w:date="2026-09-06T00:00:00Z">
        <w:r>
          <w:t xml:space="preserve"> </w:t>
        </w:r>
      </w:ins>
      <w:ins w:id="14063" w:author="Leon Sandler" w:date="2026-09-06T00:00:00Z">
        <w:r>
          <w:t>and</w:t>
        </w:r>
      </w:ins>
      <w:ins w:id="14064" w:author="Leon Sandler" w:date="2026-09-06T00:00:00Z">
        <w:r>
          <w:t xml:space="preserve"> </w:t>
        </w:r>
      </w:ins>
      <w:ins w:id="14065" w:author="Leon Sandler" w:date="2026-09-06T00:00:00Z">
        <w:r>
          <w:t>distributed</w:t>
        </w:r>
      </w:ins>
      <w:ins w:id="14066" w:author="Leon Sandler" w:date="2026-09-06T00:00:00Z">
        <w:r>
          <w:t xml:space="preserve"> </w:t>
        </w:r>
      </w:ins>
      <w:ins w:id="14067" w:author="Leon Sandler" w:date="2026-09-06T00:00:00Z">
        <w:r>
          <w:t>surface</w:t>
        </w:r>
      </w:ins>
      <w:ins w:id="14068" w:author="Leon Sandler" w:date="2026-09-06T00:00:00Z">
        <w:r>
          <w:t xml:space="preserve"> </w:t>
        </w:r>
      </w:ins>
      <w:ins w:id="14069" w:author="Leon Sandler" w:date="2026-09-06T00:00:00Z">
        <w:r>
          <w:t>infrastructure</w:t>
        </w:r>
      </w:ins>
      <w:ins w:id="14070" w:author="Leon Sandler" w:date="2026-09-06T00:00:00Z">
        <w:r>
          <w:t xml:space="preserve"> </w:t>
        </w:r>
      </w:ins>
      <w:ins w:id="14071" w:author="Leon Sandler" w:date="2026-09-06T00:00:00Z">
        <w:r>
          <w:t>(Section</w:t>
        </w:r>
      </w:ins>
      <w:ins w:id="14072" w:author="Leon Sandler" w:date="2026-09-06T00:00:00Z">
        <w:r>
          <w:t xml:space="preserve"> </w:t>
        </w:r>
      </w:ins>
      <w:ins w:id="14073" w:author="Leon Sandler" w:date="2026-09-06T00:00:00Z">
        <w:r>
          <w:t>2).</w:t>
        </w:r>
      </w:ins>
      <w:ins w:id="14074" w:author="Leon Sandler" w:date="2026-09-06T00:00:00Z">
        <w:r>
          <w:t xml:space="preserve"> </w:t>
        </w:r>
      </w:ins>
      <w:ins w:id="14075" w:author="Leon Sandler" w:date="2026-09-06T00:00:00Z">
        <w:r>
          <w:t>For</w:t>
        </w:r>
      </w:ins>
      <w:ins w:id="14076" w:author="Leon Sandler" w:date="2026-09-06T00:00:00Z">
        <w:r>
          <w:t xml:space="preserve"> </w:t>
        </w:r>
      </w:ins>
      <w:ins w:id="14077" w:author="Leon Sandler" w:date="2026-09-06T00:00:00Z">
        <w:r>
          <w:t>these</w:t>
        </w:r>
      </w:ins>
      <w:ins w:id="14078" w:author="Leon Sandler" w:date="2026-09-06T00:00:00Z">
        <w:r>
          <w:t xml:space="preserve"> </w:t>
        </w:r>
      </w:ins>
      <w:ins w:id="14079" w:author="Leon Sandler" w:date="2026-09-06T00:00:00Z">
        <w:r>
          <w:t>assets,</w:t>
        </w:r>
      </w:ins>
      <w:ins w:id="14080" w:author="Leon Sandler" w:date="2026-09-06T00:00:00Z">
        <w:r>
          <w:t xml:space="preserve"> </w:t>
        </w:r>
      </w:ins>
      <w:ins w:id="14081" w:author="Leon Sandler" w:date="2026-09-06T00:00:00Z">
        <w:r>
          <w:t>an</w:t>
        </w:r>
      </w:ins>
      <w:ins w:id="14082" w:author="Leon Sandler" w:date="2026-09-06T00:00:00Z">
        <w:r>
          <w:t xml:space="preserve"> </w:t>
        </w:r>
      </w:ins>
      <w:ins w:id="14083" w:author="Leon Sandler" w:date="2026-09-06T00:00:00Z">
        <w:r>
          <w:t>area-covering</w:t>
        </w:r>
      </w:ins>
      <w:ins w:id="14084" w:author="Leon Sandler" w:date="2026-09-06T00:00:00Z">
        <w:r>
          <w:t xml:space="preserve"> </w:t>
        </w:r>
      </w:ins>
      <w:ins w:id="14085" w:author="Leon Sandler" w:date="2026-09-06T00:00:00Z">
        <w:r>
          <w:t>active</w:t>
        </w:r>
      </w:ins>
      <w:ins w:id="14086" w:author="Leon Sandler" w:date="2026-09-06T00:00:00Z">
        <w:r>
          <w:t xml:space="preserve"> </w:t>
        </w:r>
      </w:ins>
      <w:ins w:id="14087" w:author="Leon Sandler" w:date="2026-09-06T00:00:00Z">
        <w:r>
          <w:t>shield</w:t>
        </w:r>
      </w:ins>
      <w:ins w:id="14088" w:author="Leon Sandler" w:date="2026-09-06T00:00:00Z">
        <w:r>
          <w:t xml:space="preserve"> </w:t>
        </w:r>
      </w:ins>
      <w:ins w:id="14089" w:author="Leon Sandler" w:date="2026-09-06T00:00:00Z">
        <w:r>
          <w:t>that</w:t>
        </w:r>
      </w:ins>
      <w:ins w:id="14090" w:author="Leon Sandler" w:date="2026-09-06T00:00:00Z">
        <w:r>
          <w:t xml:space="preserve"> </w:t>
        </w:r>
      </w:ins>
      <w:ins w:id="14091" w:author="Leon Sandler" w:date="2026-09-06T00:00:00Z">
        <w:r>
          <w:t>protects</w:t>
        </w:r>
      </w:ins>
      <w:ins w:id="14092" w:author="Leon Sandler" w:date="2026-09-06T00:00:00Z">
        <w:r>
          <w:t xml:space="preserve"> </w:t>
        </w:r>
      </w:ins>
      <w:ins w:id="14093" w:author="Leon Sandler" w:date="2026-09-06T00:00:00Z">
        <w:r>
          <w:t>an</w:t>
        </w:r>
      </w:ins>
      <w:ins w:id="14094" w:author="Leon Sandler" w:date="2026-09-06T00:00:00Z">
        <w:r>
          <w:t xml:space="preserve"> </w:t>
        </w:r>
      </w:ins>
      <w:ins w:id="14095" w:author="Leon Sandler" w:date="2026-09-06T00:00:00Z">
        <w:r>
          <w:t>entire</w:t>
        </w:r>
      </w:ins>
      <w:ins w:id="14096" w:author="Leon Sandler" w:date="2026-09-06T00:00:00Z">
        <w:r>
          <w:t xml:space="preserve"> </w:t>
        </w:r>
      </w:ins>
      <w:ins w:id="14097" w:author="Leon Sandler" w:date="2026-09-06T00:00:00Z">
        <w:r>
          <w:t>perimeter,</w:t>
        </w:r>
      </w:ins>
      <w:ins w:id="14098" w:author="Leon Sandler" w:date="2026-09-06T00:00:00Z">
        <w:r>
          <w:t xml:space="preserve"> </w:t>
        </w:r>
      </w:ins>
      <w:ins w:id="14099" w:author="Leon Sandler" w:date="2026-09-06T00:00:00Z">
        <w:r>
          <w:t>rather</w:t>
        </w:r>
      </w:ins>
      <w:ins w:id="14100" w:author="Leon Sandler" w:date="2026-09-06T00:00:00Z">
        <w:r>
          <w:t xml:space="preserve"> </w:t>
        </w:r>
      </w:ins>
      <w:ins w:id="14101" w:author="Leon Sandler" w:date="2026-09-06T00:00:00Z">
        <w:r>
          <w:t>than</w:t>
        </w:r>
      </w:ins>
      <w:ins w:id="14102" w:author="Leon Sandler" w:date="2026-09-06T00:00:00Z">
        <w:r>
          <w:t xml:space="preserve"> </w:t>
        </w:r>
      </w:ins>
      <w:ins w:id="14103" w:author="Leon Sandler" w:date="2026-09-06T00:00:00Z">
        <w:r>
          <w:t>requiring</w:t>
        </w:r>
      </w:ins>
      <w:ins w:id="14104" w:author="Leon Sandler" w:date="2026-09-06T00:00:00Z">
        <w:r>
          <w:t xml:space="preserve"> </w:t>
        </w:r>
      </w:ins>
      <w:ins w:id="14105" w:author="Leon Sandler" w:date="2026-09-06T00:00:00Z">
        <w:r>
          <w:t>each</w:t>
        </w:r>
      </w:ins>
      <w:ins w:id="14106" w:author="Leon Sandler" w:date="2026-09-06T00:00:00Z">
        <w:r>
          <w:t xml:space="preserve"> </w:t>
        </w:r>
      </w:ins>
      <w:ins w:id="14107" w:author="Leon Sandler" w:date="2026-09-06T00:00:00Z">
        <w:r>
          <w:t>asset</w:t>
        </w:r>
      </w:ins>
      <w:ins w:id="14108" w:author="Leon Sandler" w:date="2026-09-06T00:00:00Z">
        <w:r>
          <w:t xml:space="preserve"> </w:t>
        </w:r>
      </w:ins>
      <w:ins w:id="14109" w:author="Leon Sandler" w:date="2026-09-06T00:00:00Z">
        <w:r>
          <w:t>to</w:t>
        </w:r>
      </w:ins>
      <w:ins w:id="14110" w:author="Leon Sandler" w:date="2026-09-06T00:00:00Z">
        <w:r>
          <w:t xml:space="preserve"> </w:t>
        </w:r>
      </w:ins>
      <w:ins w:id="14111" w:author="Leon Sandler" w:date="2026-09-06T00:00:00Z">
        <w:r>
          <w:t>carry</w:t>
        </w:r>
      </w:ins>
      <w:ins w:id="14112" w:author="Leon Sandler" w:date="2026-09-06T00:00:00Z">
        <w:r>
          <w:t xml:space="preserve"> </w:t>
        </w:r>
      </w:ins>
      <w:ins w:id="14113" w:author="Leon Sandler" w:date="2026-09-06T00:00:00Z">
        <w:r>
          <w:t>or</w:t>
        </w:r>
      </w:ins>
      <w:ins w:id="14114" w:author="Leon Sandler" w:date="2026-09-06T00:00:00Z">
        <w:r>
          <w:t xml:space="preserve"> </w:t>
        </w:r>
      </w:ins>
      <w:ins w:id="14115" w:author="Leon Sandler" w:date="2026-09-06T00:00:00Z">
        <w:r>
          <w:t>be</w:t>
        </w:r>
      </w:ins>
      <w:ins w:id="14116" w:author="Leon Sandler" w:date="2026-09-06T00:00:00Z">
        <w:r>
          <w:t xml:space="preserve"> </w:t>
        </w:r>
      </w:ins>
      <w:ins w:id="14117" w:author="Leon Sandler" w:date="2026-09-06T00:00:00Z">
        <w:r>
          <w:t>covered</w:t>
        </w:r>
      </w:ins>
      <w:ins w:id="14118" w:author="Leon Sandler" w:date="2026-09-06T00:00:00Z">
        <w:r>
          <w:t xml:space="preserve"> </w:t>
        </w:r>
      </w:ins>
      <w:ins w:id="14119" w:author="Leon Sandler" w:date="2026-09-06T00:00:00Z">
        <w:r>
          <w:t>by</w:t>
        </w:r>
      </w:ins>
      <w:ins w:id="14120" w:author="Leon Sandler" w:date="2026-09-06T00:00:00Z">
        <w:r>
          <w:t xml:space="preserve"> </w:t>
        </w:r>
      </w:ins>
      <w:ins w:id="14121" w:author="Leon Sandler" w:date="2026-09-06T00:00:00Z">
        <w:r>
          <w:t>shielding</w:t>
        </w:r>
      </w:ins>
      <w:ins w:id="14122" w:author="Leon Sandler" w:date="2026-09-06T00:00:00Z">
        <w:r>
          <w:t xml:space="preserve"> </w:t>
        </w:r>
      </w:ins>
      <w:ins w:id="14123" w:author="Leon Sandler" w:date="2026-09-06T00:00:00Z">
        <w:r>
          <w:t>mass</w:t>
        </w:r>
      </w:ins>
      <w:ins w:id="14124" w:author="Leon Sandler" w:date="2026-09-06T00:00:00Z">
        <w:r>
          <w:t xml:space="preserve"> </w:t>
        </w:r>
      </w:ins>
      <w:ins w:id="14125" w:author="Leon Sandler" w:date="2026-09-06T00:00:00Z">
        <w:r>
          <w:t>individually,</w:t>
        </w:r>
      </w:ins>
      <w:ins w:id="14126" w:author="Leon Sandler" w:date="2026-09-06T00:00:00Z">
        <w:r>
          <w:t xml:space="preserve"> </w:t>
        </w:r>
      </w:ins>
      <w:ins w:id="14127" w:author="Leon Sandler" w:date="2026-09-06T00:00:00Z">
        <w:r>
          <w:t>has</w:t>
        </w:r>
      </w:ins>
      <w:ins w:id="14128" w:author="Leon Sandler" w:date="2026-09-06T00:00:00Z">
        <w:r>
          <w:t xml:space="preserve"> </w:t>
        </w:r>
      </w:ins>
      <w:ins w:id="14129" w:author="Leon Sandler" w:date="2026-09-06T00:00:00Z">
        <w:r>
          <w:t>no</w:t>
        </w:r>
      </w:ins>
      <w:ins w:id="14130" w:author="Leon Sandler" w:date="2026-09-06T00:00:00Z">
        <w:r>
          <w:t xml:space="preserve"> </w:t>
        </w:r>
      </w:ins>
      <w:ins w:id="14131" w:author="Leon Sandler" w:date="2026-09-06T00:00:00Z">
        <w:r>
          <w:t>passive-shielding</w:t>
        </w:r>
      </w:ins>
      <w:ins w:id="14132" w:author="Leon Sandler" w:date="2026-09-06T00:00:00Z">
        <w:r>
          <w:t xml:space="preserve"> </w:t>
        </w:r>
      </w:ins>
      <w:ins w:id="14133" w:author="Leon Sandler" w:date="2026-09-06T00:00:00Z">
        <w:r>
          <w:t>analog</w:t>
        </w:r>
      </w:ins>
      <w:ins w:id="14134" w:author="Leon Sandler" w:date="2026-09-06T00:00:00Z">
        <w:r>
          <w:t xml:space="preserve"> </w:t>
        </w:r>
      </w:ins>
      <w:ins w:id="14135" w:author="Leon Sandler" w:date="2026-09-06T00:00:00Z">
        <w:r>
          <w:t>at</w:t>
        </w:r>
      </w:ins>
      <w:ins w:id="14136" w:author="Leon Sandler" w:date="2026-09-06T00:00:00Z">
        <w:r>
          <w:t xml:space="preserve"> </w:t>
        </w:r>
      </w:ins>
      <w:ins w:id="14137" w:author="Leon Sandler" w:date="2026-09-06T00:00:00Z">
        <w:r>
          <w:t>comparable</w:t>
        </w:r>
      </w:ins>
      <w:ins w:id="14138" w:author="Leon Sandler" w:date="2026-09-06T00:00:00Z">
        <w:r>
          <w:t xml:space="preserve"> </w:t>
        </w:r>
      </w:ins>
      <w:ins w:id="14139" w:author="Leon Sandler" w:date="2026-09-06T00:00:00Z">
        <w:r>
          <w:t>mass,</w:t>
        </w:r>
      </w:ins>
      <w:ins w:id="14140" w:author="Leon Sandler" w:date="2026-09-06T00:00:00Z">
        <w:r>
          <w:t xml:space="preserve"> </w:t>
        </w:r>
      </w:ins>
      <w:ins w:id="14141" w:author="Leon Sandler" w:date="2026-09-06T00:00:00Z">
        <w:r>
          <w:t>and</w:t>
        </w:r>
      </w:ins>
      <w:ins w:id="14142" w:author="Leon Sandler" w:date="2026-09-06T00:00:00Z">
        <w:r>
          <w:t xml:space="preserve"> </w:t>
        </w:r>
      </w:ins>
      <w:ins w:id="14143" w:author="Leon Sandler" w:date="2026-09-06T00:00:00Z">
        <w:r>
          <w:t>the</w:t>
        </w:r>
      </w:ins>
      <w:ins w:id="14144" w:author="Leon Sandler" w:date="2026-09-06T00:00:00Z">
        <w:r>
          <w:t xml:space="preserve"> </w:t>
        </w:r>
      </w:ins>
      <w:ins w:id="14145" w:author="Leon Sandler" w:date="2026-09-06T00:00:00Z">
        <w:r>
          <w:t>ISRU-structural</w:t>
        </w:r>
      </w:ins>
      <w:ins w:id="14146" w:author="Leon Sandler" w:date="2026-09-06T00:00:00Z">
        <w:r>
          <w:t xml:space="preserve"> </w:t>
        </w:r>
      </w:ins>
      <w:ins w:id="14147" w:author="Leon Sandler" w:date="2026-09-06T00:00:00Z">
        <w:r>
          <w:t>substitution</w:t>
        </w:r>
      </w:ins>
      <w:ins w:id="14148" w:author="Leon Sandler" w:date="2026-09-06T00:00:00Z">
        <w:r>
          <w:t xml:space="preserve"> </w:t>
        </w:r>
      </w:ins>
      <w:ins w:id="14149" w:author="Leon Sandler" w:date="2026-09-06T00:00:00Z">
        <w:r>
          <w:t>introduced</w:t>
        </w:r>
      </w:ins>
      <w:ins w:id="14150" w:author="Leon Sandler" w:date="2026-09-06T00:00:00Z">
        <w:r>
          <w:t xml:space="preserve"> </w:t>
        </w:r>
      </w:ins>
      <w:ins w:id="14151" w:author="Leon Sandler" w:date="2026-09-06T00:00:00Z">
        <w:r>
          <w:t>in</w:t>
        </w:r>
      </w:ins>
      <w:ins w:id="14152" w:author="Leon Sandler" w:date="2026-09-06T00:00:00Z">
        <w:r>
          <w:t xml:space="preserve"> </w:t>
        </w:r>
      </w:ins>
      <w:ins w:id="14153" w:author="Leon Sandler" w:date="2026-09-06T00:00:00Z">
        <w:r>
          <w:t>Section</w:t>
        </w:r>
      </w:ins>
      <w:ins w:id="14154" w:author="Leon Sandler" w:date="2026-09-06T00:00:00Z">
        <w:r>
          <w:t xml:space="preserve"> </w:t>
        </w:r>
      </w:ins>
      <w:ins w:id="14155" w:author="Leon Sandler" w:date="2026-09-06T00:00:00Z">
        <w:r>
          <w:t>8</w:t>
        </w:r>
      </w:ins>
      <w:ins w:id="14156" w:author="Leon Sandler" w:date="2026-09-06T00:00:00Z">
        <w:r>
          <w:t xml:space="preserve"> </w:t>
        </w:r>
      </w:ins>
      <w:ins w:id="14157" w:author="Leon Sandler" w:date="2026-09-06T00:00:00Z">
        <w:r>
          <w:t>improves</w:t>
        </w:r>
      </w:ins>
      <w:ins w:id="14158" w:author="Leon Sandler" w:date="2026-09-06T00:00:00Z">
        <w:r>
          <w:t xml:space="preserve"> </w:t>
        </w:r>
      </w:ins>
      <w:ins w:id="14159" w:author="Leon Sandler" w:date="2026-09-06T00:00:00Z">
        <w:r>
          <w:t>the</w:t>
        </w:r>
      </w:ins>
      <w:ins w:id="14160" w:author="Leon Sandler" w:date="2026-09-06T00:00:00Z">
        <w:r>
          <w:t xml:space="preserve"> </w:t>
        </w:r>
      </w:ins>
      <w:ins w:id="14161" w:author="Leon Sandler" w:date="2026-09-06T00:00:00Z">
        <w:r>
          <w:t>Earth-launch</w:t>
        </w:r>
      </w:ins>
      <w:ins w:id="14162" w:author="Leon Sandler" w:date="2026-09-06T00:00:00Z">
        <w:r>
          <w:t xml:space="preserve"> </w:t>
        </w:r>
      </w:ins>
      <w:ins w:id="14163" w:author="Leon Sandler" w:date="2026-09-06T00:00:00Z">
        <w:r>
          <w:t>economics</w:t>
        </w:r>
      </w:ins>
      <w:ins w:id="14164" w:author="Leon Sandler" w:date="2026-09-06T00:00:00Z">
        <w:r>
          <w:t xml:space="preserve"> </w:t>
        </w:r>
      </w:ins>
      <w:ins w:id="14165" w:author="Leon Sandler" w:date="2026-09-06T00:00:00Z">
        <w:r>
          <w:t>of</w:t>
        </w:r>
      </w:ins>
      <w:ins w:id="14166" w:author="Leon Sandler" w:date="2026-09-06T00:00:00Z">
        <w:r>
          <w:t xml:space="preserve"> </w:t>
        </w:r>
      </w:ins>
      <w:ins w:id="14167" w:author="Leon Sandler" w:date="2026-09-06T00:00:00Z">
        <w:r>
          <w:t>that</w:t>
        </w:r>
      </w:ins>
      <w:ins w:id="14168" w:author="Leon Sandler" w:date="2026-09-06T00:00:00Z">
        <w:r>
          <w:t xml:space="preserve"> </w:t>
        </w:r>
      </w:ins>
      <w:ins w:id="14169" w:author="Leon Sandler" w:date="2026-09-06T00:00:00Z">
        <w:r>
          <w:t>unique</w:t>
        </w:r>
      </w:ins>
      <w:ins w:id="14170" w:author="Leon Sandler" w:date="2026-09-06T00:00:00Z">
        <w:r>
          <w:t xml:space="preserve"> </w:t>
        </w:r>
      </w:ins>
      <w:ins w:id="14171" w:author="Leon Sandler" w:date="2026-09-06T00:00:00Z">
        <w:r>
          <w:t>capability</w:t>
        </w:r>
      </w:ins>
      <w:ins w:id="14172" w:author="Leon Sandler" w:date="2026-09-06T00:00:00Z">
        <w:r>
          <w:t xml:space="preserve"> </w:t>
        </w:r>
      </w:ins>
      <w:ins w:id="14173" w:author="Leon Sandler" w:date="2026-09-06T00:00:00Z">
        <w:r>
          <w:t>by</w:t>
        </w:r>
      </w:ins>
      <w:ins w:id="14174" w:author="Leon Sandler" w:date="2026-09-06T00:00:00Z">
        <w:r>
          <w:t xml:space="preserve"> </w:t>
        </w:r>
      </w:ins>
      <w:ins w:id="14175" w:author="Leon Sandler" w:date="2026-09-06T00:00:00Z">
        <w:r>
          <w:t>roughly</w:t>
        </w:r>
      </w:ins>
      <w:ins w:id="14176" w:author="Leon Sandler" w:date="2026-09-06T00:00:00Z">
        <w:r>
          <w:t xml:space="preserve"> </w:t>
        </w:r>
      </w:ins>
      <w:ins w:id="14177" w:author="Leon Sandler" w:date="2026-09-06T00:00:00Z">
        <w:r>
          <w:t>1.7×</w:t>
        </w:r>
      </w:ins>
      <w:ins w:id="14178" w:author="Leon Sandler" w:date="2026-09-06T00:00:00Z">
        <w:r>
          <w:t xml:space="preserve"> </w:t>
        </w:r>
      </w:ins>
      <w:ins w:id="14179" w:author="Leon Sandler" w:date="2026-09-06T00:00:00Z">
        <w:r>
          <w:t>without</w:t>
        </w:r>
      </w:ins>
      <w:ins w:id="14180" w:author="Leon Sandler" w:date="2026-09-06T00:00:00Z">
        <w:r>
          <w:t xml:space="preserve"> </w:t>
        </w:r>
      </w:ins>
      <w:ins w:id="14181" w:author="Leon Sandler" w:date="2026-09-06T00:00:00Z">
        <w:r>
          <w:t>altering</w:t>
        </w:r>
      </w:ins>
      <w:ins w:id="14182" w:author="Leon Sandler" w:date="2026-09-06T00:00:00Z">
        <w:r>
          <w:t xml:space="preserve"> </w:t>
        </w:r>
      </w:ins>
      <w:ins w:id="14183" w:author="Leon Sandler" w:date="2026-09-06T00:00:00Z">
        <w:r>
          <w:t>its</w:t>
        </w:r>
      </w:ins>
      <w:ins w:id="14184" w:author="Leon Sandler" w:date="2026-09-06T00:00:00Z">
        <w:r>
          <w:t xml:space="preserve"> </w:t>
        </w:r>
      </w:ins>
      <w:ins w:id="14185" w:author="Leon Sandler" w:date="2026-09-06T00:00:00Z">
        <w:r>
          <w:t>shielding</w:t>
        </w:r>
      </w:ins>
      <w:ins w:id="14186" w:author="Leon Sandler" w:date="2026-09-06T00:00:00Z">
        <w:r>
          <w:t xml:space="preserve"> </w:t>
        </w:r>
      </w:ins>
      <w:ins w:id="14187" w:author="Leon Sandler" w:date="2026-09-06T00:00:00Z">
        <w:r>
          <w:t>performance.</w:t>
        </w:r>
      </w:ins>
      <w:ins w:id="14188" w:author="Leon Sandler" w:date="2026-09-06T00:00:00Z">
        <w:r>
          <w:t xml:space="preserve"> </w:t>
        </w:r>
      </w:ins>
      <w:ins w:id="14189" w:author="Leon Sandler" w:date="2026-09-06T00:00:00Z">
        <w:r>
          <w:t>This</w:t>
        </w:r>
      </w:ins>
      <w:ins w:id="14190" w:author="Leon Sandler" w:date="2026-09-06T00:00:00Z">
        <w:r>
          <w:t xml:space="preserve"> </w:t>
        </w:r>
      </w:ins>
      <w:ins w:id="14191" w:author="Leon Sandler" w:date="2026-09-06T00:00:00Z">
        <w:r>
          <w:t>is,</w:t>
        </w:r>
      </w:ins>
      <w:ins w:id="14192" w:author="Leon Sandler" w:date="2026-09-06T00:00:00Z">
        <w:r>
          <w:t xml:space="preserve"> </w:t>
        </w:r>
      </w:ins>
      <w:ins w:id="14193" w:author="Leon Sandler" w:date="2026-09-06T00:00:00Z">
        <w:r>
          <w:t>we</w:t>
        </w:r>
      </w:ins>
      <w:ins w:id="14194" w:author="Leon Sandler" w:date="2026-09-06T00:00:00Z">
        <w:r>
          <w:t xml:space="preserve"> </w:t>
        </w:r>
      </w:ins>
      <w:ins w:id="14195" w:author="Leon Sandler" w:date="2026-09-06T00:00:00Z">
        <w:r>
          <w:t>believe,</w:t>
        </w:r>
      </w:ins>
      <w:ins w:id="14196" w:author="Leon Sandler" w:date="2026-09-06T00:00:00Z">
        <w:r>
          <w:t xml:space="preserve"> </w:t>
        </w:r>
      </w:ins>
      <w:ins w:id="14197" w:author="Leon Sandler" w:date="2026-09-06T00:00:00Z">
        <w:r>
          <w:t>the</w:t>
        </w:r>
      </w:ins>
      <w:ins w:id="14198" w:author="Leon Sandler" w:date="2026-09-06T00:00:00Z">
        <w:r>
          <w:t xml:space="preserve"> </w:t>
        </w:r>
      </w:ins>
      <w:ins w:id="14199" w:author="Leon Sandler" w:date="2026-09-06T00:00:00Z">
        <w:r>
          <w:t>correct</w:t>
        </w:r>
      </w:ins>
      <w:ins w:id="14200" w:author="Leon Sandler" w:date="2026-09-06T00:00:00Z">
        <w:r>
          <w:t xml:space="preserve"> </w:t>
        </w:r>
      </w:ins>
      <w:ins w:id="14201" w:author="Leon Sandler" w:date="2026-09-06T00:00:00Z">
        <w:r>
          <w:t>scientific</w:t>
        </w:r>
      </w:ins>
      <w:ins w:id="14202" w:author="Leon Sandler" w:date="2026-09-06T00:00:00Z">
        <w:r>
          <w:t xml:space="preserve"> </w:t>
        </w:r>
      </w:ins>
      <w:ins w:id="14203" w:author="Leon Sandler" w:date="2026-09-06T00:00:00Z">
        <w:r>
          <w:t>framing</w:t>
        </w:r>
      </w:ins>
      <w:ins w:id="14204" w:author="Leon Sandler" w:date="2026-09-06T00:00:00Z">
        <w:r>
          <w:t xml:space="preserve"> </w:t>
        </w:r>
      </w:ins>
      <w:ins w:id="14205" w:author="Leon Sandler" w:date="2026-09-06T00:00:00Z">
        <w:r>
          <w:t>of</w:t>
        </w:r>
      </w:ins>
      <w:ins w:id="14206" w:author="Leon Sandler" w:date="2026-09-06T00:00:00Z">
        <w:r>
          <w:t xml:space="preserve"> </w:t>
        </w:r>
      </w:ins>
      <w:ins w:id="14207" w:author="Leon Sandler" w:date="2026-09-06T00:00:00Z">
        <w:r>
          <w:t>this</w:t>
        </w:r>
      </w:ins>
      <w:ins w:id="14208" w:author="Leon Sandler" w:date="2026-09-06T00:00:00Z">
        <w:r>
          <w:t xml:space="preserve"> </w:t>
        </w:r>
      </w:ins>
      <w:ins w:id="14209" w:author="Leon Sandler" w:date="2026-09-06T00:00:00Z">
        <w:r>
          <w:t>paper's</w:t>
        </w:r>
      </w:ins>
      <w:ins w:id="14210" w:author="Leon Sandler" w:date="2026-09-06T00:00:00Z">
        <w:r>
          <w:t xml:space="preserve"> </w:t>
        </w:r>
      </w:ins>
      <w:ins w:id="14211" w:author="Leon Sandler" w:date="2026-09-06T00:00:00Z">
        <w:r>
          <w:t>contribution:</w:t>
        </w:r>
      </w:ins>
      <w:ins w:id="14212" w:author="Leon Sandler" w:date="2026-09-06T00:00:00Z">
        <w:r>
          <w:t xml:space="preserve"> </w:t>
        </w:r>
      </w:ins>
      <w:ins w:id="14213" w:author="Leon Sandler" w:date="2026-09-06T00:00:00Z">
        <w:r>
          <w:t>not</w:t>
        </w:r>
      </w:ins>
      <w:ins w:id="14214" w:author="Leon Sandler" w:date="2026-09-06T00:00:00Z">
        <w:r>
          <w:t xml:space="preserve"> </w:t>
        </w:r>
      </w:ins>
      <w:ins w:id="14215" w:author="Leon Sandler" w:date="2026-09-06T00:00:00Z">
        <w:r>
          <w:t>a</w:t>
        </w:r>
      </w:ins>
      <w:ins w:id="14216" w:author="Leon Sandler" w:date="2026-09-06T00:00:00Z">
        <w:r>
          <w:t xml:space="preserve"> </w:t>
        </w:r>
      </w:ins>
      <w:ins w:id="14217" w:author="Leon Sandler" w:date="2026-09-06T00:00:00Z">
        <w:r>
          <w:t>claim</w:t>
        </w:r>
      </w:ins>
      <w:ins w:id="14218" w:author="Leon Sandler" w:date="2026-09-06T00:00:00Z">
        <w:r>
          <w:t xml:space="preserve"> </w:t>
        </w:r>
      </w:ins>
      <w:ins w:id="14219" w:author="Leon Sandler" w:date="2026-09-06T00:00:00Z">
        <w:r>
          <w:t>that</w:t>
        </w:r>
      </w:ins>
      <w:ins w:id="14220" w:author="Leon Sandler" w:date="2026-09-06T00:00:00Z">
        <w:r>
          <w:t xml:space="preserve"> </w:t>
        </w:r>
      </w:ins>
      <w:ins w:id="14221" w:author="Leon Sandler" w:date="2026-09-06T00:00:00Z">
        <w:r>
          <w:t>magnetic</w:t>
        </w:r>
      </w:ins>
      <w:ins w:id="14222" w:author="Leon Sandler" w:date="2026-09-06T00:00:00Z">
        <w:r>
          <w:t xml:space="preserve"> </w:t>
        </w:r>
      </w:ins>
      <w:ins w:id="14223" w:author="Leon Sandler" w:date="2026-09-06T00:00:00Z">
        <w:r>
          <w:t>shielding</w:t>
        </w:r>
      </w:ins>
      <w:ins w:id="14224" w:author="Leon Sandler" w:date="2026-09-06T00:00:00Z">
        <w:r>
          <w:t xml:space="preserve"> </w:t>
        </w:r>
      </w:ins>
      <w:ins w:id="14225" w:author="Leon Sandler" w:date="2026-09-06T00:00:00Z">
        <w:r>
          <w:t>is</w:t>
        </w:r>
      </w:ins>
      <w:ins w:id="14226" w:author="Leon Sandler" w:date="2026-09-06T00:00:00Z">
        <w:r>
          <w:t xml:space="preserve"> </w:t>
        </w:r>
      </w:ins>
      <w:ins w:id="14227" w:author="Leon Sandler" w:date="2026-09-06T00:00:00Z">
        <w:r>
          <w:t>competitive</w:t>
        </w:r>
      </w:ins>
      <w:ins w:id="14228" w:author="Leon Sandler" w:date="2026-09-06T00:00:00Z">
        <w:r>
          <w:t xml:space="preserve"> </w:t>
        </w:r>
      </w:ins>
      <w:ins w:id="14229" w:author="Leon Sandler" w:date="2026-09-06T00:00:00Z">
        <w:r>
          <w:t>with</w:t>
        </w:r>
      </w:ins>
      <w:ins w:id="14230" w:author="Leon Sandler" w:date="2026-09-06T00:00:00Z">
        <w:r>
          <w:t xml:space="preserve"> </w:t>
        </w:r>
      </w:ins>
      <w:ins w:id="14231" w:author="Leon Sandler" w:date="2026-09-06T00:00:00Z">
        <w:r>
          <w:t>regolith</w:t>
        </w:r>
      </w:ins>
      <w:ins w:id="14232" w:author="Leon Sandler" w:date="2026-09-06T00:00:00Z">
        <w:r>
          <w:t xml:space="preserve"> </w:t>
        </w:r>
      </w:ins>
      <w:ins w:id="14233" w:author="Leon Sandler" w:date="2026-09-06T00:00:00Z">
        <w:r>
          <w:t>shielding</w:t>
        </w:r>
      </w:ins>
      <w:ins w:id="14234" w:author="Leon Sandler" w:date="2026-09-06T00:00:00Z">
        <w:r>
          <w:t xml:space="preserve"> </w:t>
        </w:r>
      </w:ins>
      <w:ins w:id="14235" w:author="Leon Sandler" w:date="2026-09-06T00:00:00Z">
        <w:r>
          <w:t>in</w:t>
        </w:r>
      </w:ins>
      <w:ins w:id="14236" w:author="Leon Sandler" w:date="2026-09-06T00:00:00Z">
        <w:r>
          <w:t xml:space="preserve"> </w:t>
        </w:r>
      </w:ins>
      <w:ins w:id="14237" w:author="Leon Sandler" w:date="2026-09-06T00:00:00Z">
        <w:r>
          <w:t>general,</w:t>
        </w:r>
      </w:ins>
      <w:ins w:id="14238" w:author="Leon Sandler" w:date="2026-09-06T00:00:00Z">
        <w:r>
          <w:t xml:space="preserve"> </w:t>
        </w:r>
      </w:ins>
      <w:ins w:id="14239" w:author="Leon Sandler" w:date="2026-09-06T00:00:00Z">
        <w:r>
          <w:t>but</w:t>
        </w:r>
      </w:ins>
      <w:ins w:id="14240" w:author="Leon Sandler" w:date="2026-09-06T00:00:00Z">
        <w:r>
          <w:t xml:space="preserve"> </w:t>
        </w:r>
      </w:ins>
      <w:ins w:id="14241" w:author="Leon Sandler" w:date="2026-09-06T00:00:00Z">
        <w:r>
          <w:t>a</w:t>
        </w:r>
      </w:ins>
      <w:ins w:id="14242" w:author="Leon Sandler" w:date="2026-09-06T00:00:00Z">
        <w:r>
          <w:t xml:space="preserve"> </w:t>
        </w:r>
      </w:ins>
      <w:ins w:id="14243" w:author="Leon Sandler" w:date="2026-09-06T00:00:00Z">
        <w:r>
          <w:t>quantitative</w:t>
        </w:r>
      </w:ins>
      <w:ins w:id="14244" w:author="Leon Sandler" w:date="2026-09-06T00:00:00Z">
        <w:r>
          <w:t xml:space="preserve"> </w:t>
        </w:r>
      </w:ins>
      <w:ins w:id="14245" w:author="Leon Sandler" w:date="2026-09-06T00:00:00Z">
        <w:r>
          <w:t>demonstration</w:t>
        </w:r>
      </w:ins>
      <w:ins w:id="14246" w:author="Leon Sandler" w:date="2026-09-06T00:00:00Z">
        <w:r>
          <w:t xml:space="preserve"> </w:t>
        </w:r>
      </w:ins>
      <w:ins w:id="14247" w:author="Leon Sandler" w:date="2026-09-06T00:00:00Z">
        <w:r>
          <w:t>of</w:t>
        </w:r>
      </w:ins>
      <w:ins w:id="14248" w:author="Leon Sandler" w:date="2026-09-06T00:00:00Z">
        <w:r>
          <w:t xml:space="preserve"> </w:t>
        </w:r>
      </w:ins>
      <w:ins w:id="14249" w:author="Leon Sandler" w:date="2026-09-06T00:00:00Z">
        <w:r>
          <w:t>where</w:t>
        </w:r>
      </w:ins>
      <w:ins w:id="14250" w:author="Leon Sandler" w:date="2026-09-06T00:00:00Z">
        <w:r>
          <w:t xml:space="preserve"> </w:t>
        </w:r>
      </w:ins>
      <w:ins w:id="14251" w:author="Leon Sandler" w:date="2026-09-06T00:00:00Z">
        <w:r>
          <w:t>it</w:t>
        </w:r>
      </w:ins>
      <w:ins w:id="14252" w:author="Leon Sandler" w:date="2026-09-06T00:00:00Z">
        <w:r>
          <w:t xml:space="preserve"> </w:t>
        </w:r>
      </w:ins>
      <w:ins w:id="14253" w:author="Leon Sandler" w:date="2026-09-06T00:00:00Z">
        <w:r>
          <w:t>is</w:t>
        </w:r>
      </w:ins>
      <w:ins w:id="14254" w:author="Leon Sandler" w:date="2026-09-06T00:00:00Z">
        <w:r>
          <w:t xml:space="preserve"> </w:t>
        </w:r>
      </w:ins>
      <w:ins w:id="14255" w:author="Leon Sandler" w:date="2026-09-06T00:00:00Z">
        <w:r>
          <w:t>not</w:t>
        </w:r>
      </w:ins>
      <w:ins w:id="14256" w:author="Leon Sandler" w:date="2026-09-06T00:00:00Z">
        <w:r>
          <w:t xml:space="preserve"> </w:t>
        </w:r>
      </w:ins>
      <w:ins w:id="14257" w:author="Leon Sandler" w:date="2026-09-06T00:00:00Z">
        <w:r>
          <w:t>competitive</w:t>
        </w:r>
      </w:ins>
      <w:ins w:id="14258" w:author="Leon Sandler" w:date="2026-09-06T00:00:00Z">
        <w:r>
          <w:t xml:space="preserve"> </w:t>
        </w:r>
      </w:ins>
      <w:ins w:id="14259" w:author="Leon Sandler" w:date="2026-09-06T00:00:00Z">
        <w:r>
          <w:t>(fixed</w:t>
        </w:r>
      </w:ins>
      <w:ins w:id="14260" w:author="Leon Sandler" w:date="2026-09-06T00:00:00Z">
        <w:r>
          <w:t xml:space="preserve"> </w:t>
        </w:r>
      </w:ins>
      <w:ins w:id="14261" w:author="Leon Sandler" w:date="2026-09-06T00:00:00Z">
        <w:r>
          <w:t>assets)</w:t>
        </w:r>
      </w:ins>
      <w:ins w:id="14262" w:author="Leon Sandler" w:date="2026-09-06T00:00:00Z">
        <w:r>
          <w:t xml:space="preserve"> </w:t>
        </w:r>
      </w:ins>
      <w:ins w:id="14263" w:author="Leon Sandler" w:date="2026-09-06T00:00:00Z">
        <w:r>
          <w:t>and</w:t>
        </w:r>
      </w:ins>
      <w:ins w:id="14264" w:author="Leon Sandler" w:date="2026-09-06T00:00:00Z">
        <w:r>
          <w:t xml:space="preserve"> </w:t>
        </w:r>
      </w:ins>
      <w:ins w:id="14265" w:author="Leon Sandler" w:date="2026-09-06T00:00:00Z">
        <w:r>
          <w:t>a</w:t>
        </w:r>
      </w:ins>
      <w:ins w:id="14266" w:author="Leon Sandler" w:date="2026-09-06T00:00:00Z">
        <w:r>
          <w:t xml:space="preserve"> </w:t>
        </w:r>
      </w:ins>
      <w:ins w:id="14267" w:author="Leon Sandler" w:date="2026-09-06T00:00:00Z">
        <w:r>
          <w:t>mass-optimization</w:t>
        </w:r>
      </w:ins>
      <w:ins w:id="14268" w:author="Leon Sandler" w:date="2026-09-06T00:00:00Z">
        <w:r>
          <w:t xml:space="preserve"> </w:t>
        </w:r>
      </w:ins>
      <w:ins w:id="14269" w:author="Leon Sandler" w:date="2026-09-06T00:00:00Z">
        <w:r>
          <w:t>of</w:t>
        </w:r>
      </w:ins>
      <w:ins w:id="14270" w:author="Leon Sandler" w:date="2026-09-06T00:00:00Z">
        <w:r>
          <w:t xml:space="preserve"> </w:t>
        </w:r>
      </w:ins>
      <w:ins w:id="14271" w:author="Leon Sandler" w:date="2026-09-06T00:00:00Z">
        <w:r>
          <w:t>where</w:t>
        </w:r>
      </w:ins>
      <w:ins w:id="14272" w:author="Leon Sandler" w:date="2026-09-06T00:00:00Z">
        <w:r>
          <w:t xml:space="preserve"> </w:t>
        </w:r>
      </w:ins>
      <w:ins w:id="14273" w:author="Leon Sandler" w:date="2026-09-06T00:00:00Z">
        <w:r>
          <w:t>it</w:t>
        </w:r>
      </w:ins>
      <w:ins w:id="14274" w:author="Leon Sandler" w:date="2026-09-06T00:00:00Z">
        <w:r>
          <w:t xml:space="preserve"> </w:t>
        </w:r>
      </w:ins>
      <w:ins w:id="14275" w:author="Leon Sandler" w:date="2026-09-06T00:00:00Z">
        <w:r>
          <w:t>remains</w:t>
        </w:r>
      </w:ins>
      <w:ins w:id="14276" w:author="Leon Sandler" w:date="2026-09-06T00:00:00Z">
        <w:r>
          <w:t xml:space="preserve"> </w:t>
        </w:r>
      </w:ins>
      <w:ins w:id="14277" w:author="Leon Sandler" w:date="2026-09-06T00:00:00Z">
        <w:r>
          <w:t>the</w:t>
        </w:r>
      </w:ins>
      <w:ins w:id="14278" w:author="Leon Sandler" w:date="2026-09-06T00:00:00Z">
        <w:r>
          <w:t xml:space="preserve"> </w:t>
        </w:r>
      </w:ins>
      <w:ins w:id="14279" w:author="Leon Sandler" w:date="2026-09-06T00:00:00Z">
        <w:r>
          <w:t>only</w:t>
        </w:r>
      </w:ins>
      <w:ins w:id="14280" w:author="Leon Sandler" w:date="2026-09-06T00:00:00Z">
        <w:r>
          <w:t xml:space="preserve"> </w:t>
        </w:r>
      </w:ins>
      <w:ins w:id="14281" w:author="Leon Sandler" w:date="2026-09-06T00:00:00Z">
        <w:r>
          <w:t>available</w:t>
        </w:r>
      </w:ins>
      <w:ins w:id="14282" w:author="Leon Sandler" w:date="2026-09-06T00:00:00Z">
        <w:r>
          <w:t xml:space="preserve"> </w:t>
        </w:r>
      </w:ins>
      <w:ins w:id="14283" w:author="Leon Sandler" w:date="2026-09-06T00:00:00Z">
        <w:r>
          <w:t>active</w:t>
        </w:r>
      </w:ins>
      <w:ins w:id="14284" w:author="Leon Sandler" w:date="2026-09-06T00:00:00Z">
        <w:r>
          <w:t xml:space="preserve"> </w:t>
        </w:r>
      </w:ins>
      <w:ins w:id="14285" w:author="Leon Sandler" w:date="2026-09-06T00:00:00Z">
        <w:r>
          <w:t>mitigation</w:t>
        </w:r>
      </w:ins>
      <w:ins w:id="14286" w:author="Leon Sandler" w:date="2026-09-06T00:00:00Z">
        <w:r>
          <w:t xml:space="preserve"> </w:t>
        </w:r>
      </w:ins>
      <w:ins w:id="14287" w:author="Leon Sandler" w:date="2026-09-06T00:00:00Z">
        <w:r>
          <w:t>(mobile</w:t>
        </w:r>
      </w:ins>
      <w:ins w:id="14288" w:author="Leon Sandler" w:date="2026-09-06T00:00:00Z">
        <w:r>
          <w:t xml:space="preserve"> </w:t>
        </w:r>
      </w:ins>
      <w:ins w:id="14289" w:author="Leon Sandler" w:date="2026-09-06T00:00:00Z">
        <w:r>
          <w:t>and</w:t>
        </w:r>
      </w:ins>
      <w:ins w:id="14290" w:author="Leon Sandler" w:date="2026-09-06T00:00:00Z">
        <w:r>
          <w:t xml:space="preserve"> </w:t>
        </w:r>
      </w:ins>
      <w:ins w:id="14291" w:author="Leon Sandler" w:date="2026-09-06T00:00:00Z">
        <w:r>
          <w:t>EVA</w:t>
        </w:r>
      </w:ins>
      <w:ins w:id="14292" w:author="Leon Sandler" w:date="2026-09-06T00:00:00Z">
        <w:r>
          <w:t xml:space="preserve"> </w:t>
        </w:r>
      </w:ins>
      <w:ins w:id="14293" w:author="Leon Sandler" w:date="2026-09-06T00:00:00Z">
        <w:r>
          <w:t>assets).</w:t>
        </w:r>
      </w:ins>
    </w:p>
    <w:p>
      <w:ins w:id="14294" w:author="Leon Sandler" w:date="2026-09-06T00:00:00Z">
        <w:r>
          <w:t>The</w:t>
        </w:r>
      </w:ins>
      <w:ins w:id="14295" w:author="Leon Sandler" w:date="2026-09-06T00:00:00Z">
        <w:r>
          <w:t xml:space="preserve"> </w:t>
        </w:r>
      </w:ins>
      <w:ins w:id="14296" w:author="Leon Sandler" w:date="2026-09-06T00:00:00Z">
        <w:r>
          <w:t>engineering</w:t>
        </w:r>
      </w:ins>
      <w:ins w:id="14297" w:author="Leon Sandler" w:date="2026-09-06T00:00:00Z">
        <w:r>
          <w:t xml:space="preserve"> </w:t>
        </w:r>
      </w:ins>
      <w:ins w:id="14298" w:author="Leon Sandler" w:date="2026-09-06T00:00:00Z">
        <w:r>
          <w:t>feasibility</w:t>
        </w:r>
      </w:ins>
      <w:ins w:id="14299" w:author="Leon Sandler" w:date="2026-09-06T00:00:00Z">
        <w:r>
          <w:t xml:space="preserve"> </w:t>
        </w:r>
      </w:ins>
      <w:ins w:id="14300" w:author="Leon Sandler" w:date="2026-09-06T00:00:00Z">
        <w:r>
          <w:t>analysis</w:t>
        </w:r>
      </w:ins>
      <w:ins w:id="14301" w:author="Leon Sandler" w:date="2026-09-06T00:00:00Z">
        <w:r>
          <w:t xml:space="preserve"> </w:t>
        </w:r>
      </w:ins>
      <w:ins w:id="14302" w:author="Leon Sandler" w:date="2026-09-06T00:00:00Z">
        <w:r>
          <w:t>of</w:t>
        </w:r>
      </w:ins>
      <w:ins w:id="14303" w:author="Leon Sandler" w:date="2026-09-06T00:00:00Z">
        <w:r>
          <w:t xml:space="preserve"> </w:t>
        </w:r>
      </w:ins>
      <w:ins w:id="14304" w:author="Leon Sandler" w:date="2026-09-06T00:00:00Z">
        <w:r>
          <w:t>Section</w:t>
        </w:r>
      </w:ins>
      <w:ins w:id="14305" w:author="Leon Sandler" w:date="2026-09-06T00:00:00Z">
        <w:r>
          <w:t xml:space="preserve"> </w:t>
        </w:r>
      </w:ins>
      <w:ins w:id="14306" w:author="Leon Sandler" w:date="2026-09-06T00:00:00Z">
        <w:r>
          <w:t>11</w:t>
        </w:r>
      </w:ins>
      <w:ins w:id="14307" w:author="Leon Sandler" w:date="2026-09-06T00:00:00Z">
        <w:r>
          <w:t xml:space="preserve"> </w:t>
        </w:r>
      </w:ins>
      <w:ins w:id="14308" w:author="Leon Sandler" w:date="2026-09-06T00:00:00Z">
        <w:r>
          <w:t>tempers</w:t>
        </w:r>
      </w:ins>
      <w:ins w:id="14309" w:author="Leon Sandler" w:date="2026-09-06T00:00:00Z">
        <w:r>
          <w:t xml:space="preserve"> </w:t>
        </w:r>
      </w:ins>
      <w:ins w:id="14310" w:author="Leon Sandler" w:date="2026-09-06T00:00:00Z">
        <w:r>
          <w:t>this</w:t>
        </w:r>
      </w:ins>
      <w:ins w:id="14311" w:author="Leon Sandler" w:date="2026-09-06T00:00:00Z">
        <w:r>
          <w:t xml:space="preserve"> </w:t>
        </w:r>
      </w:ins>
      <w:ins w:id="14312" w:author="Leon Sandler" w:date="2026-09-06T00:00:00Z">
        <w:r>
          <w:t>conclusion</w:t>
        </w:r>
      </w:ins>
      <w:ins w:id="14313" w:author="Leon Sandler" w:date="2026-09-06T00:00:00Z">
        <w:r>
          <w:t xml:space="preserve"> </w:t>
        </w:r>
      </w:ins>
      <w:ins w:id="14314" w:author="Leon Sandler" w:date="2026-09-06T00:00:00Z">
        <w:r>
          <w:t>with</w:t>
        </w:r>
      </w:ins>
      <w:ins w:id="14315" w:author="Leon Sandler" w:date="2026-09-06T00:00:00Z">
        <w:r>
          <w:t xml:space="preserve"> </w:t>
        </w:r>
      </w:ins>
      <w:ins w:id="14316" w:author="Leon Sandler" w:date="2026-09-06T00:00:00Z">
        <w:r>
          <w:t>an</w:t>
        </w:r>
      </w:ins>
      <w:ins w:id="14317" w:author="Leon Sandler" w:date="2026-09-06T00:00:00Z">
        <w:r>
          <w:t xml:space="preserve"> </w:t>
        </w:r>
      </w:ins>
      <w:ins w:id="14318" w:author="Leon Sandler" w:date="2026-09-06T00:00:00Z">
        <w:r>
          <w:t>important</w:t>
        </w:r>
      </w:ins>
      <w:ins w:id="14319" w:author="Leon Sandler" w:date="2026-09-06T00:00:00Z">
        <w:r>
          <w:t xml:space="preserve"> </w:t>
        </w:r>
      </w:ins>
      <w:ins w:id="14320" w:author="Leon Sandler" w:date="2026-09-06T00:00:00Z">
        <w:r>
          <w:t>caveat</w:t>
        </w:r>
      </w:ins>
      <w:ins w:id="14321" w:author="Leon Sandler" w:date="2026-09-06T00:00:00Z">
        <w:r>
          <w:t xml:space="preserve"> </w:t>
        </w:r>
      </w:ins>
      <w:ins w:id="14322" w:author="Leon Sandler" w:date="2026-09-06T00:00:00Z">
        <w:r>
          <w:t>that</w:t>
        </w:r>
      </w:ins>
      <w:ins w:id="14323" w:author="Leon Sandler" w:date="2026-09-06T00:00:00Z">
        <w:r>
          <w:t xml:space="preserve"> </w:t>
        </w:r>
      </w:ins>
      <w:ins w:id="14324" w:author="Leon Sandler" w:date="2026-09-06T00:00:00Z">
        <w:r>
          <w:t>Sections</w:t>
        </w:r>
      </w:ins>
      <w:ins w:id="14325" w:author="Leon Sandler" w:date="2026-09-06T00:00:00Z">
        <w:r>
          <w:t xml:space="preserve"> </w:t>
        </w:r>
      </w:ins>
      <w:ins w:id="14326" w:author="Leon Sandler" w:date="2026-09-06T00:00:00Z">
        <w:r>
          <w:t>6–9</w:t>
        </w:r>
      </w:ins>
      <w:ins w:id="14327" w:author="Leon Sandler" w:date="2026-09-06T00:00:00Z">
        <w:r>
          <w:t xml:space="preserve"> </w:t>
        </w:r>
      </w:ins>
      <w:ins w:id="14328" w:author="Leon Sandler" w:date="2026-09-06T00:00:00Z">
        <w:r>
          <w:t>alone</w:t>
        </w:r>
      </w:ins>
      <w:ins w:id="14329" w:author="Leon Sandler" w:date="2026-09-06T00:00:00Z">
        <w:r>
          <w:t xml:space="preserve"> </w:t>
        </w:r>
      </w:ins>
      <w:ins w:id="14330" w:author="Leon Sandler" w:date="2026-09-06T00:00:00Z">
        <w:r>
          <w:t>could</w:t>
        </w:r>
      </w:ins>
      <w:ins w:id="14331" w:author="Leon Sandler" w:date="2026-09-06T00:00:00Z">
        <w:r>
          <w:t xml:space="preserve"> </w:t>
        </w:r>
      </w:ins>
      <w:ins w:id="14332" w:author="Leon Sandler" w:date="2026-09-06T00:00:00Z">
        <w:r>
          <w:t>not</w:t>
        </w:r>
      </w:ins>
      <w:ins w:id="14333" w:author="Leon Sandler" w:date="2026-09-06T00:00:00Z">
        <w:r>
          <w:t xml:space="preserve"> </w:t>
        </w:r>
      </w:ins>
      <w:ins w:id="14334" w:author="Leon Sandler" w:date="2026-09-06T00:00:00Z">
        <w:r>
          <w:t>surface:</w:t>
        </w:r>
      </w:ins>
      <w:ins w:id="14335" w:author="Leon Sandler" w:date="2026-09-06T00:00:00Z">
        <w:r>
          <w:t xml:space="preserve"> </w:t>
        </w:r>
      </w:ins>
      <w:ins w:id="14336" w:author="Leon Sandler" w:date="2026-09-06T00:00:00Z">
        <w:r>
          <w:t>even</w:t>
        </w:r>
      </w:ins>
      <w:ins w:id="14337" w:author="Leon Sandler" w:date="2026-09-06T00:00:00Z">
        <w:r>
          <w:t xml:space="preserve"> </w:t>
        </w:r>
      </w:ins>
      <w:ins w:id="14338" w:author="Leon Sandler" w:date="2026-09-06T00:00:00Z">
        <w:r>
          <w:t>the</w:t>
        </w:r>
      </w:ins>
      <w:ins w:id="14339" w:author="Leon Sandler" w:date="2026-09-06T00:00:00Z">
        <w:r>
          <w:t xml:space="preserve"> </w:t>
        </w:r>
      </w:ins>
      <w:ins w:id="14340" w:author="Leon Sandler" w:date="2026-09-06T00:00:00Z">
        <w:r>
          <w:t>mass-optimized</w:t>
        </w:r>
      </w:ins>
      <w:ins w:id="14341" w:author="Leon Sandler" w:date="2026-09-06T00:00:00Z">
        <w:r>
          <w:t xml:space="preserve"> </w:t>
        </w:r>
      </w:ins>
      <w:ins w:id="14342" w:author="Leon Sandler" w:date="2026-09-06T00:00:00Z">
        <w:r>
          <w:t>46.4</w:t>
        </w:r>
      </w:ins>
      <w:ins w:id="14343" w:author="Leon Sandler" w:date="2026-09-06T00:00:00Z">
        <w:r>
          <w:t xml:space="preserve"> </w:t>
        </w:r>
      </w:ins>
      <w:ins w:id="14344" w:author="Leon Sandler" w:date="2026-09-06T00:00:00Z">
        <w:r>
          <w:t>t</w:t>
        </w:r>
      </w:ins>
      <w:ins w:id="14345" w:author="Leon Sandler" w:date="2026-09-06T00:00:00Z">
        <w:r>
          <w:t xml:space="preserve"> </w:t>
        </w:r>
      </w:ins>
      <w:ins w:id="14346" w:author="Leon Sandler" w:date="2026-09-06T00:00:00Z">
        <w:r>
          <w:t>ISRU-structural</w:t>
        </w:r>
      </w:ins>
      <w:ins w:id="14347" w:author="Leon Sandler" w:date="2026-09-06T00:00:00Z">
        <w:r>
          <w:t xml:space="preserve"> </w:t>
        </w:r>
      </w:ins>
      <w:ins w:id="14348" w:author="Leon Sandler" w:date="2026-09-06T00:00:00Z">
        <w:r>
          <w:t>architecture</w:t>
        </w:r>
      </w:ins>
      <w:ins w:id="14349" w:author="Leon Sandler" w:date="2026-09-06T00:00:00Z">
        <w:r>
          <w:t xml:space="preserve"> </w:t>
        </w:r>
      </w:ins>
      <w:ins w:id="14350" w:author="Leon Sandler" w:date="2026-09-06T00:00:00Z">
        <w:r>
          <w:t>is</w:t>
        </w:r>
      </w:ins>
      <w:ins w:id="14351" w:author="Leon Sandler" w:date="2026-09-06T00:00:00Z">
        <w:r>
          <w:t xml:space="preserve"> </w:t>
        </w:r>
      </w:ins>
      <w:ins w:id="14352" w:author="Leon Sandler" w:date="2026-09-06T00:00:00Z">
        <w:r>
          <w:t>not</w:t>
        </w:r>
      </w:ins>
      <w:ins w:id="14353" w:author="Leon Sandler" w:date="2026-09-06T00:00:00Z">
        <w:r>
          <w:t xml:space="preserve"> </w:t>
        </w:r>
      </w:ins>
      <w:ins w:id="14354" w:author="Leon Sandler" w:date="2026-09-06T00:00:00Z">
        <w:r>
          <w:t>yet</w:t>
        </w:r>
      </w:ins>
      <w:ins w:id="14355" w:author="Leon Sandler" w:date="2026-09-06T00:00:00Z">
        <w:r>
          <w:t xml:space="preserve"> </w:t>
        </w:r>
      </w:ins>
      <w:ins w:id="14356" w:author="Leon Sandler" w:date="2026-09-06T00:00:00Z">
        <w:r>
          <w:t>demonstrated</w:t>
        </w:r>
      </w:ins>
      <w:ins w:id="14357" w:author="Leon Sandler" w:date="2026-09-06T00:00:00Z">
        <w:r>
          <w:t xml:space="preserve"> </w:t>
        </w:r>
      </w:ins>
      <w:ins w:id="14358" w:author="Leon Sandler" w:date="2026-09-06T00:00:00Z">
        <w:r>
          <w:t>to</w:t>
        </w:r>
      </w:ins>
      <w:ins w:id="14359" w:author="Leon Sandler" w:date="2026-09-06T00:00:00Z">
        <w:r>
          <w:t xml:space="preserve"> </w:t>
        </w:r>
      </w:ins>
      <w:ins w:id="14360" w:author="Leon Sandler" w:date="2026-09-06T00:00:00Z">
        <w:r>
          <w:t>be</w:t>
        </w:r>
      </w:ins>
      <w:ins w:id="14361" w:author="Leon Sandler" w:date="2026-09-06T00:00:00Z">
        <w:r>
          <w:t xml:space="preserve"> </w:t>
        </w:r>
      </w:ins>
      <w:ins w:id="14362" w:author="Leon Sandler" w:date="2026-09-06T00:00:00Z">
        <w:r>
          <w:t>buildable</w:t>
        </w:r>
      </w:ins>
      <w:ins w:id="14363" w:author="Leon Sandler" w:date="2026-09-06T00:00:00Z">
        <w:r>
          <w:t xml:space="preserve"> </w:t>
        </w:r>
      </w:ins>
      <w:ins w:id="14364" w:author="Leon Sandler" w:date="2026-09-06T00:00:00Z">
        <w:r>
          <w:t>at</w:t>
        </w:r>
      </w:ins>
      <w:ins w:id="14365" w:author="Leon Sandler" w:date="2026-09-06T00:00:00Z">
        <w:r>
          <w:t xml:space="preserve"> </w:t>
        </w:r>
      </w:ins>
      <w:ins w:id="14366" w:author="Leon Sandler" w:date="2026-09-06T00:00:00Z">
        <w:r>
          <w:t>TRL</w:t>
        </w:r>
      </w:ins>
      <w:ins w:id="14367" w:author="Leon Sandler" w:date="2026-09-06T00:00:00Z">
        <w:r>
          <w:t xml:space="preserve"> </w:t>
        </w:r>
      </w:ins>
      <w:ins w:id="14368" w:author="Leon Sandler" w:date="2026-09-06T00:00:00Z">
        <w:r>
          <w:t>levels</w:t>
        </w:r>
      </w:ins>
      <w:ins w:id="14369" w:author="Leon Sandler" w:date="2026-09-06T00:00:00Z">
        <w:r>
          <w:t xml:space="preserve"> </w:t>
        </w:r>
      </w:ins>
      <w:ins w:id="14370" w:author="Leon Sandler" w:date="2026-09-06T00:00:00Z">
        <w:r>
          <w:t>sufficient</w:t>
        </w:r>
      </w:ins>
      <w:ins w:id="14371" w:author="Leon Sandler" w:date="2026-09-06T00:00:00Z">
        <w:r>
          <w:t xml:space="preserve"> </w:t>
        </w:r>
      </w:ins>
      <w:ins w:id="14372" w:author="Leon Sandler" w:date="2026-09-06T00:00:00Z">
        <w:r>
          <w:t>for</w:t>
        </w:r>
      </w:ins>
      <w:ins w:id="14373" w:author="Leon Sandler" w:date="2026-09-06T00:00:00Z">
        <w:r>
          <w:t xml:space="preserve"> </w:t>
        </w:r>
      </w:ins>
      <w:ins w:id="14374" w:author="Leon Sandler" w:date="2026-09-06T00:00:00Z">
        <w:r>
          <w:t>near-term</w:t>
        </w:r>
      </w:ins>
      <w:ins w:id="14375" w:author="Leon Sandler" w:date="2026-09-06T00:00:00Z">
        <w:r>
          <w:t xml:space="preserve"> </w:t>
        </w:r>
      </w:ins>
      <w:ins w:id="14376" w:author="Leon Sandler" w:date="2026-09-06T00:00:00Z">
        <w:r>
          <w:t>deployment,</w:t>
        </w:r>
      </w:ins>
      <w:ins w:id="14377" w:author="Leon Sandler" w:date="2026-09-06T00:00:00Z">
        <w:r>
          <w:t xml:space="preserve"> </w:t>
        </w:r>
      </w:ins>
      <w:ins w:id="14378" w:author="Leon Sandler" w:date="2026-09-06T00:00:00Z">
        <w:r>
          <w:t>and</w:t>
        </w:r>
      </w:ins>
      <w:ins w:id="14379" w:author="Leon Sandler" w:date="2026-09-06T00:00:00Z">
        <w:r>
          <w:t xml:space="preserve"> </w:t>
        </w:r>
      </w:ins>
      <w:ins w:id="14380" w:author="Leon Sandler" w:date="2026-09-06T00:00:00Z">
        <w:r>
          <w:t>the</w:t>
        </w:r>
      </w:ins>
      <w:ins w:id="14381" w:author="Leon Sandler" w:date="2026-09-06T00:00:00Z">
        <w:r>
          <w:t xml:space="preserve"> </w:t>
        </w:r>
      </w:ins>
      <w:ins w:id="14382" w:author="Leon Sandler" w:date="2026-09-06T00:00:00Z">
        <w:r>
          <w:t>continuous</w:t>
        </w:r>
      </w:ins>
      <w:ins w:id="14383" w:author="Leon Sandler" w:date="2026-09-06T00:00:00Z">
        <w:r>
          <w:t xml:space="preserve"> </w:t>
        </w:r>
      </w:ins>
      <w:ins w:id="14384" w:author="Leon Sandler" w:date="2026-09-06T00:00:00Z">
        <w:r>
          <w:t>~60</w:t>
        </w:r>
      </w:ins>
      <w:ins w:id="14385" w:author="Leon Sandler" w:date="2026-09-06T00:00:00Z">
        <w:r>
          <w:t xml:space="preserve"> </w:t>
        </w:r>
      </w:ins>
      <w:ins w:id="14386" w:author="Leon Sandler" w:date="2026-09-06T00:00:00Z">
        <w:r>
          <w:t>kW</w:t>
        </w:r>
      </w:ins>
      <w:ins w:id="14387" w:author="Leon Sandler" w:date="2026-09-06T00:00:00Z">
        <w:r>
          <w:t xml:space="preserve"> </w:t>
        </w:r>
      </w:ins>
      <w:ins w:id="14388" w:author="Leon Sandler" w:date="2026-09-06T00:00:00Z">
        <w:r>
          <w:t>electrical</w:t>
        </w:r>
      </w:ins>
      <w:ins w:id="14389" w:author="Leon Sandler" w:date="2026-09-06T00:00:00Z">
        <w:r>
          <w:t xml:space="preserve"> </w:t>
        </w:r>
      </w:ins>
      <w:ins w:id="14390" w:author="Leon Sandler" w:date="2026-09-06T00:00:00Z">
        <w:r>
          <w:t>power</w:t>
        </w:r>
      </w:ins>
      <w:ins w:id="14391" w:author="Leon Sandler" w:date="2026-09-06T00:00:00Z">
        <w:r>
          <w:t xml:space="preserve"> </w:t>
        </w:r>
      </w:ins>
      <w:ins w:id="14392" w:author="Leon Sandler" w:date="2026-09-06T00:00:00Z">
        <w:r>
          <w:t>demand</w:t>
        </w:r>
      </w:ins>
      <w:ins w:id="14393" w:author="Leon Sandler" w:date="2026-09-06T00:00:00Z">
        <w:r>
          <w:t xml:space="preserve"> </w:t>
        </w:r>
      </w:ins>
      <w:ins w:id="14394" w:author="Leon Sandler" w:date="2026-09-06T00:00:00Z">
        <w:r>
          <w:t>implied</w:t>
        </w:r>
      </w:ins>
      <w:ins w:id="14395" w:author="Leon Sandler" w:date="2026-09-06T00:00:00Z">
        <w:r>
          <w:t xml:space="preserve"> </w:t>
        </w:r>
      </w:ins>
      <w:ins w:id="14396" w:author="Leon Sandler" w:date="2026-09-06T00:00:00Z">
        <w:r>
          <w:t>by</w:t>
        </w:r>
      </w:ins>
      <w:ins w:id="14397" w:author="Leon Sandler" w:date="2026-09-06T00:00:00Z">
        <w:r>
          <w:t xml:space="preserve"> </w:t>
        </w:r>
      </w:ins>
      <w:ins w:id="14398" w:author="Leon Sandler" w:date="2026-09-06T00:00:00Z">
        <w:r>
          <w:t>the</w:t>
        </w:r>
      </w:ins>
      <w:ins w:id="14399" w:author="Leon Sandler" w:date="2026-09-06T00:00:00Z">
        <w:r>
          <w:t xml:space="preserve"> </w:t>
        </w:r>
      </w:ins>
      <w:ins w:id="14400" w:author="Leon Sandler" w:date="2026-09-06T00:00:00Z">
        <w:r>
          <w:t>cryogenic</w:t>
        </w:r>
      </w:ins>
      <w:ins w:id="14401" w:author="Leon Sandler" w:date="2026-09-06T00:00:00Z">
        <w:r>
          <w:t xml:space="preserve"> </w:t>
        </w:r>
      </w:ins>
      <w:ins w:id="14402" w:author="Leon Sandler" w:date="2026-09-06T00:00:00Z">
        <w:r>
          <w:t>subsystem</w:t>
        </w:r>
      </w:ins>
      <w:ins w:id="14403" w:author="Leon Sandler" w:date="2026-09-06T00:00:00Z">
        <w:r>
          <w:t xml:space="preserve"> </w:t>
        </w:r>
      </w:ins>
      <w:ins w:id="14404" w:author="Leon Sandler" w:date="2026-09-06T00:00:00Z">
        <w:r>
          <w:t>(Section</w:t>
        </w:r>
      </w:ins>
      <w:ins w:id="14405" w:author="Leon Sandler" w:date="2026-09-06T00:00:00Z">
        <w:r>
          <w:t xml:space="preserve"> </w:t>
        </w:r>
      </w:ins>
      <w:ins w:id="14406" w:author="Leon Sandler" w:date="2026-09-06T00:00:00Z">
        <w:r>
          <w:t>11.2–11.3)</w:t>
        </w:r>
      </w:ins>
      <w:ins w:id="14407" w:author="Leon Sandler" w:date="2026-09-06T00:00:00Z">
        <w:r>
          <w:t xml:space="preserve"> </w:t>
        </w:r>
      </w:ins>
      <w:ins w:id="14408" w:author="Leon Sandler" w:date="2026-09-06T00:00:00Z">
        <w:r>
          <w:t>is</w:t>
        </w:r>
      </w:ins>
      <w:ins w:id="14409" w:author="Leon Sandler" w:date="2026-09-06T00:00:00Z">
        <w:r>
          <w:t xml:space="preserve"> </w:t>
        </w:r>
      </w:ins>
      <w:ins w:id="14410" w:author="Leon Sandler" w:date="2026-09-06T00:00:00Z">
        <w:r>
          <w:t>comparable</w:t>
        </w:r>
      </w:ins>
      <w:ins w:id="14411" w:author="Leon Sandler" w:date="2026-09-06T00:00:00Z">
        <w:r>
          <w:t xml:space="preserve"> </w:t>
        </w:r>
      </w:ins>
      <w:ins w:id="14412" w:author="Leon Sandler" w:date="2026-09-06T00:00:00Z">
        <w:r>
          <w:t>to</w:t>
        </w:r>
      </w:ins>
      <w:ins w:id="14413" w:author="Leon Sandler" w:date="2026-09-06T00:00:00Z">
        <w:r>
          <w:t xml:space="preserve"> </w:t>
        </w:r>
      </w:ins>
      <w:ins w:id="14414" w:author="Leon Sandler" w:date="2026-09-06T00:00:00Z">
        <w:r>
          <w:t>a</w:t>
        </w:r>
      </w:ins>
      <w:ins w:id="14415" w:author="Leon Sandler" w:date="2026-09-06T00:00:00Z">
        <w:r>
          <w:t xml:space="preserve"> </w:t>
        </w:r>
      </w:ins>
      <w:ins w:id="14416" w:author="Leon Sandler" w:date="2026-09-06T00:00:00Z">
        <w:r>
          <w:t>substantial</w:t>
        </w:r>
      </w:ins>
      <w:ins w:id="14417" w:author="Leon Sandler" w:date="2026-09-06T00:00:00Z">
        <w:r>
          <w:t xml:space="preserve"> </w:t>
        </w:r>
      </w:ins>
      <w:ins w:id="14418" w:author="Leon Sandler" w:date="2026-09-06T00:00:00Z">
        <w:r>
          <w:t>fraction</w:t>
        </w:r>
      </w:ins>
      <w:ins w:id="14419" w:author="Leon Sandler" w:date="2026-09-06T00:00:00Z">
        <w:r>
          <w:t xml:space="preserve"> </w:t>
        </w:r>
      </w:ins>
      <w:ins w:id="14420" w:author="Leon Sandler" w:date="2026-09-06T00:00:00Z">
        <w:r>
          <w:t>of</w:t>
        </w:r>
      </w:ins>
      <w:ins w:id="14421" w:author="Leon Sandler" w:date="2026-09-06T00:00:00Z">
        <w:r>
          <w:t xml:space="preserve"> </w:t>
        </w:r>
      </w:ins>
      <w:ins w:id="14422" w:author="Leon Sandler" w:date="2026-09-06T00:00:00Z">
        <w:r>
          <w:t>the</w:t>
        </w:r>
      </w:ins>
      <w:ins w:id="14423" w:author="Leon Sandler" w:date="2026-09-06T00:00:00Z">
        <w:r>
          <w:t xml:space="preserve"> </w:t>
        </w:r>
      </w:ins>
      <w:ins w:id="14424" w:author="Leon Sandler" w:date="2026-09-06T00:00:00Z">
        <w:r>
          <w:t>total</w:t>
        </w:r>
      </w:ins>
      <w:ins w:id="14425" w:author="Leon Sandler" w:date="2026-09-06T00:00:00Z">
        <w:r>
          <w:t xml:space="preserve"> </w:t>
        </w:r>
      </w:ins>
      <w:ins w:id="14426" w:author="Leon Sandler" w:date="2026-09-06T00:00:00Z">
        <w:r>
          <w:t>power</w:t>
        </w:r>
      </w:ins>
      <w:ins w:id="14427" w:author="Leon Sandler" w:date="2026-09-06T00:00:00Z">
        <w:r>
          <w:t xml:space="preserve"> </w:t>
        </w:r>
      </w:ins>
      <w:ins w:id="14428" w:author="Leon Sandler" w:date="2026-09-06T00:00:00Z">
        <w:r>
          <w:t>budget</w:t>
        </w:r>
      </w:ins>
      <w:ins w:id="14429" w:author="Leon Sandler" w:date="2026-09-06T00:00:00Z">
        <w:r>
          <w:t xml:space="preserve"> </w:t>
        </w:r>
      </w:ins>
      <w:ins w:id="14430" w:author="Leon Sandler" w:date="2026-09-06T00:00:00Z">
        <w:r>
          <w:t>likely</w:t>
        </w:r>
      </w:ins>
      <w:ins w:id="14431" w:author="Leon Sandler" w:date="2026-09-06T00:00:00Z">
        <w:r>
          <w:t xml:space="preserve"> </w:t>
        </w:r>
      </w:ins>
      <w:ins w:id="14432" w:author="Leon Sandler" w:date="2026-09-06T00:00:00Z">
        <w:r>
          <w:t>available</w:t>
        </w:r>
      </w:ins>
      <w:ins w:id="14433" w:author="Leon Sandler" w:date="2026-09-06T00:00:00Z">
        <w:r>
          <w:t xml:space="preserve"> </w:t>
        </w:r>
      </w:ins>
      <w:ins w:id="14434" w:author="Leon Sandler" w:date="2026-09-06T00:00:00Z">
        <w:r>
          <w:t>to</w:t>
        </w:r>
      </w:ins>
      <w:ins w:id="14435" w:author="Leon Sandler" w:date="2026-09-06T00:00:00Z">
        <w:r>
          <w:t xml:space="preserve"> </w:t>
        </w:r>
      </w:ins>
      <w:ins w:id="14436" w:author="Leon Sandler" w:date="2026-09-06T00:00:00Z">
        <w:r>
          <w:t>an</w:t>
        </w:r>
      </w:ins>
      <w:ins w:id="14437" w:author="Leon Sandler" w:date="2026-09-06T00:00:00Z">
        <w:r>
          <w:t xml:space="preserve"> </w:t>
        </w:r>
      </w:ins>
      <w:ins w:id="14438" w:author="Leon Sandler" w:date="2026-09-06T00:00:00Z">
        <w:r>
          <w:t>early</w:t>
        </w:r>
      </w:ins>
      <w:ins w:id="14439" w:author="Leon Sandler" w:date="2026-09-06T00:00:00Z">
        <w:r>
          <w:t xml:space="preserve"> </w:t>
        </w:r>
      </w:ins>
      <w:ins w:id="14440" w:author="Leon Sandler" w:date="2026-09-06T00:00:00Z">
        <w:r>
          <w:t>lunar</w:t>
        </w:r>
      </w:ins>
      <w:ins w:id="14441" w:author="Leon Sandler" w:date="2026-09-06T00:00:00Z">
        <w:r>
          <w:t xml:space="preserve"> </w:t>
        </w:r>
      </w:ins>
      <w:ins w:id="14442" w:author="Leon Sandler" w:date="2026-09-06T00:00:00Z">
        <w:r>
          <w:t>surface</w:t>
        </w:r>
      </w:ins>
      <w:ins w:id="14443" w:author="Leon Sandler" w:date="2026-09-06T00:00:00Z">
        <w:r>
          <w:t xml:space="preserve"> </w:t>
        </w:r>
      </w:ins>
      <w:ins w:id="14444" w:author="Leon Sandler" w:date="2026-09-06T00:00:00Z">
        <w:r>
          <w:t>outpost,</w:t>
        </w:r>
      </w:ins>
      <w:ins w:id="14445" w:author="Leon Sandler" w:date="2026-09-06T00:00:00Z">
        <w:r>
          <w:t xml:space="preserve"> </w:t>
        </w:r>
      </w:ins>
      <w:ins w:id="14446" w:author="Leon Sandler" w:date="2026-09-06T00:00:00Z">
        <w:r>
          <w:t>meaning</w:t>
        </w:r>
      </w:ins>
      <w:ins w:id="14447" w:author="Leon Sandler" w:date="2026-09-06T00:00:00Z">
        <w:r>
          <w:t xml:space="preserve"> </w:t>
        </w:r>
      </w:ins>
      <w:ins w:id="14448" w:author="Leon Sandler" w:date="2026-09-06T00:00:00Z">
        <w:r>
          <w:t>that</w:t>
        </w:r>
      </w:ins>
      <w:ins w:id="14449" w:author="Leon Sandler" w:date="2026-09-06T00:00:00Z">
        <w:r>
          <w:t xml:space="preserve"> </w:t>
        </w:r>
      </w:ins>
      <w:ins w:id="14450" w:author="Leon Sandler" w:date="2026-09-06T00:00:00Z">
        <w:r>
          <w:t>this</w:t>
        </w:r>
      </w:ins>
      <w:ins w:id="14451" w:author="Leon Sandler" w:date="2026-09-06T00:00:00Z">
        <w:r>
          <w:t xml:space="preserve"> </w:t>
        </w:r>
      </w:ins>
      <w:ins w:id="14452" w:author="Leon Sandler" w:date="2026-09-06T00:00:00Z">
        <w:r>
          <w:t>concept's</w:t>
        </w:r>
      </w:ins>
      <w:ins w:id="14453" w:author="Leon Sandler" w:date="2026-09-06T00:00:00Z">
        <w:r>
          <w:t xml:space="preserve"> </w:t>
        </w:r>
      </w:ins>
      <w:ins w:id="14454" w:author="Leon Sandler" w:date="2026-09-06T00:00:00Z">
        <w:r>
          <w:t>power</w:t>
        </w:r>
      </w:ins>
      <w:ins w:id="14455" w:author="Leon Sandler" w:date="2026-09-06T00:00:00Z">
        <w:r>
          <w:t xml:space="preserve"> </w:t>
        </w:r>
      </w:ins>
      <w:ins w:id="14456" w:author="Leon Sandler" w:date="2026-09-06T00:00:00Z">
        <w:r>
          <w:t>demand</w:t>
        </w:r>
      </w:ins>
      <w:ins w:id="14457" w:author="Leon Sandler" w:date="2026-09-06T00:00:00Z">
        <w:r>
          <w:t xml:space="preserve"> </w:t>
        </w:r>
      </w:ins>
      <w:ins w:id="14458" w:author="Leon Sandler" w:date="2026-09-06T00:00:00Z">
        <w:r>
          <w:t>should</w:t>
        </w:r>
      </w:ins>
      <w:ins w:id="14459" w:author="Leon Sandler" w:date="2026-09-06T00:00:00Z">
        <w:r>
          <w:t xml:space="preserve"> </w:t>
        </w:r>
      </w:ins>
      <w:ins w:id="14460" w:author="Leon Sandler" w:date="2026-09-06T00:00:00Z">
        <w:r>
          <w:t>be</w:t>
        </w:r>
      </w:ins>
      <w:ins w:id="14461" w:author="Leon Sandler" w:date="2026-09-06T00:00:00Z">
        <w:r>
          <w:t xml:space="preserve"> </w:t>
        </w:r>
      </w:ins>
      <w:ins w:id="14462" w:author="Leon Sandler" w:date="2026-09-06T00:00:00Z">
        <w:r>
          <w:t>evaluated</w:t>
        </w:r>
      </w:ins>
      <w:ins w:id="14463" w:author="Leon Sandler" w:date="2026-09-06T00:00:00Z">
        <w:r>
          <w:t xml:space="preserve"> </w:t>
        </w:r>
      </w:ins>
      <w:ins w:id="14464" w:author="Leon Sandler" w:date="2026-09-06T00:00:00Z">
        <w:r>
          <w:t>as</w:t>
        </w:r>
      </w:ins>
      <w:ins w:id="14465" w:author="Leon Sandler" w:date="2026-09-06T00:00:00Z">
        <w:r>
          <w:t xml:space="preserve"> </w:t>
        </w:r>
      </w:ins>
      <w:ins w:id="14466" w:author="Leon Sandler" w:date="2026-09-06T00:00:00Z">
        <w:r>
          <w:t>a</w:t>
        </w:r>
      </w:ins>
      <w:ins w:id="14467" w:author="Leon Sandler" w:date="2026-09-06T00:00:00Z">
        <w:r>
          <w:t xml:space="preserve"> </w:t>
        </w:r>
      </w:ins>
      <w:ins w:id="14468" w:author="Leon Sandler" w:date="2026-09-06T00:00:00Z">
        <w:r>
          <w:t>mission-architecture-level</w:t>
        </w:r>
      </w:ins>
      <w:ins w:id="14469" w:author="Leon Sandler" w:date="2026-09-06T00:00:00Z">
        <w:r>
          <w:t xml:space="preserve"> </w:t>
        </w:r>
      </w:ins>
      <w:ins w:id="14470" w:author="Leon Sandler" w:date="2026-09-06T00:00:00Z">
        <w:r>
          <w:t>trade,</w:t>
        </w:r>
      </w:ins>
      <w:ins w:id="14471" w:author="Leon Sandler" w:date="2026-09-06T00:00:00Z">
        <w:r>
          <w:t xml:space="preserve"> </w:t>
        </w:r>
      </w:ins>
      <w:ins w:id="14472" w:author="Leon Sandler" w:date="2026-09-06T00:00:00Z">
        <w:r>
          <w:t>not</w:t>
        </w:r>
      </w:ins>
      <w:ins w:id="14473" w:author="Leon Sandler" w:date="2026-09-06T00:00:00Z">
        <w:r>
          <w:t xml:space="preserve"> </w:t>
        </w:r>
      </w:ins>
      <w:ins w:id="14474" w:author="Leon Sandler" w:date="2026-09-06T00:00:00Z">
        <w:r>
          <w:t>merely</w:t>
        </w:r>
      </w:ins>
      <w:ins w:id="14475" w:author="Leon Sandler" w:date="2026-09-06T00:00:00Z">
        <w:r>
          <w:t xml:space="preserve"> </w:t>
        </w:r>
      </w:ins>
      <w:ins w:id="14476" w:author="Leon Sandler" w:date="2026-09-06T00:00:00Z">
        <w:r>
          <w:t>as</w:t>
        </w:r>
      </w:ins>
      <w:ins w:id="14477" w:author="Leon Sandler" w:date="2026-09-06T00:00:00Z">
        <w:r>
          <w:t xml:space="preserve"> </w:t>
        </w:r>
      </w:ins>
      <w:ins w:id="14478" w:author="Leon Sandler" w:date="2026-09-06T00:00:00Z">
        <w:r>
          <w:t>a</w:t>
        </w:r>
      </w:ins>
      <w:ins w:id="14479" w:author="Leon Sandler" w:date="2026-09-06T00:00:00Z">
        <w:r>
          <w:t xml:space="preserve"> </w:t>
        </w:r>
      </w:ins>
      <w:ins w:id="14480" w:author="Leon Sandler" w:date="2026-09-06T00:00:00Z">
        <w:r>
          <w:t>subsystem</w:t>
        </w:r>
      </w:ins>
      <w:ins w:id="14481" w:author="Leon Sandler" w:date="2026-09-06T00:00:00Z">
        <w:r>
          <w:t xml:space="preserve"> </w:t>
        </w:r>
      </w:ins>
      <w:ins w:id="14482" w:author="Leon Sandler" w:date="2026-09-06T00:00:00Z">
        <w:r>
          <w:t>detail</w:t>
        </w:r>
      </w:ins>
      <w:ins w:id="14483" w:author="Leon Sandler" w:date="2026-09-06T00:00:00Z">
        <w:r>
          <w:t xml:space="preserve"> </w:t>
        </w:r>
      </w:ins>
      <w:ins w:id="14484" w:author="Leon Sandler" w:date="2026-09-06T00:00:00Z">
        <w:r>
          <w:t>internal</w:t>
        </w:r>
      </w:ins>
      <w:ins w:id="14485" w:author="Leon Sandler" w:date="2026-09-06T00:00:00Z">
        <w:r>
          <w:t xml:space="preserve"> </w:t>
        </w:r>
      </w:ins>
      <w:ins w:id="14486" w:author="Leon Sandler" w:date="2026-09-06T00:00:00Z">
        <w:r>
          <w:t>to</w:t>
        </w:r>
      </w:ins>
      <w:ins w:id="14487" w:author="Leon Sandler" w:date="2026-09-06T00:00:00Z">
        <w:r>
          <w:t xml:space="preserve"> </w:t>
        </w:r>
      </w:ins>
      <w:ins w:id="14488" w:author="Leon Sandler" w:date="2026-09-06T00:00:00Z">
        <w:r>
          <w:t>the</w:t>
        </w:r>
      </w:ins>
      <w:ins w:id="14489" w:author="Leon Sandler" w:date="2026-09-06T00:00:00Z">
        <w:r>
          <w:t xml:space="preserve"> </w:t>
        </w:r>
      </w:ins>
      <w:ins w:id="14490" w:author="Leon Sandler" w:date="2026-09-06T00:00:00Z">
        <w:r>
          <w:t>shield</w:t>
        </w:r>
      </w:ins>
      <w:ins w:id="14491" w:author="Leon Sandler" w:date="2026-09-06T00:00:00Z">
        <w:r>
          <w:t xml:space="preserve"> </w:t>
        </w:r>
      </w:ins>
      <w:ins w:id="14492" w:author="Leon Sandler" w:date="2026-09-06T00:00:00Z">
        <w:r>
          <w:t>itself.</w:t>
        </w:r>
      </w:ins>
      <w:ins w:id="14493" w:author="Leon Sandler" w:date="2026-09-06T00:00:00Z">
        <w:r>
          <w:t xml:space="preserve"> </w:t>
        </w:r>
      </w:ins>
      <w:ins w:id="14494" w:author="Leon Sandler" w:date="2026-09-06T00:00:00Z">
        <w:r>
          <w:t>Likewise,</w:t>
        </w:r>
      </w:ins>
      <w:ins w:id="14495" w:author="Leon Sandler" w:date="2026-09-06T00:00:00Z">
        <w:r>
          <w:t xml:space="preserve"> </w:t>
        </w:r>
      </w:ins>
      <w:ins w:id="14496" w:author="Leon Sandler" w:date="2026-09-06T00:00:00Z">
        <w:r>
          <w:t>the</w:t>
        </w:r>
      </w:ins>
      <w:ins w:id="14497" w:author="Leon Sandler" w:date="2026-09-06T00:00:00Z">
        <w:r>
          <w:t xml:space="preserve"> </w:t>
        </w:r>
      </w:ins>
      <w:ins w:id="14498" w:author="Leon Sandler" w:date="2026-09-06T00:00:00Z">
        <w:r>
          <w:t>dose-context</w:t>
        </w:r>
      </w:ins>
      <w:ins w:id="14499" w:author="Leon Sandler" w:date="2026-09-06T00:00:00Z">
        <w:r>
          <w:t xml:space="preserve"> </w:t>
        </w:r>
      </w:ins>
      <w:ins w:id="14500" w:author="Leon Sandler" w:date="2026-09-06T00:00:00Z">
        <w:r>
          <w:t>analysis</w:t>
        </w:r>
      </w:ins>
      <w:ins w:id="14501" w:author="Leon Sandler" w:date="2026-09-06T00:00:00Z">
        <w:r>
          <w:t xml:space="preserve"> </w:t>
        </w:r>
      </w:ins>
      <w:ins w:id="14502" w:author="Leon Sandler" w:date="2026-09-06T00:00:00Z">
        <w:r>
          <w:t>of</w:t>
        </w:r>
      </w:ins>
      <w:ins w:id="14503" w:author="Leon Sandler" w:date="2026-09-06T00:00:00Z">
        <w:r>
          <w:t xml:space="preserve"> </w:t>
        </w:r>
      </w:ins>
      <w:ins w:id="14504" w:author="Leon Sandler" w:date="2026-09-06T00:00:00Z">
        <w:r>
          <w:t>Section</w:t>
        </w:r>
      </w:ins>
      <w:ins w:id="14505" w:author="Leon Sandler" w:date="2026-09-06T00:00:00Z">
        <w:r>
          <w:t xml:space="preserve"> </w:t>
        </w:r>
      </w:ins>
      <w:ins w:id="14506" w:author="Leon Sandler" w:date="2026-09-06T00:00:00Z">
        <w:r>
          <w:t>10</w:t>
        </w:r>
      </w:ins>
      <w:ins w:id="14507" w:author="Leon Sandler" w:date="2026-09-06T00:00:00Z">
        <w:r>
          <w:t xml:space="preserve"> </w:t>
        </w:r>
      </w:ins>
      <w:ins w:id="14508" w:author="Leon Sandler" w:date="2026-09-06T00:00:00Z">
        <w:r>
          <w:t>makes</w:t>
        </w:r>
      </w:ins>
      <w:ins w:id="14509" w:author="Leon Sandler" w:date="2026-09-06T00:00:00Z">
        <w:r>
          <w:t xml:space="preserve"> </w:t>
        </w:r>
      </w:ins>
      <w:ins w:id="14510" w:author="Leon Sandler" w:date="2026-09-06T00:00:00Z">
        <w:r>
          <w:t>clear</w:t>
        </w:r>
      </w:ins>
      <w:ins w:id="14511" w:author="Leon Sandler" w:date="2026-09-06T00:00:00Z">
        <w:r>
          <w:t xml:space="preserve"> </w:t>
        </w:r>
      </w:ins>
      <w:ins w:id="14512" w:author="Leon Sandler" w:date="2026-09-06T00:00:00Z">
        <w:r>
          <w:t>that</w:t>
        </w:r>
      </w:ins>
      <w:ins w:id="14513" w:author="Leon Sandler" w:date="2026-09-06T00:00:00Z">
        <w:r>
          <w:t xml:space="preserve"> </w:t>
        </w:r>
      </w:ins>
      <w:ins w:id="14514" w:author="Leon Sandler" w:date="2026-09-06T00:00:00Z">
        <w:r>
          <w:t>this</w:t>
        </w:r>
      </w:ins>
      <w:ins w:id="14515" w:author="Leon Sandler" w:date="2026-09-06T00:00:00Z">
        <w:r>
          <w:t xml:space="preserve"> </w:t>
        </w:r>
      </w:ins>
      <w:ins w:id="14516" w:author="Leon Sandler" w:date="2026-09-06T00:00:00Z">
        <w:r>
          <w:t>paper's</w:t>
        </w:r>
      </w:ins>
      <w:ins w:id="14517" w:author="Leon Sandler" w:date="2026-09-06T00:00:00Z">
        <w:r>
          <w:t xml:space="preserve"> </w:t>
        </w:r>
      </w:ins>
      <w:ins w:id="14518" w:author="Leon Sandler" w:date="2026-09-06T00:00:00Z">
        <w:r>
          <w:t>fluence-based</w:t>
        </w:r>
      </w:ins>
      <w:ins w:id="14519" w:author="Leon Sandler" w:date="2026-09-06T00:00:00Z">
        <w:r>
          <w:t xml:space="preserve"> </w:t>
        </w:r>
      </w:ins>
      <w:ins w:id="14520" w:author="Leon Sandler" w:date="2026-09-06T00:00:00Z">
        <w:r>
          <w:t>ranking,</w:t>
        </w:r>
      </w:ins>
      <w:ins w:id="14521" w:author="Leon Sandler" w:date="2026-09-06T00:00:00Z">
        <w:r>
          <w:t xml:space="preserve"> </w:t>
        </w:r>
      </w:ins>
      <w:ins w:id="14522" w:author="Leon Sandler" w:date="2026-09-06T00:00:00Z">
        <w:r>
          <w:t>while</w:t>
        </w:r>
      </w:ins>
      <w:ins w:id="14523" w:author="Leon Sandler" w:date="2026-09-06T00:00:00Z">
        <w:r>
          <w:t xml:space="preserve"> </w:t>
        </w:r>
      </w:ins>
      <w:ins w:id="14524" w:author="Leon Sandler" w:date="2026-09-06T00:00:00Z">
        <w:r>
          <w:t>internally</w:t>
        </w:r>
      </w:ins>
      <w:ins w:id="14525" w:author="Leon Sandler" w:date="2026-09-06T00:00:00Z">
        <w:r>
          <w:t xml:space="preserve"> </w:t>
        </w:r>
      </w:ins>
      <w:ins w:id="14526" w:author="Leon Sandler" w:date="2026-09-06T00:00:00Z">
        <w:r>
          <w:t>consistent</w:t>
        </w:r>
      </w:ins>
      <w:ins w:id="14527" w:author="Leon Sandler" w:date="2026-09-06T00:00:00Z">
        <w:r>
          <w:t xml:space="preserve"> </w:t>
        </w:r>
      </w:ins>
      <w:ins w:id="14528" w:author="Leon Sandler" w:date="2026-09-06T00:00:00Z">
        <w:r>
          <w:t>and</w:t>
        </w:r>
      </w:ins>
      <w:ins w:id="14529" w:author="Leon Sandler" w:date="2026-09-06T00:00:00Z">
        <w:r>
          <w:t xml:space="preserve"> </w:t>
        </w:r>
      </w:ins>
      <w:ins w:id="14530" w:author="Leon Sandler" w:date="2026-09-06T00:00:00Z">
        <w:r>
          <w:t>grounded</w:t>
        </w:r>
      </w:ins>
      <w:ins w:id="14531" w:author="Leon Sandler" w:date="2026-09-06T00:00:00Z">
        <w:r>
          <w:t xml:space="preserve"> </w:t>
        </w:r>
      </w:ins>
      <w:ins w:id="14532" w:author="Leon Sandler" w:date="2026-09-06T00:00:00Z">
        <w:r>
          <w:t>in</w:t>
        </w:r>
      </w:ins>
      <w:ins w:id="14533" w:author="Leon Sandler" w:date="2026-09-06T00:00:00Z">
        <w:r>
          <w:t xml:space="preserve"> </w:t>
        </w:r>
      </w:ins>
      <w:ins w:id="14534" w:author="Leon Sandler" w:date="2026-09-06T00:00:00Z">
        <w:r>
          <w:t>verified</w:t>
        </w:r>
      </w:ins>
      <w:ins w:id="14535" w:author="Leon Sandler" w:date="2026-09-06T00:00:00Z">
        <w:r>
          <w:t xml:space="preserve"> </w:t>
        </w:r>
      </w:ins>
      <w:ins w:id="14536" w:author="Leon Sandler" w:date="2026-09-06T00:00:00Z">
        <w:r>
          <w:t>simulation</w:t>
        </w:r>
      </w:ins>
      <w:ins w:id="14537" w:author="Leon Sandler" w:date="2026-09-06T00:00:00Z">
        <w:r>
          <w:t xml:space="preserve"> </w:t>
        </w:r>
      </w:ins>
      <w:ins w:id="14538" w:author="Leon Sandler" w:date="2026-09-06T00:00:00Z">
        <w:r>
          <w:t>physics,</w:t>
        </w:r>
      </w:ins>
      <w:ins w:id="14539" w:author="Leon Sandler" w:date="2026-09-06T00:00:00Z">
        <w:r>
          <w:t xml:space="preserve"> </w:t>
        </w:r>
      </w:ins>
      <w:ins w:id="14540" w:author="Leon Sandler" w:date="2026-09-06T00:00:00Z">
        <w:r>
          <w:t>has</w:t>
        </w:r>
      </w:ins>
      <w:ins w:id="14541" w:author="Leon Sandler" w:date="2026-09-06T00:00:00Z">
        <w:r>
          <w:t xml:space="preserve"> </w:t>
        </w:r>
      </w:ins>
      <w:ins w:id="14542" w:author="Leon Sandler" w:date="2026-09-06T00:00:00Z">
        <w:r>
          <w:t>not</w:t>
        </w:r>
      </w:ins>
      <w:ins w:id="14543" w:author="Leon Sandler" w:date="2026-09-06T00:00:00Z">
        <w:r>
          <w:t xml:space="preserve"> </w:t>
        </w:r>
      </w:ins>
      <w:ins w:id="14544" w:author="Leon Sandler" w:date="2026-09-06T00:00:00Z">
        <w:r>
          <w:t>yet</w:t>
        </w:r>
      </w:ins>
      <w:ins w:id="14545" w:author="Leon Sandler" w:date="2026-09-06T00:00:00Z">
        <w:r>
          <w:t xml:space="preserve"> </w:t>
        </w:r>
      </w:ins>
      <w:ins w:id="14546" w:author="Leon Sandler" w:date="2026-09-06T00:00:00Z">
        <w:r>
          <w:t>been</w:t>
        </w:r>
      </w:ins>
      <w:ins w:id="14547" w:author="Leon Sandler" w:date="2026-09-06T00:00:00Z">
        <w:r>
          <w:t xml:space="preserve"> </w:t>
        </w:r>
      </w:ins>
      <w:ins w:id="14548" w:author="Leon Sandler" w:date="2026-09-06T00:00:00Z">
        <w:r>
          <w:t>confirmed</w:t>
        </w:r>
      </w:ins>
      <w:ins w:id="14549" w:author="Leon Sandler" w:date="2026-09-06T00:00:00Z">
        <w:r>
          <w:t xml:space="preserve"> </w:t>
        </w:r>
      </w:ins>
      <w:ins w:id="14550" w:author="Leon Sandler" w:date="2026-09-06T00:00:00Z">
        <w:r>
          <w:t>at</w:t>
        </w:r>
      </w:ins>
      <w:ins w:id="14551" w:author="Leon Sandler" w:date="2026-09-06T00:00:00Z">
        <w:r>
          <w:t xml:space="preserve"> </w:t>
        </w:r>
      </w:ins>
      <w:ins w:id="14552" w:author="Leon Sandler" w:date="2026-09-06T00:00:00Z">
        <w:r>
          <w:t>the</w:t>
        </w:r>
      </w:ins>
      <w:ins w:id="14553" w:author="Leon Sandler" w:date="2026-09-06T00:00:00Z">
        <w:r>
          <w:t xml:space="preserve"> </w:t>
        </w:r>
      </w:ins>
      <w:ins w:id="14554" w:author="Leon Sandler" w:date="2026-09-06T00:00:00Z">
        <w:r>
          <w:t>dose</w:t>
        </w:r>
      </w:ins>
      <w:ins w:id="14555" w:author="Leon Sandler" w:date="2026-09-06T00:00:00Z">
        <w:r>
          <w:t xml:space="preserve"> </w:t>
        </w:r>
      </w:ins>
      <w:ins w:id="14556" w:author="Leon Sandler" w:date="2026-09-06T00:00:00Z">
        <w:r>
          <w:t>level</w:t>
        </w:r>
      </w:ins>
      <w:ins w:id="14557" w:author="Leon Sandler" w:date="2026-09-06T00:00:00Z">
        <w:r>
          <w:t xml:space="preserve"> </w:t>
        </w:r>
      </w:ins>
      <w:ins w:id="14558" w:author="Leon Sandler" w:date="2026-09-06T00:00:00Z">
        <w:r>
          <w:t>that</w:t>
        </w:r>
      </w:ins>
      <w:ins w:id="14559" w:author="Leon Sandler" w:date="2026-09-06T00:00:00Z">
        <w:r>
          <w:t xml:space="preserve"> </w:t>
        </w:r>
      </w:ins>
      <w:ins w:id="14560" w:author="Leon Sandler" w:date="2026-09-06T00:00:00Z">
        <w:r>
          <w:t>ultimately</w:t>
        </w:r>
      </w:ins>
      <w:ins w:id="14561" w:author="Leon Sandler" w:date="2026-09-06T00:00:00Z">
        <w:r>
          <w:t xml:space="preserve"> </w:t>
        </w:r>
      </w:ins>
      <w:ins w:id="14562" w:author="Leon Sandler" w:date="2026-09-06T00:00:00Z">
        <w:r>
          <w:t>determines</w:t>
        </w:r>
      </w:ins>
      <w:ins w:id="14563" w:author="Leon Sandler" w:date="2026-09-06T00:00:00Z">
        <w:r>
          <w:t xml:space="preserve"> </w:t>
        </w:r>
      </w:ins>
      <w:ins w:id="14564" w:author="Leon Sandler" w:date="2026-09-06T00:00:00Z">
        <w:r>
          <w:t>human</w:t>
        </w:r>
      </w:ins>
      <w:ins w:id="14565" w:author="Leon Sandler" w:date="2026-09-06T00:00:00Z">
        <w:r>
          <w:t xml:space="preserve"> </w:t>
        </w:r>
      </w:ins>
      <w:ins w:id="14566" w:author="Leon Sandler" w:date="2026-09-06T00:00:00Z">
        <w:r>
          <w:t>and</w:t>
        </w:r>
      </w:ins>
      <w:ins w:id="14567" w:author="Leon Sandler" w:date="2026-09-06T00:00:00Z">
        <w:r>
          <w:t xml:space="preserve"> </w:t>
        </w:r>
      </w:ins>
      <w:ins w:id="14568" w:author="Leon Sandler" w:date="2026-09-06T00:00:00Z">
        <w:r>
          <w:t>technological</w:t>
        </w:r>
      </w:ins>
      <w:ins w:id="14569" w:author="Leon Sandler" w:date="2026-09-06T00:00:00Z">
        <w:r>
          <w:t xml:space="preserve"> </w:t>
        </w:r>
      </w:ins>
      <w:ins w:id="14570" w:author="Leon Sandler" w:date="2026-09-06T00:00:00Z">
        <w:r>
          <w:t>risk,</w:t>
        </w:r>
      </w:ins>
      <w:ins w:id="14571" w:author="Leon Sandler" w:date="2026-09-06T00:00:00Z">
        <w:r>
          <w:t xml:space="preserve"> </w:t>
        </w:r>
      </w:ins>
      <w:ins w:id="14572" w:author="Leon Sandler" w:date="2026-09-06T00:00:00Z">
        <w:r>
          <w:t>and</w:t>
        </w:r>
      </w:ins>
      <w:ins w:id="14573" w:author="Leon Sandler" w:date="2026-09-06T00:00:00Z">
        <w:r>
          <w:t xml:space="preserve"> </w:t>
        </w:r>
      </w:ins>
      <w:ins w:id="14574" w:author="Leon Sandler" w:date="2026-09-06T00:00:00Z">
        <w:r>
          <w:t>we</w:t>
        </w:r>
      </w:ins>
      <w:ins w:id="14575" w:author="Leon Sandler" w:date="2026-09-06T00:00:00Z">
        <w:r>
          <w:t xml:space="preserve"> </w:t>
        </w:r>
      </w:ins>
      <w:ins w:id="14576" w:author="Leon Sandler" w:date="2026-09-06T00:00:00Z">
        <w:r>
          <w:t>regard</w:t>
        </w:r>
      </w:ins>
      <w:ins w:id="14577" w:author="Leon Sandler" w:date="2026-09-06T00:00:00Z">
        <w:r>
          <w:t xml:space="preserve"> </w:t>
        </w:r>
      </w:ins>
      <w:ins w:id="14578" w:author="Leon Sandler" w:date="2026-09-06T00:00:00Z">
        <w:r>
          <w:t>closing</w:t>
        </w:r>
      </w:ins>
      <w:ins w:id="14579" w:author="Leon Sandler" w:date="2026-09-06T00:00:00Z">
        <w:r>
          <w:t xml:space="preserve"> </w:t>
        </w:r>
      </w:ins>
      <w:ins w:id="14580" w:author="Leon Sandler" w:date="2026-09-06T00:00:00Z">
        <w:r>
          <w:t>that</w:t>
        </w:r>
      </w:ins>
      <w:ins w:id="14581" w:author="Leon Sandler" w:date="2026-09-06T00:00:00Z">
        <w:r>
          <w:t xml:space="preserve"> </w:t>
        </w:r>
      </w:ins>
      <w:ins w:id="14582" w:author="Leon Sandler" w:date="2026-09-06T00:00:00Z">
        <w:r>
          <w:t>gap</w:t>
        </w:r>
      </w:ins>
      <w:ins w:id="14583" w:author="Leon Sandler" w:date="2026-09-06T00:00:00Z">
        <w:r>
          <w:t xml:space="preserve"> </w:t>
        </w:r>
      </w:ins>
      <w:ins w:id="14584" w:author="Leon Sandler" w:date="2026-09-06T00:00:00Z">
        <w:r>
          <w:t>via</w:t>
        </w:r>
      </w:ins>
      <w:ins w:id="14585" w:author="Leon Sandler" w:date="2026-09-06T00:00:00Z">
        <w:r>
          <w:t xml:space="preserve"> </w:t>
        </w:r>
      </w:ins>
      <w:ins w:id="14586" w:author="Leon Sandler" w:date="2026-09-06T00:00:00Z">
        <w:r>
          <w:t>the</w:t>
        </w:r>
      </w:ins>
      <w:ins w:id="14587" w:author="Leon Sandler" w:date="2026-09-06T00:00:00Z">
        <w:r>
          <w:t xml:space="preserve"> </w:t>
        </w:r>
      </w:ins>
      <w:ins w:id="14588" w:author="Leon Sandler" w:date="2026-09-06T00:00:00Z">
        <w:r>
          <w:t>transport</w:t>
        </w:r>
      </w:ins>
      <w:ins w:id="14589" w:author="Leon Sandler" w:date="2026-09-06T00:00:00Z">
        <w:r>
          <w:t xml:space="preserve"> </w:t>
        </w:r>
      </w:ins>
      <w:ins w:id="14590" w:author="Leon Sandler" w:date="2026-09-06T00:00:00Z">
        <w:r>
          <w:t>calculation</w:t>
        </w:r>
      </w:ins>
      <w:ins w:id="14591" w:author="Leon Sandler" w:date="2026-09-06T00:00:00Z">
        <w:r>
          <w:t xml:space="preserve"> </w:t>
        </w:r>
      </w:ins>
      <w:ins w:id="14592" w:author="Leon Sandler" w:date="2026-09-06T00:00:00Z">
        <w:r>
          <w:t>specified</w:t>
        </w:r>
      </w:ins>
      <w:ins w:id="14593" w:author="Leon Sandler" w:date="2026-09-06T00:00:00Z">
        <w:r>
          <w:t xml:space="preserve"> </w:t>
        </w:r>
      </w:ins>
      <w:ins w:id="14594" w:author="Leon Sandler" w:date="2026-09-06T00:00:00Z">
        <w:r>
          <w:t>in</w:t>
        </w:r>
      </w:ins>
      <w:ins w:id="14595" w:author="Leon Sandler" w:date="2026-09-06T00:00:00Z">
        <w:r>
          <w:t xml:space="preserve"> </w:t>
        </w:r>
      </w:ins>
      <w:ins w:id="14596" w:author="Leon Sandler" w:date="2026-09-06T00:00:00Z">
        <w:r>
          <w:t>Section</w:t>
        </w:r>
      </w:ins>
      <w:ins w:id="14597" w:author="Leon Sandler" w:date="2026-09-06T00:00:00Z">
        <w:r>
          <w:t xml:space="preserve"> </w:t>
        </w:r>
      </w:ins>
      <w:ins w:id="14598" w:author="Leon Sandler" w:date="2026-09-06T00:00:00Z">
        <w:r>
          <w:t>10.4</w:t>
        </w:r>
      </w:ins>
      <w:ins w:id="14599" w:author="Leon Sandler" w:date="2026-09-06T00:00:00Z">
        <w:r>
          <w:t xml:space="preserve"> </w:t>
        </w:r>
      </w:ins>
      <w:ins w:id="14600" w:author="Leon Sandler" w:date="2026-09-06T00:00:00Z">
        <w:r>
          <w:t>as</w:t>
        </w:r>
      </w:ins>
      <w:ins w:id="14601" w:author="Leon Sandler" w:date="2026-09-06T00:00:00Z">
        <w:r>
          <w:t xml:space="preserve"> </w:t>
        </w:r>
      </w:ins>
      <w:ins w:id="14602" w:author="Leon Sandler" w:date="2026-09-06T00:00:00Z">
        <w:r>
          <w:t>the</w:t>
        </w:r>
      </w:ins>
      <w:ins w:id="14603" w:author="Leon Sandler" w:date="2026-09-06T00:00:00Z">
        <w:r>
          <w:t xml:space="preserve"> </w:t>
        </w:r>
      </w:ins>
      <w:ins w:id="14604" w:author="Leon Sandler" w:date="2026-09-06T00:00:00Z">
        <w:r>
          <w:t>single</w:t>
        </w:r>
      </w:ins>
      <w:ins w:id="14605" w:author="Leon Sandler" w:date="2026-09-06T00:00:00Z">
        <w:r>
          <w:t xml:space="preserve"> </w:t>
        </w:r>
      </w:ins>
      <w:ins w:id="14606" w:author="Leon Sandler" w:date="2026-09-06T00:00:00Z">
        <w:r>
          <w:t>highest-priority</w:t>
        </w:r>
      </w:ins>
      <w:ins w:id="14607" w:author="Leon Sandler" w:date="2026-09-06T00:00:00Z">
        <w:r>
          <w:t xml:space="preserve"> </w:t>
        </w:r>
      </w:ins>
      <w:ins w:id="14608" w:author="Leon Sandler" w:date="2026-09-06T00:00:00Z">
        <w:r>
          <w:t>remaining</w:t>
        </w:r>
      </w:ins>
      <w:ins w:id="14609" w:author="Leon Sandler" w:date="2026-09-06T00:00:00Z">
        <w:r>
          <w:t xml:space="preserve"> </w:t>
        </w:r>
      </w:ins>
      <w:ins w:id="14610" w:author="Leon Sandler" w:date="2026-09-06T00:00:00Z">
        <w:r>
          <w:t>scientific</w:t>
        </w:r>
      </w:ins>
      <w:ins w:id="14611" w:author="Leon Sandler" w:date="2026-09-06T00:00:00Z">
        <w:r>
          <w:t xml:space="preserve"> </w:t>
        </w:r>
      </w:ins>
      <w:ins w:id="14612" w:author="Leon Sandler" w:date="2026-09-06T00:00:00Z">
        <w:r>
          <w:t>task</w:t>
        </w:r>
      </w:ins>
      <w:ins w:id="14613" w:author="Leon Sandler" w:date="2026-09-06T00:00:00Z">
        <w:r>
          <w:t xml:space="preserve"> </w:t>
        </w:r>
      </w:ins>
      <w:ins w:id="14614" w:author="Leon Sandler" w:date="2026-09-06T00:00:00Z">
        <w:r>
          <w:t>for</w:t>
        </w:r>
      </w:ins>
      <w:ins w:id="14615" w:author="Leon Sandler" w:date="2026-09-06T00:00:00Z">
        <w:r>
          <w:t xml:space="preserve"> </w:t>
        </w:r>
      </w:ins>
      <w:ins w:id="14616" w:author="Leon Sandler" w:date="2026-09-06T00:00:00Z">
        <w:r>
          <w:t>this</w:t>
        </w:r>
      </w:ins>
      <w:ins w:id="14617" w:author="Leon Sandler" w:date="2026-09-06T00:00:00Z">
        <w:r>
          <w:t xml:space="preserve"> </w:t>
        </w:r>
      </w:ins>
      <w:ins w:id="14618" w:author="Leon Sandler" w:date="2026-09-06T00:00:00Z">
        <w:r>
          <w:t>line</w:t>
        </w:r>
      </w:ins>
      <w:ins w:id="14619" w:author="Leon Sandler" w:date="2026-09-06T00:00:00Z">
        <w:r>
          <w:t xml:space="preserve"> </w:t>
        </w:r>
      </w:ins>
      <w:ins w:id="14620" w:author="Leon Sandler" w:date="2026-09-06T00:00:00Z">
        <w:r>
          <w:t>of</w:t>
        </w:r>
      </w:ins>
      <w:ins w:id="14621" w:author="Leon Sandler" w:date="2026-09-06T00:00:00Z">
        <w:r>
          <w:t xml:space="preserve"> </w:t>
        </w:r>
      </w:ins>
      <w:ins w:id="14622" w:author="Leon Sandler" w:date="2026-09-06T00:00:00Z">
        <w:r>
          <w:t>work,</w:t>
        </w:r>
      </w:ins>
      <w:ins w:id="14623" w:author="Leon Sandler" w:date="2026-09-06T00:00:00Z">
        <w:r>
          <w:t xml:space="preserve"> </w:t>
        </w:r>
      </w:ins>
      <w:ins w:id="14624" w:author="Leon Sandler" w:date="2026-09-06T00:00:00Z">
        <w:r>
          <w:t>ahead</w:t>
        </w:r>
      </w:ins>
      <w:ins w:id="14625" w:author="Leon Sandler" w:date="2026-09-06T00:00:00Z">
        <w:r>
          <w:t xml:space="preserve"> </w:t>
        </w:r>
      </w:ins>
      <w:ins w:id="14626" w:author="Leon Sandler" w:date="2026-09-06T00:00:00Z">
        <w:r>
          <w:t>of</w:t>
        </w:r>
      </w:ins>
      <w:ins w:id="14627" w:author="Leon Sandler" w:date="2026-09-06T00:00:00Z">
        <w:r>
          <w:t xml:space="preserve"> </w:t>
        </w:r>
      </w:ins>
      <w:ins w:id="14628" w:author="Leon Sandler" w:date="2026-09-06T00:00:00Z">
        <w:r>
          <w:t>any</w:t>
        </w:r>
      </w:ins>
      <w:ins w:id="14629" w:author="Leon Sandler" w:date="2026-09-06T00:00:00Z">
        <w:r>
          <w:t xml:space="preserve"> </w:t>
        </w:r>
      </w:ins>
      <w:ins w:id="14630" w:author="Leon Sandler" w:date="2026-09-06T00:00:00Z">
        <w:r>
          <w:t>further</w:t>
        </w:r>
      </w:ins>
      <w:ins w:id="14631" w:author="Leon Sandler" w:date="2026-09-06T00:00:00Z">
        <w:r>
          <w:t xml:space="preserve"> </w:t>
        </w:r>
      </w:ins>
      <w:ins w:id="14632" w:author="Leon Sandler" w:date="2026-09-06T00:00:00Z">
        <w:r>
          <w:t>refinement</w:t>
        </w:r>
      </w:ins>
      <w:ins w:id="14633" w:author="Leon Sandler" w:date="2026-09-06T00:00:00Z">
        <w:r>
          <w:t xml:space="preserve"> </w:t>
        </w:r>
      </w:ins>
      <w:ins w:id="14634" w:author="Leon Sandler" w:date="2026-09-06T00:00:00Z">
        <w:r>
          <w:t>of</w:t>
        </w:r>
      </w:ins>
      <w:ins w:id="14635" w:author="Leon Sandler" w:date="2026-09-06T00:00:00Z">
        <w:r>
          <w:t xml:space="preserve"> </w:t>
        </w:r>
      </w:ins>
      <w:ins w:id="14636" w:author="Leon Sandler" w:date="2026-09-06T00:00:00Z">
        <w:r>
          <w:t>the</w:t>
        </w:r>
      </w:ins>
      <w:ins w:id="14637" w:author="Leon Sandler" w:date="2026-09-06T00:00:00Z">
        <w:r>
          <w:t xml:space="preserve"> </w:t>
        </w:r>
      </w:ins>
      <w:ins w:id="14638" w:author="Leon Sandler" w:date="2026-09-06T00:00:00Z">
        <w:r>
          <w:t>mass</w:t>
        </w:r>
      </w:ins>
      <w:ins w:id="14639" w:author="Leon Sandler" w:date="2026-09-06T00:00:00Z">
        <w:r>
          <w:t xml:space="preserve"> </w:t>
        </w:r>
      </w:ins>
      <w:ins w:id="14640" w:author="Leon Sandler" w:date="2026-09-06T00:00:00Z">
        <w:r>
          <w:t>budget</w:t>
        </w:r>
      </w:ins>
      <w:ins w:id="14641" w:author="Leon Sandler" w:date="2026-09-06T00:00:00Z">
        <w:r>
          <w:t xml:space="preserve"> </w:t>
        </w:r>
      </w:ins>
      <w:ins w:id="14642" w:author="Leon Sandler" w:date="2026-09-06T00:00:00Z">
        <w:r>
          <w:t>or</w:t>
        </w:r>
      </w:ins>
      <w:ins w:id="14643" w:author="Leon Sandler" w:date="2026-09-06T00:00:00Z">
        <w:r>
          <w:t xml:space="preserve"> </w:t>
        </w:r>
      </w:ins>
      <w:ins w:id="14644" w:author="Leon Sandler" w:date="2026-09-06T00:00:00Z">
        <w:r>
          <w:t>engineering</w:t>
        </w:r>
      </w:ins>
      <w:ins w:id="14645" w:author="Leon Sandler" w:date="2026-09-06T00:00:00Z">
        <w:r>
          <w:t xml:space="preserve"> </w:t>
        </w:r>
      </w:ins>
      <w:ins w:id="14646" w:author="Leon Sandler" w:date="2026-09-06T00:00:00Z">
        <w:r>
          <w:t>point</w:t>
        </w:r>
      </w:ins>
      <w:ins w:id="14647" w:author="Leon Sandler" w:date="2026-09-06T00:00:00Z">
        <w:r>
          <w:t xml:space="preserve"> </w:t>
        </w:r>
      </w:ins>
      <w:ins w:id="14648" w:author="Leon Sandler" w:date="2026-09-06T00:00:00Z">
        <w:r>
          <w:t>design.</w:t>
        </w:r>
      </w:ins>
    </w:p>
    <w:p>
      <w:ins w:id="14649" w:author="Leon Sandler" w:date="2026-09-06T00:00:00Z">
        <w:r>
          <w:t>Finally,</w:t>
        </w:r>
      </w:ins>
      <w:ins w:id="14650" w:author="Leon Sandler" w:date="2026-09-06T00:00:00Z">
        <w:r>
          <w:t xml:space="preserve"> </w:t>
        </w:r>
      </w:ins>
      <w:ins w:id="14651" w:author="Leon Sandler" w:date="2026-09-06T00:00:00Z">
        <w:r>
          <w:t>we</w:t>
        </w:r>
      </w:ins>
      <w:ins w:id="14652" w:author="Leon Sandler" w:date="2026-09-06T00:00:00Z">
        <w:r>
          <w:t xml:space="preserve"> </w:t>
        </w:r>
      </w:ins>
      <w:ins w:id="14653" w:author="Leon Sandler" w:date="2026-09-06T00:00:00Z">
        <w:r>
          <w:t>note</w:t>
        </w:r>
      </w:ins>
      <w:ins w:id="14654" w:author="Leon Sandler" w:date="2026-09-06T00:00:00Z">
        <w:r>
          <w:t xml:space="preserve"> </w:t>
        </w:r>
      </w:ins>
      <w:ins w:id="14655" w:author="Leon Sandler" w:date="2026-09-06T00:00:00Z">
        <w:r>
          <w:t>that</w:t>
        </w:r>
      </w:ins>
      <w:ins w:id="14656" w:author="Leon Sandler" w:date="2026-09-06T00:00:00Z">
        <w:r>
          <w:t xml:space="preserve"> </w:t>
        </w:r>
      </w:ins>
      <w:ins w:id="14657" w:author="Leon Sandler" w:date="2026-09-06T00:00:00Z">
        <w:r>
          <w:t>this</w:t>
        </w:r>
      </w:ins>
      <w:ins w:id="14658" w:author="Leon Sandler" w:date="2026-09-06T00:00:00Z">
        <w:r>
          <w:t xml:space="preserve"> </w:t>
        </w:r>
      </w:ins>
      <w:ins w:id="14659" w:author="Leon Sandler" w:date="2026-09-06T00:00:00Z">
        <w:r>
          <w:t>paper's</w:t>
        </w:r>
      </w:ins>
      <w:ins w:id="14660" w:author="Leon Sandler" w:date="2026-09-06T00:00:00Z">
        <w:r>
          <w:t xml:space="preserve"> </w:t>
        </w:r>
      </w:ins>
      <w:ins w:id="14661" w:author="Leon Sandler" w:date="2026-09-06T00:00:00Z">
        <w:r>
          <w:t>conclusions</w:t>
        </w:r>
      </w:ins>
      <w:ins w:id="14662" w:author="Leon Sandler" w:date="2026-09-06T00:00:00Z">
        <w:r>
          <w:t xml:space="preserve"> </w:t>
        </w:r>
      </w:ins>
      <w:ins w:id="14663" w:author="Leon Sandler" w:date="2026-09-06T00:00:00Z">
        <w:r>
          <w:t>are</w:t>
        </w:r>
      </w:ins>
      <w:ins w:id="14664" w:author="Leon Sandler" w:date="2026-09-06T00:00:00Z">
        <w:r>
          <w:t xml:space="preserve"> </w:t>
        </w:r>
      </w:ins>
      <w:ins w:id="14665" w:author="Leon Sandler" w:date="2026-09-06T00:00:00Z">
        <w:r>
          <w:t>conditioned</w:t>
        </w:r>
      </w:ins>
      <w:ins w:id="14666" w:author="Leon Sandler" w:date="2026-09-06T00:00:00Z">
        <w:r>
          <w:t xml:space="preserve"> </w:t>
        </w:r>
      </w:ins>
      <w:ins w:id="14667" w:author="Leon Sandler" w:date="2026-09-06T00:00:00Z">
        <w:r>
          <w:t>on</w:t>
        </w:r>
      </w:ins>
      <w:ins w:id="14668" w:author="Leon Sandler" w:date="2026-09-06T00:00:00Z">
        <w:r>
          <w:t xml:space="preserve"> </w:t>
        </w:r>
      </w:ins>
      <w:ins w:id="14669" w:author="Leon Sandler" w:date="2026-09-06T00:00:00Z">
        <w:r>
          <w:t>the</w:t>
        </w:r>
      </w:ins>
      <w:ins w:id="14670" w:author="Leon Sandler" w:date="2026-09-06T00:00:00Z">
        <w:r>
          <w:t xml:space="preserve"> </w:t>
        </w:r>
      </w:ins>
      <w:ins w:id="14671" w:author="Leon Sandler" w:date="2026-09-06T00:00:00Z">
        <w:r>
          <w:t>SEP</w:t>
        </w:r>
      </w:ins>
      <w:ins w:id="14672" w:author="Leon Sandler" w:date="2026-09-06T00:00:00Z">
        <w:r>
          <w:t xml:space="preserve"> </w:t>
        </w:r>
      </w:ins>
      <w:ins w:id="14673" w:author="Leon Sandler" w:date="2026-09-06T00:00:00Z">
        <w:r>
          <w:t>proton</w:t>
        </w:r>
      </w:ins>
      <w:ins w:id="14674" w:author="Leon Sandler" w:date="2026-09-06T00:00:00Z">
        <w:r>
          <w:t xml:space="preserve"> </w:t>
        </w:r>
      </w:ins>
      <w:ins w:id="14675" w:author="Leon Sandler" w:date="2026-09-06T00:00:00Z">
        <w:r>
          <w:t>spectrum</w:t>
        </w:r>
      </w:ins>
      <w:ins w:id="14676" w:author="Leon Sandler" w:date="2026-09-06T00:00:00Z">
        <w:r>
          <w:t xml:space="preserve"> </w:t>
        </w:r>
      </w:ins>
      <w:ins w:id="14677" w:author="Leon Sandler" w:date="2026-09-06T00:00:00Z">
        <w:r>
          <w:t>and</w:t>
        </w:r>
      </w:ins>
      <w:ins w:id="14678" w:author="Leon Sandler" w:date="2026-09-06T00:00:00Z">
        <w:r>
          <w:t xml:space="preserve"> </w:t>
        </w:r>
      </w:ins>
      <w:ins w:id="14679" w:author="Leon Sandler" w:date="2026-09-06T00:00:00Z">
        <w:r>
          <w:t>energy</w:t>
        </w:r>
      </w:ins>
      <w:ins w:id="14680" w:author="Leon Sandler" w:date="2026-09-06T00:00:00Z">
        <w:r>
          <w:t xml:space="preserve"> </w:t>
        </w:r>
      </w:ins>
      <w:ins w:id="14681" w:author="Leon Sandler" w:date="2026-09-06T00:00:00Z">
        <w:r>
          <w:t>range</w:t>
        </w:r>
      </w:ins>
      <w:ins w:id="14682" w:author="Leon Sandler" w:date="2026-09-06T00:00:00Z">
        <w:r>
          <w:t xml:space="preserve"> </w:t>
        </w:r>
      </w:ins>
      <w:ins w:id="14683" w:author="Leon Sandler" w:date="2026-09-06T00:00:00Z">
        <w:r>
          <w:t>(0.1–100</w:t>
        </w:r>
      </w:ins>
      <w:ins w:id="14684" w:author="Leon Sandler" w:date="2026-09-06T00:00:00Z">
        <w:r>
          <w:t xml:space="preserve"> </w:t>
        </w:r>
      </w:ins>
      <w:ins w:id="14685" w:author="Leon Sandler" w:date="2026-09-06T00:00:00Z">
        <w:r>
          <w:t>MeV)</w:t>
        </w:r>
      </w:ins>
      <w:ins w:id="14686" w:author="Leon Sandler" w:date="2026-09-06T00:00:00Z">
        <w:r>
          <w:t xml:space="preserve"> </w:t>
        </w:r>
      </w:ins>
      <w:ins w:id="14687" w:author="Leon Sandler" w:date="2026-09-06T00:00:00Z">
        <w:r>
          <w:t>used</w:t>
        </w:r>
      </w:ins>
      <w:ins w:id="14688" w:author="Leon Sandler" w:date="2026-09-06T00:00:00Z">
        <w:r>
          <w:t xml:space="preserve"> </w:t>
        </w:r>
      </w:ins>
      <w:ins w:id="14689" w:author="Leon Sandler" w:date="2026-09-06T00:00:00Z">
        <w:r>
          <w:t>throughout</w:t>
        </w:r>
      </w:ins>
      <w:ins w:id="14690" w:author="Leon Sandler" w:date="2026-09-06T00:00:00Z">
        <w:r>
          <w:t xml:space="preserve"> </w:t>
        </w:r>
      </w:ins>
      <w:ins w:id="14691" w:author="Leon Sandler" w:date="2026-09-06T00:00:00Z">
        <w:r>
          <w:t>the</w:t>
        </w:r>
      </w:ins>
      <w:ins w:id="14692" w:author="Leon Sandler" w:date="2026-09-06T00:00:00Z">
        <w:r>
          <w:t xml:space="preserve"> </w:t>
        </w:r>
      </w:ins>
      <w:ins w:id="14693" w:author="Leon Sandler" w:date="2026-09-06T00:00:00Z">
        <w:r>
          <w:t>underlying</w:t>
        </w:r>
      </w:ins>
      <w:ins w:id="14694" w:author="Leon Sandler" w:date="2026-09-06T00:00:00Z">
        <w:r>
          <w:t xml:space="preserve"> </w:t>
        </w:r>
      </w:ins>
      <w:ins w:id="14695" w:author="Leon Sandler" w:date="2026-09-06T00:00:00Z">
        <w:r>
          <w:t>simulation,</w:t>
        </w:r>
      </w:ins>
      <w:ins w:id="14696" w:author="Leon Sandler" w:date="2026-09-06T00:00:00Z">
        <w:r>
          <w:t xml:space="preserve"> </w:t>
        </w:r>
      </w:ins>
      <w:ins w:id="14697" w:author="Leon Sandler" w:date="2026-09-06T00:00:00Z">
        <w:r>
          <w:t>and</w:t>
        </w:r>
      </w:ins>
      <w:ins w:id="14698" w:author="Leon Sandler" w:date="2026-09-06T00:00:00Z">
        <w:r>
          <w:t xml:space="preserve"> </w:t>
        </w:r>
      </w:ins>
      <w:ins w:id="14699" w:author="Leon Sandler" w:date="2026-09-06T00:00:00Z">
        <w:r>
          <w:t>do</w:t>
        </w:r>
      </w:ins>
      <w:ins w:id="14700" w:author="Leon Sandler" w:date="2026-09-06T00:00:00Z">
        <w:r>
          <w:t xml:space="preserve"> </w:t>
        </w:r>
      </w:ins>
      <w:ins w:id="14701" w:author="Leon Sandler" w:date="2026-09-06T00:00:00Z">
        <w:r>
          <w:t>not</w:t>
        </w:r>
      </w:ins>
      <w:ins w:id="14702" w:author="Leon Sandler" w:date="2026-09-06T00:00:00Z">
        <w:r>
          <w:t xml:space="preserve"> </w:t>
        </w:r>
      </w:ins>
      <w:ins w:id="14703" w:author="Leon Sandler" w:date="2026-09-06T00:00:00Z">
        <w:r>
          <w:t>address</w:t>
        </w:r>
      </w:ins>
      <w:ins w:id="14704" w:author="Leon Sandler" w:date="2026-09-06T00:00:00Z">
        <w:r>
          <w:t xml:space="preserve"> </w:t>
        </w:r>
      </w:ins>
      <w:ins w:id="14705" w:author="Leon Sandler" w:date="2026-09-06T00:00:00Z">
        <w:r>
          <w:t>galactic</w:t>
        </w:r>
      </w:ins>
      <w:ins w:id="14706" w:author="Leon Sandler" w:date="2026-09-06T00:00:00Z">
        <w:r>
          <w:t xml:space="preserve"> </w:t>
        </w:r>
      </w:ins>
      <w:ins w:id="14707" w:author="Leon Sandler" w:date="2026-09-06T00:00:00Z">
        <w:r>
          <w:t>cosmic</w:t>
        </w:r>
      </w:ins>
      <w:ins w:id="14708" w:author="Leon Sandler" w:date="2026-09-06T00:00:00Z">
        <w:r>
          <w:t xml:space="preserve"> </w:t>
        </w:r>
      </w:ins>
      <w:ins w:id="14709" w:author="Leon Sandler" w:date="2026-09-06T00:00:00Z">
        <w:r>
          <w:t>ray</w:t>
        </w:r>
      </w:ins>
      <w:ins w:id="14710" w:author="Leon Sandler" w:date="2026-09-06T00:00:00Z">
        <w:r>
          <w:t xml:space="preserve"> </w:t>
        </w:r>
      </w:ins>
      <w:ins w:id="14711" w:author="Leon Sandler" w:date="2026-09-06T00:00:00Z">
        <w:r>
          <w:t>(GCR)</w:t>
        </w:r>
      </w:ins>
      <w:ins w:id="14712" w:author="Leon Sandler" w:date="2026-09-06T00:00:00Z">
        <w:r>
          <w:t xml:space="preserve"> </w:t>
        </w:r>
      </w:ins>
      <w:ins w:id="14713" w:author="Leon Sandler" w:date="2026-09-06T00:00:00Z">
        <w:r>
          <w:t>shielding,</w:t>
        </w:r>
      </w:ins>
      <w:ins w:id="14714" w:author="Leon Sandler" w:date="2026-09-06T00:00:00Z">
        <w:r>
          <w:t xml:space="preserve"> </w:t>
        </w:r>
      </w:ins>
      <w:ins w:id="14715" w:author="Leon Sandler" w:date="2026-09-06T00:00:00Z">
        <w:r>
          <w:t>which</w:t>
        </w:r>
      </w:ins>
      <w:ins w:id="14716" w:author="Leon Sandler" w:date="2026-09-06T00:00:00Z">
        <w:r>
          <w:t xml:space="preserve"> </w:t>
        </w:r>
      </w:ins>
      <w:ins w:id="14717" w:author="Leon Sandler" w:date="2026-09-06T00:00:00Z">
        <w:r>
          <w:t>involves</w:t>
        </w:r>
      </w:ins>
      <w:ins w:id="14718" w:author="Leon Sandler" w:date="2026-09-06T00:00:00Z">
        <w:r>
          <w:t xml:space="preserve"> </w:t>
        </w:r>
      </w:ins>
      <w:ins w:id="14719" w:author="Leon Sandler" w:date="2026-09-06T00:00:00Z">
        <w:r>
          <w:t>substantially</w:t>
        </w:r>
      </w:ins>
      <w:ins w:id="14720" w:author="Leon Sandler" w:date="2026-09-06T00:00:00Z">
        <w:r>
          <w:t xml:space="preserve"> </w:t>
        </w:r>
      </w:ins>
      <w:ins w:id="14721" w:author="Leon Sandler" w:date="2026-09-06T00:00:00Z">
        <w:r>
          <w:t>higher</w:t>
        </w:r>
      </w:ins>
      <w:ins w:id="14722" w:author="Leon Sandler" w:date="2026-09-06T00:00:00Z">
        <w:r>
          <w:t xml:space="preserve"> </w:t>
        </w:r>
      </w:ins>
      <w:ins w:id="14723" w:author="Leon Sandler" w:date="2026-09-06T00:00:00Z">
        <w:r>
          <w:t>particle</w:t>
        </w:r>
      </w:ins>
      <w:ins w:id="14724" w:author="Leon Sandler" w:date="2026-09-06T00:00:00Z">
        <w:r>
          <w:t xml:space="preserve"> </w:t>
        </w:r>
      </w:ins>
      <w:ins w:id="14725" w:author="Leon Sandler" w:date="2026-09-06T00:00:00Z">
        <w:r>
          <w:t>energies</w:t>
        </w:r>
      </w:ins>
      <w:ins w:id="14726" w:author="Leon Sandler" w:date="2026-09-06T00:00:00Z">
        <w:r>
          <w:t xml:space="preserve"> </w:t>
        </w:r>
      </w:ins>
      <w:ins w:id="14727" w:author="Leon Sandler" w:date="2026-09-06T00:00:00Z">
        <w:r>
          <w:t>and</w:t>
        </w:r>
      </w:ins>
      <w:ins w:id="14728" w:author="Leon Sandler" w:date="2026-09-06T00:00:00Z">
        <w:r>
          <w:t xml:space="preserve"> </w:t>
        </w:r>
      </w:ins>
      <w:ins w:id="14729" w:author="Leon Sandler" w:date="2026-09-06T00:00:00Z">
        <w:r>
          <w:t>different</w:t>
        </w:r>
      </w:ins>
      <w:ins w:id="14730" w:author="Leon Sandler" w:date="2026-09-06T00:00:00Z">
        <w:r>
          <w:t xml:space="preserve"> </w:t>
        </w:r>
      </w:ins>
      <w:ins w:id="14731" w:author="Leon Sandler" w:date="2026-09-06T00:00:00Z">
        <w:r>
          <w:t>physics</w:t>
        </w:r>
      </w:ins>
      <w:ins w:id="14732" w:author="Leon Sandler" w:date="2026-09-06T00:00:00Z">
        <w:r>
          <w:t xml:space="preserve"> </w:t>
        </w:r>
      </w:ins>
      <w:ins w:id="14733" w:author="Leon Sandler" w:date="2026-09-06T00:00:00Z">
        <w:r>
          <w:t>(heavy-ion</w:t>
        </w:r>
      </w:ins>
      <w:ins w:id="14734" w:author="Leon Sandler" w:date="2026-09-06T00:00:00Z">
        <w:r>
          <w:t xml:space="preserve"> </w:t>
        </w:r>
      </w:ins>
      <w:ins w:id="14735" w:author="Leon Sandler" w:date="2026-09-06T00:00:00Z">
        <w:r>
          <w:t>fragmentation</w:t>
        </w:r>
      </w:ins>
      <w:ins w:id="14736" w:author="Leon Sandler" w:date="2026-09-06T00:00:00Z">
        <w:r>
          <w:t xml:space="preserve"> </w:t>
        </w:r>
      </w:ins>
      <w:ins w:id="14737" w:author="Leon Sandler" w:date="2026-09-06T00:00:00Z">
        <w:r>
          <w:t>dominates</w:t>
        </w:r>
      </w:ins>
      <w:ins w:id="14738" w:author="Leon Sandler" w:date="2026-09-06T00:00:00Z">
        <w:r>
          <w:t xml:space="preserve"> </w:t>
        </w:r>
      </w:ins>
      <w:ins w:id="14739" w:author="Leon Sandler" w:date="2026-09-06T00:00:00Z">
        <w:r>
          <w:t>GCR</w:t>
        </w:r>
      </w:ins>
      <w:ins w:id="14740" w:author="Leon Sandler" w:date="2026-09-06T00:00:00Z">
        <w:r>
          <w:t xml:space="preserve"> </w:t>
        </w:r>
      </w:ins>
      <w:ins w:id="14741" w:author="Leon Sandler" w:date="2026-09-06T00:00:00Z">
        <w:r>
          <w:t>dose</w:t>
        </w:r>
      </w:ins>
      <w:ins w:id="14742" w:author="Leon Sandler" w:date="2026-09-06T00:00:00Z">
        <w:r>
          <w:t xml:space="preserve"> </w:t>
        </w:r>
      </w:ins>
      <w:ins w:id="14743" w:author="Leon Sandler" w:date="2026-09-06T00:00:00Z">
        <w:r>
          <w:t>behind</w:t>
        </w:r>
      </w:ins>
      <w:ins w:id="14744" w:author="Leon Sandler" w:date="2026-09-06T00:00:00Z">
        <w:r>
          <w:t xml:space="preserve"> </w:t>
        </w:r>
      </w:ins>
      <w:ins w:id="14745" w:author="Leon Sandler" w:date="2026-09-06T00:00:00Z">
        <w:r>
          <w:t>shielding</w:t>
        </w:r>
      </w:ins>
      <w:ins w:id="14746" w:author="Leon Sandler" w:date="2026-09-06T00:00:00Z">
        <w:r>
          <w:t xml:space="preserve"> </w:t>
        </w:r>
      </w:ins>
      <w:ins w:id="14747" w:author="Leon Sandler" w:date="2026-09-06T00:00:00Z">
        <w:r>
          <w:t>in</w:t>
        </w:r>
      </w:ins>
      <w:ins w:id="14748" w:author="Leon Sandler" w:date="2026-09-06T00:00:00Z">
        <w:r>
          <w:t xml:space="preserve"> </w:t>
        </w:r>
      </w:ins>
      <w:ins w:id="14749" w:author="Leon Sandler" w:date="2026-09-06T00:00:00Z">
        <w:r>
          <w:t>a</w:t>
        </w:r>
      </w:ins>
      <w:ins w:id="14750" w:author="Leon Sandler" w:date="2026-09-06T00:00:00Z">
        <w:r>
          <w:t xml:space="preserve"> </w:t>
        </w:r>
      </w:ins>
      <w:ins w:id="14751" w:author="Leon Sandler" w:date="2026-09-06T00:00:00Z">
        <w:r>
          <w:t>way</w:t>
        </w:r>
      </w:ins>
      <w:ins w:id="14752" w:author="Leon Sandler" w:date="2026-09-06T00:00:00Z">
        <w:r>
          <w:t xml:space="preserve"> </w:t>
        </w:r>
      </w:ins>
      <w:ins w:id="14753" w:author="Leon Sandler" w:date="2026-09-06T00:00:00Z">
        <w:r>
          <w:t>that</w:t>
        </w:r>
      </w:ins>
      <w:ins w:id="14754" w:author="Leon Sandler" w:date="2026-09-06T00:00:00Z">
        <w:r>
          <w:t xml:space="preserve"> </w:t>
        </w:r>
      </w:ins>
      <w:ins w:id="14755" w:author="Leon Sandler" w:date="2026-09-06T00:00:00Z">
        <w:r>
          <w:t>is</w:t>
        </w:r>
      </w:ins>
      <w:ins w:id="14756" w:author="Leon Sandler" w:date="2026-09-06T00:00:00Z">
        <w:r>
          <w:t xml:space="preserve"> </w:t>
        </w:r>
      </w:ins>
      <w:ins w:id="14757" w:author="Leon Sandler" w:date="2026-09-06T00:00:00Z">
        <w:r>
          <w:t>largely</w:t>
        </w:r>
      </w:ins>
      <w:ins w:id="14758" w:author="Leon Sandler" w:date="2026-09-06T00:00:00Z">
        <w:r>
          <w:t xml:space="preserve"> </w:t>
        </w:r>
      </w:ins>
      <w:ins w:id="14759" w:author="Leon Sandler" w:date="2026-09-06T00:00:00Z">
        <w:r>
          <w:t>absent</w:t>
        </w:r>
      </w:ins>
      <w:ins w:id="14760" w:author="Leon Sandler" w:date="2026-09-06T00:00:00Z">
        <w:r>
          <w:t xml:space="preserve"> </w:t>
        </w:r>
      </w:ins>
      <w:ins w:id="14761" w:author="Leon Sandler" w:date="2026-09-06T00:00:00Z">
        <w:r>
          <w:t>for</w:t>
        </w:r>
      </w:ins>
      <w:ins w:id="14762" w:author="Leon Sandler" w:date="2026-09-06T00:00:00Z">
        <w:r>
          <w:t xml:space="preserve"> </w:t>
        </w:r>
      </w:ins>
      <w:ins w:id="14763" w:author="Leon Sandler" w:date="2026-09-06T00:00:00Z">
        <w:r>
          <w:t>the</w:t>
        </w:r>
      </w:ins>
      <w:ins w:id="14764" w:author="Leon Sandler" w:date="2026-09-06T00:00:00Z">
        <w:r>
          <w:t xml:space="preserve"> </w:t>
        </w:r>
      </w:ins>
      <w:ins w:id="14765" w:author="Leon Sandler" w:date="2026-09-06T00:00:00Z">
        <w:r>
          <w:t>softer</w:t>
        </w:r>
      </w:ins>
      <w:ins w:id="14766" w:author="Leon Sandler" w:date="2026-09-06T00:00:00Z">
        <w:r>
          <w:t xml:space="preserve"> </w:t>
        </w:r>
      </w:ins>
      <w:ins w:id="14767" w:author="Leon Sandler" w:date="2026-09-06T00:00:00Z">
        <w:r>
          <w:t>SEP</w:t>
        </w:r>
      </w:ins>
      <w:ins w:id="14768" w:author="Leon Sandler" w:date="2026-09-06T00:00:00Z">
        <w:r>
          <w:t xml:space="preserve"> </w:t>
        </w:r>
      </w:ins>
      <w:ins w:id="14769" w:author="Leon Sandler" w:date="2026-09-06T00:00:00Z">
        <w:r>
          <w:t>spectrum</w:t>
        </w:r>
      </w:ins>
      <w:ins w:id="14770" w:author="Leon Sandler" w:date="2026-09-06T00:00:00Z">
        <w:r>
          <w:t xml:space="preserve"> </w:t>
        </w:r>
      </w:ins>
      <w:ins w:id="14771" w:author="Leon Sandler" w:date="2026-09-06T00:00:00Z">
        <w:r>
          <w:t>modeled</w:t>
        </w:r>
      </w:ins>
      <w:ins w:id="14772" w:author="Leon Sandler" w:date="2026-09-06T00:00:00Z">
        <w:r>
          <w:t xml:space="preserve"> </w:t>
        </w:r>
      </w:ins>
      <w:ins w:id="14773" w:author="Leon Sandler" w:date="2026-09-06T00:00:00Z">
        <w:r>
          <w:t>here).</w:t>
        </w:r>
      </w:ins>
      <w:ins w:id="14774" w:author="Leon Sandler" w:date="2026-09-06T00:00:00Z">
        <w:r>
          <w:t xml:space="preserve"> </w:t>
        </w:r>
      </w:ins>
      <w:ins w:id="14775" w:author="Leon Sandler" w:date="2026-09-06T00:00:00Z">
        <w:r>
          <w:t>The</w:t>
        </w:r>
      </w:ins>
      <w:ins w:id="14776" w:author="Leon Sandler" w:date="2026-09-06T00:00:00Z">
        <w:r>
          <w:t xml:space="preserve"> </w:t>
        </w:r>
      </w:ins>
      <w:ins w:id="14777" w:author="Leon Sandler" w:date="2026-09-06T00:00:00Z">
        <w:r>
          <w:t>regolith-cladding</w:t>
        </w:r>
      </w:ins>
      <w:ins w:id="14778" w:author="Leon Sandler" w:date="2026-09-06T00:00:00Z">
        <w:r>
          <w:t xml:space="preserve"> </w:t>
        </w:r>
      </w:ins>
      <w:ins w:id="14779" w:author="Leon Sandler" w:date="2026-09-06T00:00:00Z">
        <w:r>
          <w:t>comparison</w:t>
        </w:r>
      </w:ins>
      <w:ins w:id="14780" w:author="Leon Sandler" w:date="2026-09-06T00:00:00Z">
        <w:r>
          <w:t xml:space="preserve"> </w:t>
        </w:r>
      </w:ins>
      <w:ins w:id="14781" w:author="Leon Sandler" w:date="2026-09-06T00:00:00Z">
        <w:r>
          <w:t>of</w:t>
        </w:r>
      </w:ins>
      <w:ins w:id="14782" w:author="Leon Sandler" w:date="2026-09-06T00:00:00Z">
        <w:r>
          <w:t xml:space="preserve"> </w:t>
        </w:r>
      </w:ins>
      <w:ins w:id="14783" w:author="Leon Sandler" w:date="2026-09-06T00:00:00Z">
        <w:r>
          <w:t>Section</w:t>
        </w:r>
      </w:ins>
      <w:ins w:id="14784" w:author="Leon Sandler" w:date="2026-09-06T00:00:00Z">
        <w:r>
          <w:t xml:space="preserve"> </w:t>
        </w:r>
      </w:ins>
      <w:ins w:id="14785" w:author="Leon Sandler" w:date="2026-09-06T00:00:00Z">
        <w:r>
          <w:t>10.1,</w:t>
        </w:r>
      </w:ins>
      <w:ins w:id="14786" w:author="Leon Sandler" w:date="2026-09-06T00:00:00Z">
        <w:r>
          <w:t xml:space="preserve"> </w:t>
        </w:r>
      </w:ins>
      <w:ins w:id="14787" w:author="Leon Sandler" w:date="2026-09-06T00:00:00Z">
        <w:r>
          <w:t>in</w:t>
        </w:r>
      </w:ins>
      <w:ins w:id="14788" w:author="Leon Sandler" w:date="2026-09-06T00:00:00Z">
        <w:r>
          <w:t xml:space="preserve"> </w:t>
        </w:r>
      </w:ins>
      <w:ins w:id="14789" w:author="Leon Sandler" w:date="2026-09-06T00:00:00Z">
        <w:r>
          <w:t>particular,</w:t>
        </w:r>
      </w:ins>
      <w:ins w:id="14790" w:author="Leon Sandler" w:date="2026-09-06T00:00:00Z">
        <w:r>
          <w:t xml:space="preserve"> </w:t>
        </w:r>
      </w:ins>
      <w:ins w:id="14791" w:author="Leon Sandler" w:date="2026-09-06T00:00:00Z">
        <w:r>
          <w:t>should</w:t>
        </w:r>
      </w:ins>
      <w:ins w:id="14792" w:author="Leon Sandler" w:date="2026-09-06T00:00:00Z">
        <w:r>
          <w:t xml:space="preserve"> </w:t>
        </w:r>
      </w:ins>
      <w:ins w:id="14793" w:author="Leon Sandler" w:date="2026-09-06T00:00:00Z">
        <w:r>
          <w:t>not</w:t>
        </w:r>
      </w:ins>
      <w:ins w:id="14794" w:author="Leon Sandler" w:date="2026-09-06T00:00:00Z">
        <w:r>
          <w:t xml:space="preserve"> </w:t>
        </w:r>
      </w:ins>
      <w:ins w:id="14795" w:author="Leon Sandler" w:date="2026-09-06T00:00:00Z">
        <w:r>
          <w:t>be</w:t>
        </w:r>
      </w:ins>
      <w:ins w:id="14796" w:author="Leon Sandler" w:date="2026-09-06T00:00:00Z">
        <w:r>
          <w:t xml:space="preserve"> </w:t>
        </w:r>
      </w:ins>
      <w:ins w:id="14797" w:author="Leon Sandler" w:date="2026-09-06T00:00:00Z">
        <w:r>
          <w:t>read</w:t>
        </w:r>
      </w:ins>
      <w:ins w:id="14798" w:author="Leon Sandler" w:date="2026-09-06T00:00:00Z">
        <w:r>
          <w:t xml:space="preserve"> </w:t>
        </w:r>
      </w:ins>
      <w:ins w:id="14799" w:author="Leon Sandler" w:date="2026-09-06T00:00:00Z">
        <w:r>
          <w:t>as</w:t>
        </w:r>
      </w:ins>
      <w:ins w:id="14800" w:author="Leon Sandler" w:date="2026-09-06T00:00:00Z">
        <w:r>
          <w:t xml:space="preserve"> </w:t>
        </w:r>
      </w:ins>
      <w:ins w:id="14801" w:author="Leon Sandler" w:date="2026-09-06T00:00:00Z">
        <w:r>
          <w:t>implying</w:t>
        </w:r>
      </w:ins>
      <w:ins w:id="14802" w:author="Leon Sandler" w:date="2026-09-06T00:00:00Z">
        <w:r>
          <w:t xml:space="preserve"> </w:t>
        </w:r>
      </w:ins>
      <w:ins w:id="14803" w:author="Leon Sandler" w:date="2026-09-06T00:00:00Z">
        <w:r>
          <w:t>that</w:t>
        </w:r>
      </w:ins>
      <w:ins w:id="14804" w:author="Leon Sandler" w:date="2026-09-06T00:00:00Z">
        <w:r>
          <w:t xml:space="preserve"> </w:t>
        </w:r>
      </w:ins>
      <w:ins w:id="14805" w:author="Leon Sandler" w:date="2026-09-06T00:00:00Z">
        <w:r>
          <w:t>thin</w:t>
        </w:r>
      </w:ins>
      <w:ins w:id="14806" w:author="Leon Sandler" w:date="2026-09-06T00:00:00Z">
        <w:r>
          <w:t xml:space="preserve"> </w:t>
        </w:r>
      </w:ins>
      <w:ins w:id="14807" w:author="Leon Sandler" w:date="2026-09-06T00:00:00Z">
        <w:r>
          <w:t>regolith</w:t>
        </w:r>
      </w:ins>
      <w:ins w:id="14808" w:author="Leon Sandler" w:date="2026-09-06T00:00:00Z">
        <w:r>
          <w:t xml:space="preserve"> </w:t>
        </w:r>
      </w:ins>
      <w:ins w:id="14809" w:author="Leon Sandler" w:date="2026-09-06T00:00:00Z">
        <w:r>
          <w:t>cladding</w:t>
        </w:r>
      </w:ins>
      <w:ins w:id="14810" w:author="Leon Sandler" w:date="2026-09-06T00:00:00Z">
        <w:r>
          <w:t xml:space="preserve"> </w:t>
        </w:r>
      </w:ins>
      <w:ins w:id="14811" w:author="Leon Sandler" w:date="2026-09-06T00:00:00Z">
        <w:r>
          <w:t>is</w:t>
        </w:r>
      </w:ins>
      <w:ins w:id="14812" w:author="Leon Sandler" w:date="2026-09-06T00:00:00Z">
        <w:r>
          <w:t xml:space="preserve"> </w:t>
        </w:r>
      </w:ins>
      <w:ins w:id="14813" w:author="Leon Sandler" w:date="2026-09-06T00:00:00Z">
        <w:r>
          <w:t>similarly</w:t>
        </w:r>
      </w:ins>
      <w:ins w:id="14814" w:author="Leon Sandler" w:date="2026-09-06T00:00:00Z">
        <w:r>
          <w:t xml:space="preserve"> </w:t>
        </w:r>
      </w:ins>
      <w:ins w:id="14815" w:author="Leon Sandler" w:date="2026-09-06T00:00:00Z">
        <w:r>
          <w:t>effective</w:t>
        </w:r>
      </w:ins>
      <w:ins w:id="14816" w:author="Leon Sandler" w:date="2026-09-06T00:00:00Z">
        <w:r>
          <w:t xml:space="preserve"> </w:t>
        </w:r>
      </w:ins>
      <w:ins w:id="14817" w:author="Leon Sandler" w:date="2026-09-06T00:00:00Z">
        <w:r>
          <w:t>against</w:t>
        </w:r>
      </w:ins>
      <w:ins w:id="14818" w:author="Leon Sandler" w:date="2026-09-06T00:00:00Z">
        <w:r>
          <w:t xml:space="preserve"> </w:t>
        </w:r>
      </w:ins>
      <w:ins w:id="14819" w:author="Leon Sandler" w:date="2026-09-06T00:00:00Z">
        <w:r>
          <w:t>GCR;</w:t>
        </w:r>
      </w:ins>
      <w:ins w:id="14820" w:author="Leon Sandler" w:date="2026-09-06T00:00:00Z">
        <w:r>
          <w:t xml:space="preserve"> </w:t>
        </w:r>
      </w:ins>
      <w:ins w:id="14821" w:author="Leon Sandler" w:date="2026-09-06T00:00:00Z">
        <w:r>
          <w:t>GCR</w:t>
        </w:r>
      </w:ins>
      <w:ins w:id="14822" w:author="Leon Sandler" w:date="2026-09-06T00:00:00Z">
        <w:r>
          <w:t xml:space="preserve"> </w:t>
        </w:r>
      </w:ins>
      <w:ins w:id="14823" w:author="Leon Sandler" w:date="2026-09-06T00:00:00Z">
        <w:r>
          <w:t>shielding</w:t>
        </w:r>
      </w:ins>
      <w:ins w:id="14824" w:author="Leon Sandler" w:date="2026-09-06T00:00:00Z">
        <w:r>
          <w:t xml:space="preserve"> </w:t>
        </w:r>
      </w:ins>
      <w:ins w:id="14825" w:author="Leon Sandler" w:date="2026-09-06T00:00:00Z">
        <w:r>
          <w:t>is</w:t>
        </w:r>
      </w:ins>
      <w:ins w:id="14826" w:author="Leon Sandler" w:date="2026-09-06T00:00:00Z">
        <w:r>
          <w:t xml:space="preserve"> </w:t>
        </w:r>
      </w:ins>
      <w:ins w:id="14827" w:author="Leon Sandler" w:date="2026-09-06T00:00:00Z">
        <w:r>
          <w:t>understood</w:t>
        </w:r>
      </w:ins>
      <w:ins w:id="14828" w:author="Leon Sandler" w:date="2026-09-06T00:00:00Z">
        <w:r>
          <w:t xml:space="preserve"> </w:t>
        </w:r>
      </w:ins>
      <w:ins w:id="14829" w:author="Leon Sandler" w:date="2026-09-06T00:00:00Z">
        <w:r>
          <w:t>in</w:t>
        </w:r>
      </w:ins>
      <w:ins w:id="14830" w:author="Leon Sandler" w:date="2026-09-06T00:00:00Z">
        <w:r>
          <w:t xml:space="preserve"> </w:t>
        </w:r>
      </w:ins>
      <w:ins w:id="14831" w:author="Leon Sandler" w:date="2026-09-06T00:00:00Z">
        <w:r>
          <w:t>the</w:t>
        </w:r>
      </w:ins>
      <w:ins w:id="14832" w:author="Leon Sandler" w:date="2026-09-06T00:00:00Z">
        <w:r>
          <w:t xml:space="preserve"> </w:t>
        </w:r>
      </w:ins>
      <w:ins w:id="14833" w:author="Leon Sandler" w:date="2026-09-06T00:00:00Z">
        <w:r>
          <w:t>literature</w:t>
        </w:r>
      </w:ins>
      <w:ins w:id="14834" w:author="Leon Sandler" w:date="2026-09-06T00:00:00Z">
        <w:r>
          <w:t xml:space="preserve"> </w:t>
        </w:r>
      </w:ins>
      <w:ins w:id="14835" w:author="Leon Sandler" w:date="2026-09-06T00:00:00Z">
        <w:r>
          <w:t>to</w:t>
        </w:r>
      </w:ins>
      <w:ins w:id="14836" w:author="Leon Sandler" w:date="2026-09-06T00:00:00Z">
        <w:r>
          <w:t xml:space="preserve"> </w:t>
        </w:r>
      </w:ins>
      <w:ins w:id="14837" w:author="Leon Sandler" w:date="2026-09-06T00:00:00Z">
        <w:r>
          <w:t>require</w:t>
        </w:r>
      </w:ins>
      <w:ins w:id="14838" w:author="Leon Sandler" w:date="2026-09-06T00:00:00Z">
        <w:r>
          <w:t xml:space="preserve"> </w:t>
        </w:r>
      </w:ins>
      <w:ins w:id="14839" w:author="Leon Sandler" w:date="2026-09-06T00:00:00Z">
        <w:r>
          <w:t>much</w:t>
        </w:r>
      </w:ins>
      <w:ins w:id="14840" w:author="Leon Sandler" w:date="2026-09-06T00:00:00Z">
        <w:r>
          <w:t xml:space="preserve"> </w:t>
        </w:r>
      </w:ins>
      <w:ins w:id="14841" w:author="Leon Sandler" w:date="2026-09-06T00:00:00Z">
        <w:r>
          <w:t>greater</w:t>
        </w:r>
      </w:ins>
      <w:ins w:id="14842" w:author="Leon Sandler" w:date="2026-09-06T00:00:00Z">
        <w:r>
          <w:t xml:space="preserve"> </w:t>
        </w:r>
      </w:ins>
      <w:ins w:id="14843" w:author="Leon Sandler" w:date="2026-09-06T00:00:00Z">
        <w:r>
          <w:t>areal</w:t>
        </w:r>
      </w:ins>
      <w:ins w:id="14844" w:author="Leon Sandler" w:date="2026-09-06T00:00:00Z">
        <w:r>
          <w:t xml:space="preserve"> </w:t>
        </w:r>
      </w:ins>
      <w:ins w:id="14845" w:author="Leon Sandler" w:date="2026-09-06T00:00:00Z">
        <w:r>
          <w:t>density</w:t>
        </w:r>
      </w:ins>
      <w:ins w:id="14846" w:author="Leon Sandler" w:date="2026-09-06T00:00:00Z">
        <w:r>
          <w:t xml:space="preserve"> </w:t>
        </w:r>
      </w:ins>
      <w:ins w:id="14847" w:author="Leon Sandler" w:date="2026-09-06T00:00:00Z">
        <w:r>
          <w:t>and</w:t>
        </w:r>
      </w:ins>
      <w:ins w:id="14848" w:author="Leon Sandler" w:date="2026-09-06T00:00:00Z">
        <w:r>
          <w:t xml:space="preserve"> </w:t>
        </w:r>
      </w:ins>
      <w:ins w:id="14849" w:author="Leon Sandler" w:date="2026-09-06T00:00:00Z">
        <w:r>
          <w:t>to</w:t>
        </w:r>
      </w:ins>
      <w:ins w:id="14850" w:author="Leon Sandler" w:date="2026-09-06T00:00:00Z">
        <w:r>
          <w:t xml:space="preserve"> </w:t>
        </w:r>
      </w:ins>
      <w:ins w:id="14851" w:author="Leon Sandler" w:date="2026-09-06T00:00:00Z">
        <w:r>
          <w:t>exhibit</w:t>
        </w:r>
      </w:ins>
      <w:ins w:id="14852" w:author="Leon Sandler" w:date="2026-09-06T00:00:00Z">
        <w:r>
          <w:t xml:space="preserve"> </w:t>
        </w:r>
      </w:ins>
      <w:ins w:id="14853" w:author="Leon Sandler" w:date="2026-09-06T00:00:00Z">
        <w:r>
          <w:t>fragmentation-driven</w:t>
        </w:r>
      </w:ins>
      <w:ins w:id="14854" w:author="Leon Sandler" w:date="2026-09-06T00:00:00Z">
        <w:r>
          <w:t xml:space="preserve"> </w:t>
        </w:r>
      </w:ins>
      <w:ins w:id="14855" w:author="Leon Sandler" w:date="2026-09-06T00:00:00Z">
        <w:r>
          <w:t>dose</w:t>
        </w:r>
      </w:ins>
      <w:ins w:id="14856" w:author="Leon Sandler" w:date="2026-09-06T00:00:00Z">
        <w:r>
          <w:t xml:space="preserve"> </w:t>
        </w:r>
      </w:ins>
      <w:ins w:id="14857" w:author="Leon Sandler" w:date="2026-09-06T00:00:00Z">
        <w:r>
          <w:t>behavior</w:t>
        </w:r>
      </w:ins>
      <w:ins w:id="14858" w:author="Leon Sandler" w:date="2026-09-06T00:00:00Z">
        <w:r>
          <w:t xml:space="preserve"> </w:t>
        </w:r>
      </w:ins>
      <w:ins w:id="14859" w:author="Leon Sandler" w:date="2026-09-06T00:00:00Z">
        <w:r>
          <w:t>that</w:t>
        </w:r>
      </w:ins>
      <w:ins w:id="14860" w:author="Leon Sandler" w:date="2026-09-06T00:00:00Z">
        <w:r>
          <w:t xml:space="preserve"> </w:t>
        </w:r>
      </w:ins>
      <w:ins w:id="14861" w:author="Leon Sandler" w:date="2026-09-06T00:00:00Z">
        <w:r>
          <w:t>can,</w:t>
        </w:r>
      </w:ins>
      <w:ins w:id="14862" w:author="Leon Sandler" w:date="2026-09-06T00:00:00Z">
        <w:r>
          <w:t xml:space="preserve"> </w:t>
        </w:r>
      </w:ins>
      <w:ins w:id="14863" w:author="Leon Sandler" w:date="2026-09-06T00:00:00Z">
        <w:r>
          <w:t>in</w:t>
        </w:r>
      </w:ins>
      <w:ins w:id="14864" w:author="Leon Sandler" w:date="2026-09-06T00:00:00Z">
        <w:r>
          <w:t xml:space="preserve"> </w:t>
        </w:r>
      </w:ins>
      <w:ins w:id="14865" w:author="Leon Sandler" w:date="2026-09-06T00:00:00Z">
        <w:r>
          <w:t>some</w:t>
        </w:r>
      </w:ins>
      <w:ins w:id="14866" w:author="Leon Sandler" w:date="2026-09-06T00:00:00Z">
        <w:r>
          <w:t xml:space="preserve"> </w:t>
        </w:r>
      </w:ins>
      <w:ins w:id="14867" w:author="Leon Sandler" w:date="2026-09-06T00:00:00Z">
        <w:r>
          <w:t>material</w:t>
        </w:r>
      </w:ins>
      <w:ins w:id="14868" w:author="Leon Sandler" w:date="2026-09-06T00:00:00Z">
        <w:r>
          <w:t xml:space="preserve"> </w:t>
        </w:r>
      </w:ins>
      <w:ins w:id="14869" w:author="Leon Sandler" w:date="2026-09-06T00:00:00Z">
        <w:r>
          <w:t>and</w:t>
        </w:r>
      </w:ins>
      <w:ins w:id="14870" w:author="Leon Sandler" w:date="2026-09-06T00:00:00Z">
        <w:r>
          <w:t xml:space="preserve"> </w:t>
        </w:r>
      </w:ins>
      <w:ins w:id="14871" w:author="Leon Sandler" w:date="2026-09-06T00:00:00Z">
        <w:r>
          <w:t>thickness</w:t>
        </w:r>
      </w:ins>
      <w:ins w:id="14872" w:author="Leon Sandler" w:date="2026-09-06T00:00:00Z">
        <w:r>
          <w:t xml:space="preserve"> </w:t>
        </w:r>
      </w:ins>
      <w:ins w:id="14873" w:author="Leon Sandler" w:date="2026-09-06T00:00:00Z">
        <w:r>
          <w:t>regimes,</w:t>
        </w:r>
      </w:ins>
      <w:ins w:id="14874" w:author="Leon Sandler" w:date="2026-09-06T00:00:00Z">
        <w:r>
          <w:t xml:space="preserve"> </w:t>
        </w:r>
      </w:ins>
      <w:ins w:id="14875" w:author="Leon Sandler" w:date="2026-09-06T00:00:00Z">
        <w:r>
          <w:t>worsen</w:t>
        </w:r>
      </w:ins>
      <w:ins w:id="14876" w:author="Leon Sandler" w:date="2026-09-06T00:00:00Z">
        <w:r>
          <w:t xml:space="preserve"> </w:t>
        </w:r>
      </w:ins>
      <w:ins w:id="14877" w:author="Leon Sandler" w:date="2026-09-06T00:00:00Z">
        <w:r>
          <w:t>rather</w:t>
        </w:r>
      </w:ins>
      <w:ins w:id="14878" w:author="Leon Sandler" w:date="2026-09-06T00:00:00Z">
        <w:r>
          <w:t xml:space="preserve"> </w:t>
        </w:r>
      </w:ins>
      <w:ins w:id="14879" w:author="Leon Sandler" w:date="2026-09-06T00:00:00Z">
        <w:r>
          <w:t>than</w:t>
        </w:r>
      </w:ins>
      <w:ins w:id="14880" w:author="Leon Sandler" w:date="2026-09-06T00:00:00Z">
        <w:r>
          <w:t xml:space="preserve"> </w:t>
        </w:r>
      </w:ins>
      <w:ins w:id="14881" w:author="Leon Sandler" w:date="2026-09-06T00:00:00Z">
        <w:r>
          <w:t>improve</w:t>
        </w:r>
      </w:ins>
      <w:ins w:id="14882" w:author="Leon Sandler" w:date="2026-09-06T00:00:00Z">
        <w:r>
          <w:t xml:space="preserve"> </w:t>
        </w:r>
      </w:ins>
      <w:ins w:id="14883" w:author="Leon Sandler" w:date="2026-09-06T00:00:00Z">
        <w:r>
          <w:t>dose</w:t>
        </w:r>
      </w:ins>
      <w:ins w:id="14884" w:author="Leon Sandler" w:date="2026-09-06T00:00:00Z">
        <w:r>
          <w:t xml:space="preserve"> </w:t>
        </w:r>
      </w:ins>
      <w:ins w:id="14885" w:author="Leon Sandler" w:date="2026-09-06T00:00:00Z">
        <w:r>
          <w:t>equivalent</w:t>
        </w:r>
      </w:ins>
      <w:ins w:id="14886" w:author="Leon Sandler" w:date="2026-09-06T00:00:00Z">
        <w:r>
          <w:t xml:space="preserve"> </w:t>
        </w:r>
      </w:ins>
      <w:ins w:id="14887" w:author="Leon Sandler" w:date="2026-09-06T00:00:00Z">
        <w:r>
          <w:t>(a</w:t>
        </w:r>
      </w:ins>
      <w:ins w:id="14888" w:author="Leon Sandler" w:date="2026-09-06T00:00:00Z">
        <w:r>
          <w:t xml:space="preserve"> </w:t>
        </w:r>
      </w:ins>
      <w:ins w:id="14889" w:author="Leon Sandler" w:date="2026-09-06T00:00:00Z">
        <w:r>
          <w:t>well-documented</w:t>
        </w:r>
      </w:ins>
      <w:ins w:id="14890" w:author="Leon Sandler" w:date="2026-09-06T00:00:00Z">
        <w:r>
          <w:t xml:space="preserve"> </w:t>
        </w:r>
      </w:ins>
      <w:ins w:id="14891" w:author="Leon Sandler" w:date="2026-09-06T00:00:00Z">
        <w:r>
          <w:t>effect</w:t>
        </w:r>
      </w:ins>
      <w:ins w:id="14892" w:author="Leon Sandler" w:date="2026-09-06T00:00:00Z">
        <w:r>
          <w:t xml:space="preserve"> </w:t>
        </w:r>
      </w:ins>
      <w:ins w:id="14893" w:author="Leon Sandler" w:date="2026-09-06T00:00:00Z">
        <w:r>
          <w:t>for</w:t>
        </w:r>
      </w:ins>
      <w:ins w:id="14894" w:author="Leon Sandler" w:date="2026-09-06T00:00:00Z">
        <w:r>
          <w:t xml:space="preserve"> </w:t>
        </w:r>
      </w:ins>
      <w:ins w:id="14895" w:author="Leon Sandler" w:date="2026-09-06T00:00:00Z">
        <w:r>
          <w:t>aluminum</w:t>
        </w:r>
      </w:ins>
      <w:ins w:id="14896" w:author="Leon Sandler" w:date="2026-09-06T00:00:00Z">
        <w:r>
          <w:t xml:space="preserve"> </w:t>
        </w:r>
      </w:ins>
      <w:ins w:id="14897" w:author="Leon Sandler" w:date="2026-09-06T00:00:00Z">
        <w:r>
          <w:t>shielding</w:t>
        </w:r>
      </w:ins>
      <w:ins w:id="14898" w:author="Leon Sandler" w:date="2026-09-06T00:00:00Z">
        <w:r>
          <w:t xml:space="preserve"> </w:t>
        </w:r>
      </w:ins>
      <w:ins w:id="14899" w:author="Leon Sandler" w:date="2026-09-06T00:00:00Z">
        <w:r>
          <w:t>against</w:t>
        </w:r>
      </w:ins>
      <w:ins w:id="14900" w:author="Leon Sandler" w:date="2026-09-06T00:00:00Z">
        <w:r>
          <w:t xml:space="preserve"> </w:t>
        </w:r>
      </w:ins>
      <w:ins w:id="14901" w:author="Leon Sandler" w:date="2026-09-06T00:00:00Z">
        <w:r>
          <w:t>GCR).</w:t>
        </w:r>
      </w:ins>
      <w:ins w:id="14902" w:author="Leon Sandler" w:date="2026-09-06T00:00:00Z">
        <w:r>
          <w:t xml:space="preserve"> </w:t>
        </w:r>
      </w:ins>
      <w:ins w:id="14903" w:author="Leon Sandler" w:date="2026-09-06T00:00:00Z">
        <w:r>
          <w:t>This</w:t>
        </w:r>
      </w:ins>
      <w:ins w:id="14904" w:author="Leon Sandler" w:date="2026-09-06T00:00:00Z">
        <w:r>
          <w:t xml:space="preserve"> </w:t>
        </w:r>
      </w:ins>
      <w:ins w:id="14905" w:author="Leon Sandler" w:date="2026-09-06T00:00:00Z">
        <w:r>
          <w:t>distinction</w:t>
        </w:r>
      </w:ins>
      <w:ins w:id="14906" w:author="Leon Sandler" w:date="2026-09-06T00:00:00Z">
        <w:r>
          <w:t xml:space="preserve"> </w:t>
        </w:r>
      </w:ins>
      <w:ins w:id="14907" w:author="Leon Sandler" w:date="2026-09-06T00:00:00Z">
        <w:r>
          <w:t>is</w:t>
        </w:r>
      </w:ins>
      <w:ins w:id="14908" w:author="Leon Sandler" w:date="2026-09-06T00:00:00Z">
        <w:r>
          <w:t xml:space="preserve"> </w:t>
        </w:r>
      </w:ins>
      <w:ins w:id="14909" w:author="Leon Sandler" w:date="2026-09-06T00:00:00Z">
        <w:r>
          <w:t>a</w:t>
        </w:r>
      </w:ins>
      <w:ins w:id="14910" w:author="Leon Sandler" w:date="2026-09-06T00:00:00Z">
        <w:r>
          <w:t xml:space="preserve"> </w:t>
        </w:r>
      </w:ins>
      <w:ins w:id="14911" w:author="Leon Sandler" w:date="2026-09-06T00:00:00Z">
        <w:r>
          <w:t>further</w:t>
        </w:r>
      </w:ins>
      <w:ins w:id="14912" w:author="Leon Sandler" w:date="2026-09-06T00:00:00Z">
        <w:r>
          <w:t xml:space="preserve"> </w:t>
        </w:r>
      </w:ins>
      <w:ins w:id="14913" w:author="Leon Sandler" w:date="2026-09-06T00:00:00Z">
        <w:r>
          <w:t>instance</w:t>
        </w:r>
      </w:ins>
      <w:ins w:id="14914" w:author="Leon Sandler" w:date="2026-09-06T00:00:00Z">
        <w:r>
          <w:t xml:space="preserve"> </w:t>
        </w:r>
      </w:ins>
      <w:ins w:id="14915" w:author="Leon Sandler" w:date="2026-09-06T00:00:00Z">
        <w:r>
          <w:t>of</w:t>
        </w:r>
      </w:ins>
      <w:ins w:id="14916" w:author="Leon Sandler" w:date="2026-09-06T00:00:00Z">
        <w:r>
          <w:t xml:space="preserve"> </w:t>
        </w:r>
      </w:ins>
      <w:ins w:id="14917" w:author="Leon Sandler" w:date="2026-09-06T00:00:00Z">
        <w:r>
          <w:t>the</w:t>
        </w:r>
      </w:ins>
      <w:ins w:id="14918" w:author="Leon Sandler" w:date="2026-09-06T00:00:00Z">
        <w:r>
          <w:t xml:space="preserve"> </w:t>
        </w:r>
      </w:ins>
      <w:ins w:id="14919" w:author="Leon Sandler" w:date="2026-09-06T00:00:00Z">
        <w:r>
          <w:t>paper's</w:t>
        </w:r>
      </w:ins>
      <w:ins w:id="14920" w:author="Leon Sandler" w:date="2026-09-06T00:00:00Z">
        <w:r>
          <w:t xml:space="preserve"> </w:t>
        </w:r>
      </w:ins>
      <w:ins w:id="14921" w:author="Leon Sandler" w:date="2026-09-06T00:00:00Z">
        <w:r>
          <w:t>general</w:t>
        </w:r>
      </w:ins>
      <w:ins w:id="14922" w:author="Leon Sandler" w:date="2026-09-06T00:00:00Z">
        <w:r>
          <w:t xml:space="preserve"> </w:t>
        </w:r>
      </w:ins>
      <w:ins w:id="14923" w:author="Leon Sandler" w:date="2026-09-06T00:00:00Z">
        <w:r>
          <w:t>theme</w:t>
        </w:r>
      </w:ins>
      <w:ins w:id="14924" w:author="Leon Sandler" w:date="2026-09-06T00:00:00Z">
        <w:r>
          <w:t xml:space="preserve"> </w:t>
        </w:r>
      </w:ins>
      <w:ins w:id="14925" w:author="Leon Sandler" w:date="2026-09-06T00:00:00Z">
        <w:r>
          <w:t>that</w:t>
        </w:r>
      </w:ins>
      <w:ins w:id="14926" w:author="Leon Sandler" w:date="2026-09-06T00:00:00Z">
        <w:r>
          <w:t xml:space="preserve"> </w:t>
        </w:r>
      </w:ins>
      <w:ins w:id="14927" w:author="Leon Sandler" w:date="2026-09-06T00:00:00Z">
        <w:r>
          <w:t>shielding</w:t>
        </w:r>
      </w:ins>
      <w:ins w:id="14928" w:author="Leon Sandler" w:date="2026-09-06T00:00:00Z">
        <w:r>
          <w:t xml:space="preserve"> </w:t>
        </w:r>
      </w:ins>
      <w:ins w:id="14929" w:author="Leon Sandler" w:date="2026-09-06T00:00:00Z">
        <w:r>
          <w:t>effectiveness</w:t>
        </w:r>
      </w:ins>
      <w:ins w:id="14930" w:author="Leon Sandler" w:date="2026-09-06T00:00:00Z">
        <w:r>
          <w:t xml:space="preserve"> </w:t>
        </w:r>
      </w:ins>
      <w:ins w:id="14931" w:author="Leon Sandler" w:date="2026-09-06T00:00:00Z">
        <w:r>
          <w:t>is</w:t>
        </w:r>
      </w:ins>
      <w:ins w:id="14932" w:author="Leon Sandler" w:date="2026-09-06T00:00:00Z">
        <w:r>
          <w:t xml:space="preserve"> </w:t>
        </w:r>
      </w:ins>
      <w:ins w:id="14933" w:author="Leon Sandler" w:date="2026-09-06T00:00:00Z">
        <w:r>
          <w:t>context-</w:t>
        </w:r>
      </w:ins>
      <w:ins w:id="14934" w:author="Leon Sandler" w:date="2026-09-06T00:00:00Z">
        <w:r>
          <w:t xml:space="preserve"> </w:t>
        </w:r>
      </w:ins>
      <w:ins w:id="14935" w:author="Leon Sandler" w:date="2026-09-06T00:00:00Z">
        <w:r>
          <w:t>and</w:t>
        </w:r>
      </w:ins>
      <w:ins w:id="14936" w:author="Leon Sandler" w:date="2026-09-06T00:00:00Z">
        <w:r>
          <w:t xml:space="preserve"> </w:t>
        </w:r>
      </w:ins>
      <w:ins w:id="14937" w:author="Leon Sandler" w:date="2026-09-06T00:00:00Z">
        <w:r>
          <w:t>threat-dependent</w:t>
        </w:r>
      </w:ins>
      <w:ins w:id="14938" w:author="Leon Sandler" w:date="2026-09-06T00:00:00Z">
        <w:r>
          <w:t xml:space="preserve"> </w:t>
        </w:r>
      </w:ins>
      <w:ins w:id="14939" w:author="Leon Sandler" w:date="2026-09-06T00:00:00Z">
        <w:r>
          <w:t>rather</w:t>
        </w:r>
      </w:ins>
      <w:ins w:id="14940" w:author="Leon Sandler" w:date="2026-09-06T00:00:00Z">
        <w:r>
          <w:t xml:space="preserve"> </w:t>
        </w:r>
      </w:ins>
      <w:ins w:id="14941" w:author="Leon Sandler" w:date="2026-09-06T00:00:00Z">
        <w:r>
          <w:t>than</w:t>
        </w:r>
      </w:ins>
      <w:ins w:id="14942" w:author="Leon Sandler" w:date="2026-09-06T00:00:00Z">
        <w:r>
          <w:t xml:space="preserve"> </w:t>
        </w:r>
      </w:ins>
      <w:ins w:id="14943" w:author="Leon Sandler" w:date="2026-09-06T00:00:00Z">
        <w:r>
          <w:t>a</w:t>
        </w:r>
      </w:ins>
      <w:ins w:id="14944" w:author="Leon Sandler" w:date="2026-09-06T00:00:00Z">
        <w:r>
          <w:t xml:space="preserve"> </w:t>
        </w:r>
      </w:ins>
      <w:ins w:id="14945" w:author="Leon Sandler" w:date="2026-09-06T00:00:00Z">
        <w:r>
          <w:t>single</w:t>
        </w:r>
      </w:ins>
      <w:ins w:id="14946" w:author="Leon Sandler" w:date="2026-09-06T00:00:00Z">
        <w:r>
          <w:t xml:space="preserve"> </w:t>
        </w:r>
      </w:ins>
      <w:ins w:id="14947" w:author="Leon Sandler" w:date="2026-09-06T00:00:00Z">
        <w:r>
          <w:t>universal</w:t>
        </w:r>
      </w:ins>
      <w:ins w:id="14948" w:author="Leon Sandler" w:date="2026-09-06T00:00:00Z">
        <w:r>
          <w:t xml:space="preserve"> </w:t>
        </w:r>
      </w:ins>
      <w:ins w:id="14949" w:author="Leon Sandler" w:date="2026-09-06T00:00:00Z">
        <w:r>
          <w:t>figure</w:t>
        </w:r>
      </w:ins>
      <w:ins w:id="14950" w:author="Leon Sandler" w:date="2026-09-06T00:00:00Z">
        <w:r>
          <w:t xml:space="preserve"> </w:t>
        </w:r>
      </w:ins>
      <w:ins w:id="14951" w:author="Leon Sandler" w:date="2026-09-06T00:00:00Z">
        <w:r>
          <w:t>of</w:t>
        </w:r>
      </w:ins>
      <w:ins w:id="14952" w:author="Leon Sandler" w:date="2026-09-06T00:00:00Z">
        <w:r>
          <w:t xml:space="preserve"> </w:t>
        </w:r>
      </w:ins>
      <w:ins w:id="14953" w:author="Leon Sandler" w:date="2026-09-06T00:00:00Z">
        <w:r>
          <w:t>merit,</w:t>
        </w:r>
      </w:ins>
      <w:ins w:id="14954" w:author="Leon Sandler" w:date="2026-09-06T00:00:00Z">
        <w:r>
          <w:t xml:space="preserve"> </w:t>
        </w:r>
      </w:ins>
      <w:ins w:id="14955" w:author="Leon Sandler" w:date="2026-09-06T00:00:00Z">
        <w:r>
          <w:t>and</w:t>
        </w:r>
      </w:ins>
      <w:ins w:id="14956" w:author="Leon Sandler" w:date="2026-09-06T00:00:00Z">
        <w:r>
          <w:t xml:space="preserve"> </w:t>
        </w:r>
      </w:ins>
      <w:ins w:id="14957" w:author="Leon Sandler" w:date="2026-09-06T00:00:00Z">
        <w:r>
          <w:t>we</w:t>
        </w:r>
      </w:ins>
      <w:ins w:id="14958" w:author="Leon Sandler" w:date="2026-09-06T00:00:00Z">
        <w:r>
          <w:t xml:space="preserve"> </w:t>
        </w:r>
      </w:ins>
      <w:ins w:id="14959" w:author="Leon Sandler" w:date="2026-09-06T00:00:00Z">
        <w:r>
          <w:t>flag</w:t>
        </w:r>
      </w:ins>
      <w:ins w:id="14960" w:author="Leon Sandler" w:date="2026-09-06T00:00:00Z">
        <w:r>
          <w:t xml:space="preserve"> </w:t>
        </w:r>
      </w:ins>
      <w:ins w:id="14961" w:author="Leon Sandler" w:date="2026-09-06T00:00:00Z">
        <w:r>
          <w:t>GCR</w:t>
        </w:r>
      </w:ins>
      <w:ins w:id="14962" w:author="Leon Sandler" w:date="2026-09-06T00:00:00Z">
        <w:r>
          <w:t xml:space="preserve"> </w:t>
        </w:r>
      </w:ins>
      <w:ins w:id="14963" w:author="Leon Sandler" w:date="2026-09-06T00:00:00Z">
        <w:r>
          <w:t>shielding</w:t>
        </w:r>
      </w:ins>
      <w:ins w:id="14964" w:author="Leon Sandler" w:date="2026-09-06T00:00:00Z">
        <w:r>
          <w:t xml:space="preserve"> </w:t>
        </w:r>
      </w:ins>
      <w:ins w:id="14965" w:author="Leon Sandler" w:date="2026-09-06T00:00:00Z">
        <w:r>
          <w:t>trade-offs</w:t>
        </w:r>
      </w:ins>
      <w:ins w:id="14966" w:author="Leon Sandler" w:date="2026-09-06T00:00:00Z">
        <w:r>
          <w:t xml:space="preserve"> </w:t>
        </w:r>
      </w:ins>
      <w:ins w:id="14967" w:author="Leon Sandler" w:date="2026-09-06T00:00:00Z">
        <w:r>
          <w:t>explicitly</w:t>
        </w:r>
      </w:ins>
      <w:ins w:id="14968" w:author="Leon Sandler" w:date="2026-09-06T00:00:00Z">
        <w:r>
          <w:t xml:space="preserve"> </w:t>
        </w:r>
      </w:ins>
      <w:ins w:id="14969" w:author="Leon Sandler" w:date="2026-09-06T00:00:00Z">
        <w:r>
          <w:t>as</w:t>
        </w:r>
      </w:ins>
      <w:ins w:id="14970" w:author="Leon Sandler" w:date="2026-09-06T00:00:00Z">
        <w:r>
          <w:t xml:space="preserve"> </w:t>
        </w:r>
      </w:ins>
      <w:ins w:id="14971" w:author="Leon Sandler" w:date="2026-09-06T00:00:00Z">
        <w:r>
          <w:t>outside</w:t>
        </w:r>
      </w:ins>
      <w:ins w:id="14972" w:author="Leon Sandler" w:date="2026-09-06T00:00:00Z">
        <w:r>
          <w:t xml:space="preserve"> </w:t>
        </w:r>
      </w:ins>
      <w:ins w:id="14973" w:author="Leon Sandler" w:date="2026-09-06T00:00:00Z">
        <w:r>
          <w:t>this</w:t>
        </w:r>
      </w:ins>
      <w:ins w:id="14974" w:author="Leon Sandler" w:date="2026-09-06T00:00:00Z">
        <w:r>
          <w:t xml:space="preserve"> </w:t>
        </w:r>
      </w:ins>
      <w:ins w:id="14975" w:author="Leon Sandler" w:date="2026-09-06T00:00:00Z">
        <w:r>
          <w:t>paper's</w:t>
        </w:r>
      </w:ins>
      <w:ins w:id="14976" w:author="Leon Sandler" w:date="2026-09-06T00:00:00Z">
        <w:r>
          <w:t xml:space="preserve"> </w:t>
        </w:r>
      </w:ins>
      <w:ins w:id="14977" w:author="Leon Sandler" w:date="2026-09-06T00:00:00Z">
        <w:r>
          <w:t>scope</w:t>
        </w:r>
      </w:ins>
      <w:ins w:id="14978" w:author="Leon Sandler" w:date="2026-09-06T00:00:00Z">
        <w:r>
          <w:t xml:space="preserve"> </w:t>
        </w:r>
      </w:ins>
      <w:ins w:id="14979" w:author="Leon Sandler" w:date="2026-09-06T00:00:00Z">
        <w:r>
          <w:t>in</w:t>
        </w:r>
      </w:ins>
      <w:ins w:id="14980" w:author="Leon Sandler" w:date="2026-09-06T00:00:00Z">
        <w:r>
          <w:t xml:space="preserve"> </w:t>
        </w:r>
      </w:ins>
      <w:ins w:id="14981" w:author="Leon Sandler" w:date="2026-09-06T00:00:00Z">
        <w:r>
          <w:t>Section</w:t>
        </w:r>
      </w:ins>
      <w:ins w:id="14982" w:author="Leon Sandler" w:date="2026-09-06T00:00:00Z">
        <w:r>
          <w:t xml:space="preserve"> </w:t>
        </w:r>
      </w:ins>
      <w:ins w:id="14983" w:author="Leon Sandler" w:date="2026-09-06T00:00:00Z">
        <w:r>
          <w:t>14.</w:t>
        </w:r>
      </w:ins>
    </w:p>
    <w:p>
      <w:ins w:id="14984" w:author="Leon Sandler" w:date="2026-09-06T00:00:00Z">
        <w:r>
          <w:t>14.</w:t>
        </w:r>
      </w:ins>
      <w:r>
        <w:t xml:space="preserve"> </w:t>
      </w:r>
      <w:r>
        <w:t>Limitations</w:t>
      </w:r>
      <w:r>
        <w:t xml:space="preserve"> </w:t>
      </w:r>
      <w:r>
        <w:t>and</w:t>
      </w:r>
      <w:r>
        <w:t xml:space="preserve"> </w:t>
      </w:r>
      <w:r>
        <w:t>Future</w:t>
      </w:r>
      <w:r>
        <w:t xml:space="preserve"> </w:t>
      </w:r>
      <w:r>
        <w:t>Work</w:t>
      </w:r>
    </w:p>
    <w:p>
      <w:r>
        <w:t>The</w:t>
      </w:r>
      <w:r>
        <w:t xml:space="preserve"> </w:t>
      </w:r>
      <w:r>
        <w:t>component-allocation</w:t>
      </w:r>
      <w:r>
        <w:t xml:space="preserve"> </w:t>
      </w:r>
      <w:r>
        <w:t>split</w:t>
      </w:r>
      <w:r>
        <w:t xml:space="preserve"> </w:t>
      </w:r>
      <w:ins w:id="14985" w:author="Leon Sandler" w:date="2026-09-06T00:00:00Z">
        <w:r>
          <w:t>between</w:t>
        </w:r>
      </w:ins>
      <w:ins w:id="14986" w:author="Leon Sandler" w:date="2026-09-06T00:00:00Z">
        <w:r>
          <w:t xml:space="preserve"> </w:t>
        </w:r>
      </w:ins>
      <w:ins w:id="14987" w:author="Leon Sandler" w:date="2026-09-06T00:00:00Z">
        <w:r>
          <w:t>Earth-supplied</w:t>
        </w:r>
      </w:ins>
      <w:ins w:id="14988" w:author="Leon Sandler" w:date="2026-09-06T00:00:00Z">
        <w:r>
          <w:t xml:space="preserve"> </w:t>
        </w:r>
      </w:ins>
      <w:ins w:id="14989" w:author="Leon Sandler" w:date="2026-09-06T00:00:00Z">
        <w:r>
          <w:t>core</w:t>
        </w:r>
      </w:ins>
      <w:ins w:id="14990" w:author="Leon Sandler" w:date="2026-09-06T00:00:00Z">
        <w:r>
          <w:t xml:space="preserve"> </w:t>
        </w:r>
      </w:ins>
      <w:ins w:id="14991" w:author="Leon Sandler" w:date="2026-09-06T00:00:00Z">
        <w:r>
          <w:t>hardware</w:t>
        </w:r>
      </w:ins>
      <w:ins w:id="14992" w:author="Leon Sandler" w:date="2026-09-06T00:00:00Z">
        <w:r>
          <w:t xml:space="preserve"> </w:t>
        </w:r>
      </w:ins>
      <w:ins w:id="14993" w:author="Leon Sandler" w:date="2026-09-06T00:00:00Z">
        <w:r>
          <w:t>and</w:t>
        </w:r>
      </w:ins>
      <w:ins w:id="14994" w:author="Leon Sandler" w:date="2026-09-06T00:00:00Z">
        <w:r>
          <w:t xml:space="preserve"> </w:t>
        </w:r>
      </w:ins>
      <w:ins w:id="14995" w:author="Leon Sandler" w:date="2026-09-06T00:00:00Z">
        <w:r>
          <w:t>regolith-substitutable</w:t>
        </w:r>
      </w:ins>
      <w:ins w:id="14996" w:author="Leon Sandler" w:date="2026-09-06T00:00:00Z">
        <w:r>
          <w:t xml:space="preserve"> </w:t>
        </w:r>
      </w:ins>
      <w:ins w:id="14997" w:author="Leon Sandler" w:date="2026-09-06T00:00:00Z">
        <w:r>
          <w:t>structural</w:t>
        </w:r>
      </w:ins>
      <w:ins w:id="14998" w:author="Leon Sandler" w:date="2026-09-06T00:00:00Z">
        <w:r>
          <w:t xml:space="preserve"> </w:t>
        </w:r>
      </w:ins>
      <w:ins w:id="14999" w:author="Leon Sandler" w:date="2026-09-06T00:00:00Z">
        <w:r>
          <w:t>mass</w:t>
        </w:r>
      </w:ins>
      <w:ins w:id="15000" w:author="Leon Sandler" w:date="2026-09-06T00:00:00Z">
        <w:r>
          <w:t xml:space="preserve"> </w:t>
        </w:r>
      </w:ins>
      <w:r>
        <w:t>(40%/60%,</w:t>
      </w:r>
      <w:r>
        <w:t xml:space="preserve"> </w:t>
      </w:r>
      <w:del w:id="15001" w:author="Leon Sandler" w:date="2026-09-06T00:00:00Z">
        <w:r>
          <w:delText>§9.1)</w:delText>
        </w:r>
      </w:del>
      <w:ins w:id="15002" w:author="Leon Sandler" w:date="2026-09-06T00:00:00Z">
        <w:r>
          <w:t>Section</w:t>
        </w:r>
      </w:ins>
      <w:ins w:id="15003" w:author="Leon Sandler" w:date="2026-09-06T00:00:00Z">
        <w:r>
          <w:t xml:space="preserve"> </w:t>
        </w:r>
      </w:ins>
      <w:ins w:id="15004" w:author="Leon Sandler" w:date="2026-09-06T00:00:00Z">
        <w:r>
          <w:t>8.1)</w:t>
        </w:r>
      </w:ins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first-order</w:t>
      </w:r>
      <w:r>
        <w:t xml:space="preserve"> </w:t>
      </w:r>
      <w:r>
        <w:t>assumption</w:t>
      </w:r>
      <w:r>
        <w:t xml:space="preserve"> </w:t>
      </w:r>
      <w:r>
        <w:t>pending</w:t>
      </w:r>
      <w:r>
        <w:t xml:space="preserve"> </w:t>
      </w:r>
      <w:r>
        <w:t>detailed</w:t>
      </w:r>
      <w:r>
        <w:t xml:space="preserve"> </w:t>
      </w:r>
      <w:r>
        <w:t>subsystem</w:t>
      </w:r>
      <w:r>
        <w:t xml:space="preserve"> </w:t>
      </w:r>
      <w:r>
        <w:t>design;</w:t>
      </w:r>
      <w:r>
        <w:t xml:space="preserve"> </w:t>
      </w:r>
      <w:del w:id="15005" w:author="Leon Sandler" w:date="2026-09-06T00:00:00Z">
        <w:r>
          <w:delText>the</w:delText>
        </w:r>
      </w:del>
      <w:del w:id="15006" w:author="Leon Sandler" w:date="2026-09-06T00:00:00Z">
        <w:r>
          <w:delText> </w:delText>
        </w:r>
      </w:del>
      <w:del w:id="15007" w:author="Leon Sandler" w:date="2026-09-06T00:00:00Z">
        <w:r>
          <w:delText>regolith-construction</w:delText>
        </w:r>
      </w:del>
      <w:del w:id="15008" w:author="Leon Sandler" w:date="2026-09-06T00:00:00Z">
        <w:r>
          <w:delText> </w:delText>
        </w:r>
      </w:del>
      <w:del w:id="15009" w:author="Leon Sandler" w:date="2026-09-06T00:00:00Z">
        <w:r>
          <w:delText>mass</w:delText>
        </w:r>
      </w:del>
      <w:del w:id="15010" w:author="Leon Sandler" w:date="2026-09-06T00:00:00Z">
        <w:r>
          <w:delText> </w:delText>
        </w:r>
      </w:del>
      <w:del w:id="15011" w:author="Leon Sandler" w:date="2026-09-06T00:00:00Z">
        <w:r>
          <w:delText>multiplier</w:delText>
        </w:r>
      </w:del>
      <w:del w:id="15012" w:author="Leon Sandler" w:date="2026-09-06T00:00:00Z">
        <w:r>
          <w:delText> </w:delText>
        </w:r>
      </w:del>
      <w:del w:id="15013" w:author="Leon Sandler" w:date="2026-09-06T00:00:00Z">
        <w:r>
          <w:delText>(§9.2)</w:delText>
        </w:r>
      </w:del>
      <w:del w:id="15014" w:author="Leon Sandler" w:date="2026-09-06T00:00:00Z">
        <w:r>
          <w:delText> </w:delText>
        </w:r>
      </w:del>
      <w:del w:id="15015" w:author="Leon Sandler" w:date="2026-09-06T00:00:00Z">
        <w:r>
          <w:delText>has</w:delText>
        </w:r>
      </w:del>
      <w:del w:id="15016" w:author="Leon Sandler" w:date="2026-09-06T00:00:00Z">
        <w:r>
          <w:delText> </w:delText>
        </w:r>
      </w:del>
      <w:del w:id="15017" w:author="Leon Sandler" w:date="2026-09-06T00:00:00Z">
        <w:r>
          <w:delText>already</w:delText>
        </w:r>
      </w:del>
      <w:del w:id="15018" w:author="Leon Sandler" w:date="2026-09-06T00:00:00Z">
        <w:r>
          <w:delText> </w:delText>
        </w:r>
      </w:del>
      <w:del w:id="15019" w:author="Leon Sandler" w:date="2026-09-06T00:00:00Z">
        <w:r>
          <w:delText>been</w:delText>
        </w:r>
      </w:del>
      <w:del w:id="15020" w:author="Leon Sandler" w:date="2026-09-06T00:00:00Z">
        <w:r>
          <w:delText> </w:delText>
        </w:r>
      </w:del>
      <w:del w:id="15021" w:author="Leon Sandler" w:date="2026-09-06T00:00:00Z">
        <w:r>
          <w:delText>swept</w:delText>
        </w:r>
      </w:del>
      <w:del w:id="15022" w:author="Leon Sandler" w:date="2026-09-06T00:00:00Z">
        <w:r>
          <w:delText> </w:delText>
        </w:r>
      </w:del>
      <w:del w:id="15023" w:author="Leon Sandler" w:date="2026-09-06T00:00:00Z">
        <w:r>
          <w:delText>1×-5×</w:delText>
        </w:r>
      </w:del>
      <w:del w:id="15024" w:author="Leon Sandler" w:date="2026-09-06T00:00:00Z">
        <w:r>
          <w:delText> </w:delText>
        </w:r>
      </w:del>
      <w:del w:id="15025" w:author="Leon Sandler" w:date="2026-09-06T00:00:00Z">
        <w:r>
          <w:delText>and</w:delText>
        </w:r>
      </w:del>
      <w:del w:id="15026" w:author="Leon Sandler" w:date="2026-09-06T00:00:00Z">
        <w:r>
          <w:delText> </w:delText>
        </w:r>
      </w:del>
      <w:del w:id="15027" w:author="Leon Sandler" w:date="2026-09-06T00:00:00Z">
        <w:r>
          <w:delText>shown</w:delText>
        </w:r>
      </w:del>
      <w:del w:id="15028" w:author="Leon Sandler" w:date="2026-09-06T00:00:00Z">
        <w:r>
          <w:delText> </w:delText>
        </w:r>
      </w:del>
      <w:del w:id="15029" w:author="Leon Sandler" w:date="2026-09-06T00:00:00Z">
        <w:r>
          <w:delText>not</w:delText>
        </w:r>
      </w:del>
      <w:del w:id="15030" w:author="Leon Sandler" w:date="2026-09-06T00:00:00Z">
        <w:r>
          <w:delText> </w:delText>
        </w:r>
      </w:del>
      <w:del w:id="15031" w:author="Leon Sandler" w:date="2026-09-06T00:00:00Z">
        <w:r>
          <w:delText>to</w:delText>
        </w:r>
      </w:del>
      <w:del w:id="15032" w:author="Leon Sandler" w:date="2026-09-06T00:00:00Z">
        <w:r>
          <w:delText> </w:delText>
        </w:r>
      </w:del>
      <w:del w:id="15033" w:author="Leon Sandler" w:date="2026-09-06T00:00:00Z">
        <w:r>
          <w:delText>affect</w:delText>
        </w:r>
      </w:del>
      <w:del w:id="15034" w:author="Leon Sandler" w:date="2026-09-06T00:00:00Z">
        <w:r>
          <w:delText> </w:delText>
        </w:r>
      </w:del>
      <w:del w:id="15035" w:author="Leon Sandler" w:date="2026-09-06T00:00:00Z">
        <w:r>
          <w:delText>M_E,</w:delText>
        </w:r>
      </w:del>
      <w:del w:id="15036" w:author="Leon Sandler" w:date="2026-09-06T00:00:00Z">
        <w:r>
          <w:delText> </w:delText>
        </w:r>
      </w:del>
      <w:del w:id="15037" w:author="Leon Sandler" w:date="2026-09-06T00:00:00Z">
        <w:r>
          <w:delText>so</w:delText>
        </w:r>
      </w:del>
      <w:ins w:id="15038" w:author="Leon Sandler" w:date="2026-09-06T00:00:00Z">
        <w:r>
          <w:t>refining</w:t>
        </w:r>
      </w:ins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del w:id="15039" w:author="Leon Sandler" w:date="2026-09-06T00:00:00Z">
        <w:r>
          <w:delText>a</w:delText>
        </w:r>
      </w:del>
      <w:del w:id="15040" w:author="Leon Sandler" w:date="2026-09-06T00:00:00Z">
        <w:r>
          <w:delText> </w:delText>
        </w:r>
      </w:del>
      <w:r>
        <w:t>lower</w:t>
      </w:r>
      <w:r>
        <w:t xml:space="preserve"> </w:t>
      </w:r>
      <w:r>
        <w:t>priority</w:t>
      </w:r>
      <w:del w:id="15041" w:author="Leon Sandler" w:date="2026-09-06T00:00:00Z">
        <w:r>
          <w:delText> </w:delText>
        </w:r>
      </w:del>
      <w:del w:id="15042" w:author="Leon Sandler" w:date="2026-09-06T00:00:00Z">
        <w:r>
          <w:delText>for</w:delText>
        </w:r>
      </w:del>
      <w:del w:id="15043" w:author="Leon Sandler" w:date="2026-09-06T00:00:00Z">
        <w:r>
          <w:delText> </w:delText>
        </w:r>
      </w:del>
      <w:del w:id="15044" w:author="Leon Sandler" w:date="2026-09-06T00:00:00Z">
        <w:r>
          <w:delText>further</w:delText>
        </w:r>
      </w:del>
      <w:del w:id="15045" w:author="Leon Sandler" w:date="2026-09-06T00:00:00Z">
        <w:r>
          <w:delText> </w:delText>
        </w:r>
      </w:del>
      <w:del w:id="15046" w:author="Leon Sandler" w:date="2026-09-06T00:00:00Z">
        <w:r>
          <w:delText>refinement</w:delText>
        </w:r>
      </w:del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transport</w:t>
      </w:r>
      <w:r>
        <w:t xml:space="preserve"> </w:t>
      </w:r>
      <w:r>
        <w:t>calculation</w:t>
      </w:r>
      <w:r>
        <w:t xml:space="preserve"> </w:t>
      </w:r>
      <w:del w:id="15047" w:author="Leon Sandler" w:date="2026-09-06T00:00:00Z">
        <w:r>
          <w:delText>below.</w:delText>
        </w:r>
      </w:del>
      <w:ins w:id="15048" w:author="Leon Sandler" w:date="2026-09-06T00:00:00Z">
        <w:r>
          <w:t>below,</w:t>
        </w:r>
      </w:ins>
      <w:r>
        <w:t xml:space="preserve"> </w:t>
      </w:r>
      <w:ins w:id="15049" w:author="Leon Sandler" w:date="2026-09-06T00:00:00Z">
        <w:r>
          <w:t>since</w:t>
        </w:r>
      </w:ins>
      <w:ins w:id="15050" w:author="Leon Sandler" w:date="2026-09-06T00:00:00Z">
        <w:r>
          <w:t xml:space="preserve"> </w:t>
        </w:r>
      </w:ins>
      <w:ins w:id="15051" w:author="Leon Sandler" w:date="2026-09-06T00:00:00Z">
        <w:r>
          <w:t>Section</w:t>
        </w:r>
      </w:ins>
      <w:ins w:id="15052" w:author="Leon Sandler" w:date="2026-09-06T00:00:00Z">
        <w:r>
          <w:t xml:space="preserve"> </w:t>
        </w:r>
      </w:ins>
      <w:ins w:id="15053" w:author="Leon Sandler" w:date="2026-09-06T00:00:00Z">
        <w:r>
          <w:t>8.2</w:t>
        </w:r>
      </w:ins>
      <w:ins w:id="15054" w:author="Leon Sandler" w:date="2026-09-06T00:00:00Z">
        <w:r>
          <w:t xml:space="preserve"> </w:t>
        </w:r>
      </w:ins>
      <w:ins w:id="15055" w:author="Leon Sandler" w:date="2026-09-06T00:00:00Z">
        <w:r>
          <w:t>shows</w:t>
        </w:r>
      </w:ins>
      <w:ins w:id="15056" w:author="Leon Sandler" w:date="2026-09-06T00:00:00Z">
        <w:r>
          <w:t xml:space="preserve"> </w:t>
        </w:r>
      </w:ins>
      <w:ins w:id="15057" w:author="Leon Sandler" w:date="2026-09-06T00:00:00Z">
        <w:r>
          <w:t>the</w:t>
        </w:r>
      </w:ins>
      <w:ins w:id="15058" w:author="Leon Sandler" w:date="2026-09-06T00:00:00Z">
        <w:r>
          <w:t xml:space="preserve"> </w:t>
        </w:r>
      </w:ins>
      <w:ins w:id="15059" w:author="Leon Sandler" w:date="2026-09-06T00:00:00Z">
        <w:r>
          <w:t>headline</w:t>
        </w:r>
      </w:ins>
      <w:ins w:id="15060" w:author="Leon Sandler" w:date="2026-09-06T00:00:00Z">
        <w:r>
          <w:t xml:space="preserve"> </w:t>
        </w:r>
      </w:ins>
      <w:ins w:id="15061" w:author="Leon Sandler" w:date="2026-09-06T00:00:00Z">
        <w:r>
          <w:t>Earth-launched-mass</w:t>
        </w:r>
      </w:ins>
      <w:ins w:id="15062" w:author="Leon Sandler" w:date="2026-09-06T00:00:00Z">
        <w:r>
          <w:t xml:space="preserve"> </w:t>
        </w:r>
      </w:ins>
      <w:ins w:id="15063" w:author="Leon Sandler" w:date="2026-09-06T00:00:00Z">
        <w:r>
          <w:t>result</w:t>
        </w:r>
      </w:ins>
      <w:ins w:id="15064" w:author="Leon Sandler" w:date="2026-09-06T00:00:00Z">
        <w:r>
          <w:t xml:space="preserve"> </w:t>
        </w:r>
      </w:ins>
      <w:ins w:id="15065" w:author="Leon Sandler" w:date="2026-09-06T00:00:00Z">
        <w:r>
          <w:t>is</w:t>
        </w:r>
      </w:ins>
      <w:ins w:id="15066" w:author="Leon Sandler" w:date="2026-09-06T00:00:00Z">
        <w:r>
          <w:t xml:space="preserve"> </w:t>
        </w:r>
      </w:ins>
      <w:ins w:id="15067" w:author="Leon Sandler" w:date="2026-09-06T00:00:00Z">
        <w:r>
          <w:t>insensitive</w:t>
        </w:r>
      </w:ins>
      <w:ins w:id="15068" w:author="Leon Sandler" w:date="2026-09-06T00:00:00Z">
        <w:r>
          <w:t xml:space="preserve"> </w:t>
        </w:r>
      </w:ins>
      <w:ins w:id="15069" w:author="Leon Sandler" w:date="2026-09-06T00:00:00Z">
        <w:r>
          <w:t>to</w:t>
        </w:r>
      </w:ins>
      <w:ins w:id="15070" w:author="Leon Sandler" w:date="2026-09-06T00:00:00Z">
        <w:r>
          <w:t xml:space="preserve"> </w:t>
        </w:r>
      </w:ins>
      <w:ins w:id="15071" w:author="Leon Sandler" w:date="2026-09-06T00:00:00Z">
        <w:r>
          <w:t>the</w:t>
        </w:r>
      </w:ins>
      <w:ins w:id="15072" w:author="Leon Sandler" w:date="2026-09-06T00:00:00Z">
        <w:r>
          <w:t xml:space="preserve"> </w:t>
        </w:r>
      </w:ins>
      <w:ins w:id="15073" w:author="Leon Sandler" w:date="2026-09-06T00:00:00Z">
        <w:r>
          <w:t>regolith-construction</w:t>
        </w:r>
      </w:ins>
      <w:ins w:id="15074" w:author="Leon Sandler" w:date="2026-09-06T00:00:00Z">
        <w:r>
          <w:t xml:space="preserve"> </w:t>
        </w:r>
      </w:ins>
      <w:ins w:id="15075" w:author="Leon Sandler" w:date="2026-09-06T00:00:00Z">
        <w:r>
          <w:t>multiplier</w:t>
        </w:r>
      </w:ins>
      <w:ins w:id="15076" w:author="Leon Sandler" w:date="2026-09-06T00:00:00Z">
        <w:r>
          <w:t xml:space="preserve"> </w:t>
        </w:r>
      </w:ins>
      <w:ins w:id="15077" w:author="Leon Sandler" w:date="2026-09-06T00:00:00Z">
        <w:r>
          <w:t>itself.</w:t>
        </w:r>
      </w:ins>
    </w:p>
    <w:p>
      <w:r>
        <w:t>The</w:t>
      </w:r>
      <w:r>
        <w:t xml:space="preserve"> </w:t>
      </w:r>
      <w:r>
        <w:t>HZETRN2020/Geant4</w:t>
      </w:r>
      <w:r>
        <w:t xml:space="preserve"> </w:t>
      </w:r>
      <w:del w:id="15078" w:author="Leon Sandler" w:date="2026-09-06T00:00:00Z">
        <w:r>
          <w:delText>run</w:delText>
        </w:r>
      </w:del>
      <w:ins w:id="15079" w:author="Leon Sandler" w:date="2026-09-06T00:00:00Z">
        <w:r>
          <w:t>transport</w:t>
        </w:r>
      </w:ins>
      <w:ins w:id="15080" w:author="Leon Sandler" w:date="2026-09-06T00:00:00Z">
        <w:r>
          <w:t xml:space="preserve"> </w:t>
        </w:r>
      </w:ins>
      <w:ins w:id="15081" w:author="Leon Sandler" w:date="2026-09-06T00:00:00Z">
        <w:r>
          <w:t>calculation</w:t>
        </w:r>
      </w:ins>
      <w:r>
        <w:t xml:space="preserve"> </w:t>
      </w:r>
      <w:r>
        <w:t>specified</w:t>
      </w:r>
      <w:r>
        <w:t xml:space="preserve"> </w:t>
      </w:r>
      <w:r>
        <w:t>in</w:t>
      </w:r>
      <w:r>
        <w:t xml:space="preserve"> </w:t>
      </w:r>
      <w:del w:id="15082" w:author="Leon Sandler" w:date="2026-09-06T00:00:00Z">
        <w:r>
          <w:delText>§11.3</w:delText>
        </w:r>
      </w:del>
      <w:ins w:id="15083" w:author="Leon Sandler" w:date="2026-09-06T00:00:00Z">
        <w:r>
          <w:t>Section</w:t>
        </w:r>
      </w:ins>
      <w:ins w:id="15084" w:author="Leon Sandler" w:date="2026-09-06T00:00:00Z">
        <w:r>
          <w:t xml:space="preserve"> </w:t>
        </w:r>
      </w:ins>
      <w:ins w:id="15085" w:author="Leon Sandler" w:date="2026-09-06T00:00:00Z">
        <w:r>
          <w:t>10.4</w:t>
        </w:r>
      </w:ins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ins w:id="15086" w:author="Leon Sandler" w:date="2026-09-06T00:00:00Z">
        <w:r>
          <w:t>single</w:t>
        </w:r>
      </w:ins>
      <w:ins w:id="15087" w:author="Leon Sandler" w:date="2026-09-06T00:00:00Z">
        <w:r>
          <w:t xml:space="preserve"> </w:t>
        </w:r>
      </w:ins>
      <w:r>
        <w:t>highest-priority</w:t>
      </w:r>
      <w:r>
        <w:t xml:space="preserve"> </w:t>
      </w:r>
      <w:r>
        <w:t>remaining</w:t>
      </w:r>
      <w:r>
        <w:t xml:space="preserve"> </w:t>
      </w:r>
      <w:del w:id="15088" w:author="Leon Sandler" w:date="2026-09-06T00:00:00Z">
        <w:r>
          <w:delText>task:</w:delText>
        </w:r>
      </w:del>
      <w:ins w:id="15089" w:author="Leon Sandler" w:date="2026-09-06T00:00:00Z">
        <w:r>
          <w:t>task</w:t>
        </w:r>
      </w:ins>
      <w:ins w:id="15090" w:author="Leon Sandler" w:date="2026-09-06T00:00:00Z">
        <w:r>
          <w:t xml:space="preserve"> </w:t>
        </w:r>
      </w:ins>
      <w:ins w:id="15091" w:author="Leon Sandler" w:date="2026-09-06T00:00:00Z">
        <w:r>
          <w:t>in</w:t>
        </w:r>
      </w:ins>
      <w:ins w:id="15092" w:author="Leon Sandler" w:date="2026-09-06T00:00:00Z">
        <w:r>
          <w:t xml:space="preserve"> </w:t>
        </w:r>
      </w:ins>
      <w:ins w:id="15093" w:author="Leon Sandler" w:date="2026-09-06T00:00:00Z">
        <w:r>
          <w:t>this</w:t>
        </w:r>
      </w:ins>
      <w:ins w:id="15094" w:author="Leon Sandler" w:date="2026-09-06T00:00:00Z">
        <w:r>
          <w:t xml:space="preserve"> </w:t>
        </w:r>
      </w:ins>
      <w:ins w:id="15095" w:author="Leon Sandler" w:date="2026-09-06T00:00:00Z">
        <w:r>
          <w:t>research</w:t>
        </w:r>
      </w:ins>
      <w:ins w:id="15096" w:author="Leon Sandler" w:date="2026-09-06T00:00:00Z">
        <w:r>
          <w:t xml:space="preserve"> </w:t>
        </w:r>
      </w:ins>
      <w:ins w:id="15097" w:author="Leon Sandler" w:date="2026-09-06T00:00:00Z">
        <w:r>
          <w:t>program:</w:t>
        </w:r>
      </w:ins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only</w:t>
      </w:r>
      <w:r>
        <w:t xml:space="preserve"> </w:t>
      </w:r>
      <w:r>
        <w:t>item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list</w:t>
      </w:r>
      <w:r>
        <w:t xml:space="preserve"> </w:t>
      </w:r>
      <w:r>
        <w:t>that</w:t>
      </w:r>
      <w:r>
        <w:t xml:space="preserve"> </w:t>
      </w:r>
      <w:del w:id="15098" w:author="Leon Sandler" w:date="2026-09-06T00:00:00Z">
        <w:r>
          <w:delText>changes</w:delText>
        </w:r>
      </w:del>
      <w:ins w:id="15099" w:author="Leon Sandler" w:date="2026-09-06T00:00:00Z">
        <w:r>
          <w:t>would</w:t>
        </w:r>
      </w:ins>
      <w:ins w:id="15100" w:author="Leon Sandler" w:date="2026-09-06T00:00:00Z">
        <w:r>
          <w:t xml:space="preserve"> </w:t>
        </w:r>
      </w:ins>
      <w:ins w:id="15101" w:author="Leon Sandler" w:date="2026-09-06T00:00:00Z">
        <w:r>
          <w:t>change</w:t>
        </w:r>
      </w:ins>
      <w:r>
        <w:t xml:space="preserve"> </w:t>
      </w:r>
      <w:r>
        <w:t>the</w:t>
      </w:r>
      <w:r>
        <w:t xml:space="preserve"> </w:t>
      </w:r>
      <w:r>
        <w:t>paper's</w:t>
      </w:r>
      <w:r>
        <w:t xml:space="preserve"> </w:t>
      </w:r>
      <w:r>
        <w:t>central</w:t>
      </w:r>
      <w:r>
        <w:t xml:space="preserve"> </w:t>
      </w:r>
      <w:r>
        <w:t>claim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fluence-level</w:t>
      </w:r>
      <w:r>
        <w:t xml:space="preserve"> </w:t>
      </w:r>
      <w:r>
        <w:t>result</w:t>
      </w:r>
      <w:r>
        <w:t xml:space="preserve"> </w:t>
      </w:r>
      <w:r>
        <w:t>(η_F)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ins w:id="15102" w:author="Leon Sandler" w:date="2026-09-06T00:00:00Z">
        <w:r>
          <w:t>genuine</w:t>
        </w:r>
      </w:ins>
      <w:ins w:id="15103" w:author="Leon Sandler" w:date="2026-09-06T00:00:00Z">
        <w:r>
          <w:t xml:space="preserve"> </w:t>
        </w:r>
      </w:ins>
      <w:r>
        <w:t>dose-level</w:t>
      </w:r>
      <w:r>
        <w:t xml:space="preserve"> </w:t>
      </w:r>
      <w:del w:id="15104" w:author="Leon Sandler" w:date="2026-09-06T00:00:00Z">
        <w:r>
          <w:delText>one</w:delText>
        </w:r>
      </w:del>
      <w:ins w:id="15105" w:author="Leon Sandler" w:date="2026-09-06T00:00:00Z">
        <w:r>
          <w:t>result</w:t>
        </w:r>
      </w:ins>
      <w:r>
        <w:t xml:space="preserve"> </w:t>
      </w:r>
      <w:r>
        <w:t>(η_D),</w:t>
      </w:r>
      <w:r>
        <w:t xml:space="preserve"> </w:t>
      </w:r>
      <w:r>
        <w:t>and</w:t>
      </w:r>
      <w:r>
        <w:t xml:space="preserve"> </w:t>
      </w:r>
      <w:ins w:id="15106" w:author="Leon Sandler" w:date="2026-09-06T00:00:00Z">
        <w:r>
          <w:t>we</w:t>
        </w:r>
      </w:ins>
      <w:ins w:id="15107" w:author="Leon Sandler" w:date="2026-09-06T00:00:00Z">
        <w:r>
          <w:t xml:space="preserve"> </w:t>
        </w:r>
      </w:ins>
      <w:ins w:id="15108" w:author="Leon Sandler" w:date="2026-09-06T00:00:00Z">
        <w:r>
          <w:t>recommend</w:t>
        </w:r>
      </w:ins>
      <w:ins w:id="15109" w:author="Leon Sandler" w:date="2026-09-06T00:00:00Z">
        <w:r>
          <w:t xml:space="preserve"> </w:t>
        </w:r>
      </w:ins>
      <w:r>
        <w:t>it</w:t>
      </w:r>
      <w:del w:id="15110" w:author="Leon Sandler" w:date="2026-09-06T00:00:00Z">
        <w:r>
          <w:delText> </w:delText>
        </w:r>
      </w:del>
      <w:del w:id="15111" w:author="Leon Sandler" w:date="2026-09-06T00:00:00Z">
        <w:r>
          <w:delText>should</w:delText>
        </w:r>
      </w:del>
      <w:r>
        <w:t xml:space="preserve"> </w:t>
      </w:r>
      <w:r>
        <w:t>be</w:t>
      </w:r>
      <w:r>
        <w:t xml:space="preserve"> </w:t>
      </w:r>
      <w:r>
        <w:t>treated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required</w:t>
      </w:r>
      <w:r>
        <w:t xml:space="preserve"> </w:t>
      </w:r>
      <w:r>
        <w:t>validation</w:t>
      </w:r>
      <w:r>
        <w:t xml:space="preserve"> </w:t>
      </w:r>
      <w:r>
        <w:t>step</w:t>
      </w:r>
      <w:r>
        <w:t xml:space="preserve"> </w:t>
      </w:r>
      <w:r>
        <w:t>before</w:t>
      </w:r>
      <w:r>
        <w:t xml:space="preserve"> </w:t>
      </w:r>
      <w:r>
        <w:t>the</w:t>
      </w:r>
      <w:r>
        <w:t xml:space="preserve"> </w:t>
      </w:r>
      <w:r>
        <w:t>architecture</w:t>
      </w:r>
      <w:r>
        <w:t xml:space="preserve"> </w:t>
      </w:r>
      <w:r>
        <w:t>ranking</w:t>
      </w:r>
      <w:r>
        <w:t xml:space="preserve"> </w:t>
      </w:r>
      <w:r>
        <w:t>of</w:t>
      </w:r>
      <w:r>
        <w:t xml:space="preserve"> </w:t>
      </w:r>
      <w:r>
        <w:t>Table</w:t>
      </w:r>
      <w:r>
        <w:t xml:space="preserve"> </w:t>
      </w:r>
      <w:r>
        <w:t>3</w:t>
      </w:r>
      <w:r>
        <w:t xml:space="preserve"> </w:t>
      </w:r>
      <w:r>
        <w:t>is</w:t>
      </w:r>
      <w:r>
        <w:t xml:space="preserve"> </w:t>
      </w:r>
      <w:r>
        <w:t>used</w:t>
      </w:r>
      <w:r>
        <w:t xml:space="preserve"> </w:t>
      </w:r>
      <w:del w:id="15112" w:author="Leon Sandler" w:date="2026-09-06T00:00:00Z">
        <w:r>
          <w:delText>for</w:delText>
        </w:r>
      </w:del>
      <w:ins w:id="15113" w:author="Leon Sandler" w:date="2026-09-06T00:00:00Z">
        <w:r>
          <w:t>to</w:t>
        </w:r>
      </w:ins>
      <w:ins w:id="15114" w:author="Leon Sandler" w:date="2026-09-06T00:00:00Z">
        <w:r>
          <w:t xml:space="preserve"> </w:t>
        </w:r>
      </w:ins>
      <w:ins w:id="15115" w:author="Leon Sandler" w:date="2026-09-06T00:00:00Z">
        <w:r>
          <w:t>inform</w:t>
        </w:r>
      </w:ins>
      <w:ins w:id="15116" w:author="Leon Sandler" w:date="2026-09-06T00:00:00Z">
        <w:r>
          <w:t xml:space="preserve"> </w:t>
        </w:r>
      </w:ins>
      <w:ins w:id="15117" w:author="Leon Sandler" w:date="2026-09-06T00:00:00Z">
        <w:r>
          <w:t>any</w:t>
        </w:r>
      </w:ins>
      <w:r>
        <w:t xml:space="preserve"> </w:t>
      </w:r>
      <w:r>
        <w:t>mission-level</w:t>
      </w:r>
      <w:r>
        <w:t xml:space="preserve"> </w:t>
      </w:r>
      <w:r>
        <w:t>design</w:t>
      </w:r>
      <w:r>
        <w:t xml:space="preserve"> </w:t>
      </w:r>
      <w:del w:id="15118" w:author="Leon Sandler" w:date="2026-09-06T00:00:00Z">
        <w:r>
          <w:delText>decisions.</w:delText>
        </w:r>
      </w:del>
      <w:ins w:id="15119" w:author="Leon Sandler" w:date="2026-09-06T00:00:00Z">
        <w:r>
          <w:t>decision.</w:t>
        </w:r>
      </w:ins>
    </w:p>
    <w:p>
      <w:ins w:id="15120" w:author="Leon Sandler" w:date="2026-09-06T00:00:00Z">
        <w:r>
          <w:t>The</w:t>
        </w:r>
      </w:ins>
      <w:r>
        <w:t xml:space="preserve"> </w:t>
      </w:r>
      <w:ins w:id="15121" w:author="Leon Sandler" w:date="2026-09-06T00:00:00Z">
        <w:r>
          <w:t>reliability</w:t>
        </w:r>
      </w:ins>
      <w:ins w:id="15122" w:author="Leon Sandler" w:date="2026-09-06T00:00:00Z">
        <w:r>
          <w:t xml:space="preserve"> </w:t>
        </w:r>
      </w:ins>
      <w:ins w:id="15123" w:author="Leon Sandler" w:date="2026-09-06T00:00:00Z">
        <w:r>
          <w:t>discussion</w:t>
        </w:r>
      </w:ins>
      <w:ins w:id="15124" w:author="Leon Sandler" w:date="2026-09-06T00:00:00Z">
        <w:r>
          <w:t xml:space="preserve"> </w:t>
        </w:r>
      </w:ins>
      <w:ins w:id="15125" w:author="Leon Sandler" w:date="2026-09-06T00:00:00Z">
        <w:r>
          <w:t>of</w:t>
        </w:r>
      </w:ins>
      <w:ins w:id="15126" w:author="Leon Sandler" w:date="2026-09-06T00:00:00Z">
        <w:r>
          <w:t xml:space="preserve"> </w:t>
        </w:r>
      </w:ins>
      <w:ins w:id="15127" w:author="Leon Sandler" w:date="2026-09-06T00:00:00Z">
        <w:r>
          <w:t>Section</w:t>
        </w:r>
      </w:ins>
      <w:ins w:id="15128" w:author="Leon Sandler" w:date="2026-09-06T00:00:00Z">
        <w:r>
          <w:t xml:space="preserve"> </w:t>
        </w:r>
      </w:ins>
      <w:ins w:id="15129" w:author="Leon Sandler" w:date="2026-09-06T00:00:00Z">
        <w:r>
          <w:t>11.4</w:t>
        </w:r>
      </w:ins>
      <w:ins w:id="15130" w:author="Leon Sandler" w:date="2026-09-06T00:00:00Z">
        <w:r>
          <w:t xml:space="preserve"> </w:t>
        </w:r>
      </w:ins>
      <w:ins w:id="15131" w:author="Leon Sandler" w:date="2026-09-06T00:00:00Z">
        <w:r>
          <w:t>is</w:t>
        </w:r>
      </w:ins>
      <w:ins w:id="15132" w:author="Leon Sandler" w:date="2026-09-06T00:00:00Z">
        <w:r>
          <w:t xml:space="preserve"> </w:t>
        </w:r>
      </w:ins>
      <w:ins w:id="15133" w:author="Leon Sandler" w:date="2026-09-06T00:00:00Z">
        <w:r>
          <w:t>analytic,</w:t>
        </w:r>
      </w:ins>
      <w:ins w:id="15134" w:author="Leon Sandler" w:date="2026-09-06T00:00:00Z">
        <w:r>
          <w:t xml:space="preserve"> </w:t>
        </w:r>
      </w:ins>
      <w:ins w:id="15135" w:author="Leon Sandler" w:date="2026-09-06T00:00:00Z">
        <w:r>
          <w:t>grounded</w:t>
        </w:r>
      </w:ins>
      <w:ins w:id="15136" w:author="Leon Sandler" w:date="2026-09-06T00:00:00Z">
        <w:r>
          <w:t xml:space="preserve"> </w:t>
        </w:r>
      </w:ins>
      <w:ins w:id="15137" w:author="Leon Sandler" w:date="2026-09-06T00:00:00Z">
        <w:r>
          <w:t>in</w:t>
        </w:r>
      </w:ins>
      <w:ins w:id="15138" w:author="Leon Sandler" w:date="2026-09-06T00:00:00Z">
        <w:r>
          <w:t xml:space="preserve"> </w:t>
        </w:r>
      </w:ins>
      <w:ins w:id="15139" w:author="Leon Sandler" w:date="2026-09-06T00:00:00Z">
        <w:r>
          <w:t>the</w:t>
        </w:r>
      </w:ins>
      <w:ins w:id="15140" w:author="Leon Sandler" w:date="2026-09-06T00:00:00Z">
        <w:r>
          <w:t xml:space="preserve"> </w:t>
        </w:r>
      </w:ins>
      <w:ins w:id="15141" w:author="Leon Sandler" w:date="2026-09-06T00:00:00Z">
        <w:r>
          <w:t>array's</w:t>
        </w:r>
      </w:ins>
      <w:ins w:id="15142" w:author="Leon Sandler" w:date="2026-09-06T00:00:00Z">
        <w:r>
          <w:t xml:space="preserve"> </w:t>
        </w:r>
      </w:ins>
      <w:ins w:id="15143" w:author="Leon Sandler" w:date="2026-09-06T00:00:00Z">
        <w:r>
          <w:t>verified</w:t>
        </w:r>
      </w:ins>
      <w:ins w:id="15144" w:author="Leon Sandler" w:date="2026-09-06T00:00:00Z">
        <w:r>
          <w:t xml:space="preserve"> </w:t>
        </w:r>
      </w:ins>
      <w:ins w:id="15145" w:author="Leon Sandler" w:date="2026-09-06T00:00:00Z">
        <w:r>
          <w:t>spacing-sensitivity</w:t>
        </w:r>
      </w:ins>
      <w:ins w:id="15146" w:author="Leon Sandler" w:date="2026-09-06T00:00:00Z">
        <w:r>
          <w:t xml:space="preserve"> </w:t>
        </w:r>
      </w:ins>
      <w:ins w:id="15147" w:author="Leon Sandler" w:date="2026-09-06T00:00:00Z">
        <w:r>
          <w:t>scaling</w:t>
        </w:r>
      </w:ins>
      <w:ins w:id="15148" w:author="Leon Sandler" w:date="2026-09-06T00:00:00Z">
        <w:r>
          <w:t xml:space="preserve"> </w:t>
        </w:r>
      </w:ins>
      <w:ins w:id="15149" w:author="Leon Sandler" w:date="2026-09-06T00:00:00Z">
        <w:r>
          <w:t>law,</w:t>
        </w:r>
      </w:ins>
      <w:ins w:id="15150" w:author="Leon Sandler" w:date="2026-09-06T00:00:00Z">
        <w:r>
          <w:t xml:space="preserve"> </w:t>
        </w:r>
      </w:ins>
      <w:ins w:id="15151" w:author="Leon Sandler" w:date="2026-09-06T00:00:00Z">
        <w:r>
          <w:t>but</w:t>
        </w:r>
      </w:ins>
      <w:ins w:id="15152" w:author="Leon Sandler" w:date="2026-09-06T00:00:00Z">
        <w:r>
          <w:t xml:space="preserve"> </w:t>
        </w:r>
      </w:ins>
      <w:ins w:id="15153" w:author="Leon Sandler" w:date="2026-09-06T00:00:00Z">
        <w:r>
          <w:t>has</w:t>
        </w:r>
      </w:ins>
      <w:ins w:id="15154" w:author="Leon Sandler" w:date="2026-09-06T00:00:00Z">
        <w:r>
          <w:t xml:space="preserve"> </w:t>
        </w:r>
      </w:ins>
      <w:ins w:id="15155" w:author="Leon Sandler" w:date="2026-09-06T00:00:00Z">
        <w:r>
          <w:t>not</w:t>
        </w:r>
      </w:ins>
      <w:ins w:id="15156" w:author="Leon Sandler" w:date="2026-09-06T00:00:00Z">
        <w:r>
          <w:t xml:space="preserve"> </w:t>
        </w:r>
      </w:ins>
      <w:ins w:id="15157" w:author="Leon Sandler" w:date="2026-09-06T00:00:00Z">
        <w:r>
          <w:t>been</w:t>
        </w:r>
      </w:ins>
      <w:ins w:id="15158" w:author="Leon Sandler" w:date="2026-09-06T00:00:00Z">
        <w:r>
          <w:t xml:space="preserve"> </w:t>
        </w:r>
      </w:ins>
      <w:ins w:id="15159" w:author="Leon Sandler" w:date="2026-09-06T00:00:00Z">
        <w:r>
          <w:t>confirmed</w:t>
        </w:r>
      </w:ins>
      <w:ins w:id="15160" w:author="Leon Sandler" w:date="2026-09-06T00:00:00Z">
        <w:r>
          <w:t xml:space="preserve"> </w:t>
        </w:r>
      </w:ins>
      <w:ins w:id="15161" w:author="Leon Sandler" w:date="2026-09-06T00:00:00Z">
        <w:r>
          <w:t>by</w:t>
        </w:r>
      </w:ins>
      <w:ins w:id="15162" w:author="Leon Sandler" w:date="2026-09-06T00:00:00Z">
        <w:r>
          <w:t xml:space="preserve"> </w:t>
        </w:r>
      </w:ins>
      <w:ins w:id="15163" w:author="Leon Sandler" w:date="2026-09-06T00:00:00Z">
        <w:r>
          <w:t>a</w:t>
        </w:r>
      </w:ins>
      <w:ins w:id="15164" w:author="Leon Sandler" w:date="2026-09-06T00:00:00Z">
        <w:r>
          <w:t xml:space="preserve"> </w:t>
        </w:r>
      </w:ins>
      <w:ins w:id="15165" w:author="Leon Sandler" w:date="2026-09-06T00:00:00Z">
        <w:r>
          <w:t>dedicated</w:t>
        </w:r>
      </w:ins>
      <w:ins w:id="15166" w:author="Leon Sandler" w:date="2026-09-06T00:00:00Z">
        <w:r>
          <w:t xml:space="preserve"> </w:t>
        </w:r>
      </w:ins>
      <w:ins w:id="15167" w:author="Leon Sandler" w:date="2026-09-06T00:00:00Z">
        <w:r>
          <w:t>failure-mode</w:t>
        </w:r>
      </w:ins>
      <w:ins w:id="15168" w:author="Leon Sandler" w:date="2026-09-06T00:00:00Z">
        <w:r>
          <w:t xml:space="preserve"> </w:t>
        </w:r>
      </w:ins>
      <w:ins w:id="15169" w:author="Leon Sandler" w:date="2026-09-06T00:00:00Z">
        <w:r>
          <w:t>Boris-pusher</w:t>
        </w:r>
      </w:ins>
      <w:ins w:id="15170" w:author="Leon Sandler" w:date="2026-09-06T00:00:00Z">
        <w:r>
          <w:t xml:space="preserve"> </w:t>
        </w:r>
      </w:ins>
      <w:ins w:id="15171" w:author="Leon Sandler" w:date="2026-09-06T00:00:00Z">
        <w:r>
          <w:t>simulation</w:t>
        </w:r>
      </w:ins>
      <w:ins w:id="15172" w:author="Leon Sandler" w:date="2026-09-06T00:00:00Z">
        <w:r>
          <w:t xml:space="preserve"> </w:t>
        </w:r>
      </w:ins>
      <w:ins w:id="15173" w:author="Leon Sandler" w:date="2026-09-06T00:00:00Z">
        <w:r>
          <w:t>campaign</w:t>
        </w:r>
      </w:ins>
      <w:ins w:id="15174" w:author="Leon Sandler" w:date="2026-09-06T00:00:00Z">
        <w:r>
          <w:t xml:space="preserve"> </w:t>
        </w:r>
      </w:ins>
      <w:ins w:id="15175" w:author="Leon Sandler" w:date="2026-09-06T00:00:00Z">
        <w:r>
          <w:t>(varying</w:t>
        </w:r>
      </w:ins>
      <w:ins w:id="15176" w:author="Leon Sandler" w:date="2026-09-06T00:00:00Z">
        <w:r>
          <w:t xml:space="preserve"> </w:t>
        </w:r>
      </w:ins>
      <w:ins w:id="15177" w:author="Leon Sandler" w:date="2026-09-06T00:00:00Z">
        <w:r>
          <w:t>the</w:t>
        </w:r>
      </w:ins>
      <w:ins w:id="15178" w:author="Leon Sandler" w:date="2026-09-06T00:00:00Z">
        <w:r>
          <w:t xml:space="preserve"> </w:t>
        </w:r>
      </w:ins>
      <w:ins w:id="15179" w:author="Leon Sandler" w:date="2026-09-06T00:00:00Z">
        <w:r>
          <w:t>number</w:t>
        </w:r>
      </w:ins>
      <w:ins w:id="15180" w:author="Leon Sandler" w:date="2026-09-06T00:00:00Z">
        <w:r>
          <w:t xml:space="preserve"> </w:t>
        </w:r>
      </w:ins>
      <w:ins w:id="15181" w:author="Leon Sandler" w:date="2026-09-06T00:00:00Z">
        <w:r>
          <w:t>and</w:t>
        </w:r>
      </w:ins>
      <w:ins w:id="15182" w:author="Leon Sandler" w:date="2026-09-06T00:00:00Z">
        <w:r>
          <w:t xml:space="preserve"> </w:t>
        </w:r>
      </w:ins>
      <w:ins w:id="15183" w:author="Leon Sandler" w:date="2026-09-06T00:00:00Z">
        <w:r>
          <w:t>spatial</w:t>
        </w:r>
      </w:ins>
      <w:ins w:id="15184" w:author="Leon Sandler" w:date="2026-09-06T00:00:00Z">
        <w:r>
          <w:t xml:space="preserve"> </w:t>
        </w:r>
      </w:ins>
      <w:ins w:id="15185" w:author="Leon Sandler" w:date="2026-09-06T00:00:00Z">
        <w:r>
          <w:t>pattern</w:t>
        </w:r>
      </w:ins>
      <w:ins w:id="15186" w:author="Leon Sandler" w:date="2026-09-06T00:00:00Z">
        <w:r>
          <w:t xml:space="preserve"> </w:t>
        </w:r>
      </w:ins>
      <w:ins w:id="15187" w:author="Leon Sandler" w:date="2026-09-06T00:00:00Z">
        <w:r>
          <w:t>of</w:t>
        </w:r>
      </w:ins>
      <w:ins w:id="15188" w:author="Leon Sandler" w:date="2026-09-06T00:00:00Z">
        <w:r>
          <w:t xml:space="preserve"> </w:t>
        </w:r>
      </w:ins>
      <w:ins w:id="15189" w:author="Leon Sandler" w:date="2026-09-06T00:00:00Z">
        <w:r>
          <w:t>disabled</w:t>
        </w:r>
      </w:ins>
      <w:ins w:id="15190" w:author="Leon Sandler" w:date="2026-09-06T00:00:00Z">
        <w:r>
          <w:t xml:space="preserve"> </w:t>
        </w:r>
      </w:ins>
      <w:ins w:id="15191" w:author="Leon Sandler" w:date="2026-09-06T00:00:00Z">
        <w:r>
          <w:t>coils);</w:t>
        </w:r>
      </w:ins>
      <w:ins w:id="15192" w:author="Leon Sandler" w:date="2026-09-06T00:00:00Z">
        <w:r>
          <w:t xml:space="preserve"> </w:t>
        </w:r>
      </w:ins>
      <w:ins w:id="15193" w:author="Leon Sandler" w:date="2026-09-06T00:00:00Z">
        <w:r>
          <w:t>we</w:t>
        </w:r>
      </w:ins>
      <w:ins w:id="15194" w:author="Leon Sandler" w:date="2026-09-06T00:00:00Z">
        <w:r>
          <w:t xml:space="preserve"> </w:t>
        </w:r>
      </w:ins>
      <w:ins w:id="15195" w:author="Leon Sandler" w:date="2026-09-06T00:00:00Z">
        <w:r>
          <w:t>identify</w:t>
        </w:r>
      </w:ins>
      <w:ins w:id="15196" w:author="Leon Sandler" w:date="2026-09-06T00:00:00Z">
        <w:r>
          <w:t xml:space="preserve"> </w:t>
        </w:r>
      </w:ins>
      <w:ins w:id="15197" w:author="Leon Sandler" w:date="2026-09-06T00:00:00Z">
        <w:r>
          <w:t>this</w:t>
        </w:r>
      </w:ins>
      <w:ins w:id="15198" w:author="Leon Sandler" w:date="2026-09-06T00:00:00Z">
        <w:r>
          <w:t xml:space="preserve"> </w:t>
        </w:r>
      </w:ins>
      <w:ins w:id="15199" w:author="Leon Sandler" w:date="2026-09-06T00:00:00Z">
        <w:r>
          <w:t>simulation</w:t>
        </w:r>
      </w:ins>
      <w:ins w:id="15200" w:author="Leon Sandler" w:date="2026-09-06T00:00:00Z">
        <w:r>
          <w:t xml:space="preserve"> </w:t>
        </w:r>
      </w:ins>
      <w:ins w:id="15201" w:author="Leon Sandler" w:date="2026-09-06T00:00:00Z">
        <w:r>
          <w:t>campaign</w:t>
        </w:r>
      </w:ins>
      <w:ins w:id="15202" w:author="Leon Sandler" w:date="2026-09-06T00:00:00Z">
        <w:r>
          <w:t xml:space="preserve"> </w:t>
        </w:r>
      </w:ins>
      <w:ins w:id="15203" w:author="Leon Sandler" w:date="2026-09-06T00:00:00Z">
        <w:r>
          <w:t>as</w:t>
        </w:r>
      </w:ins>
      <w:ins w:id="15204" w:author="Leon Sandler" w:date="2026-09-06T00:00:00Z">
        <w:r>
          <w:t xml:space="preserve"> </w:t>
        </w:r>
      </w:ins>
      <w:ins w:id="15205" w:author="Leon Sandler" w:date="2026-09-06T00:00:00Z">
        <w:r>
          <w:t>a</w:t>
        </w:r>
      </w:ins>
      <w:ins w:id="15206" w:author="Leon Sandler" w:date="2026-09-06T00:00:00Z">
        <w:r>
          <w:t xml:space="preserve"> </w:t>
        </w:r>
      </w:ins>
      <w:ins w:id="15207" w:author="Leon Sandler" w:date="2026-09-06T00:00:00Z">
        <w:r>
          <w:t>concrete,</w:t>
        </w:r>
      </w:ins>
      <w:ins w:id="15208" w:author="Leon Sandler" w:date="2026-09-06T00:00:00Z">
        <w:r>
          <w:t xml:space="preserve"> </w:t>
        </w:r>
      </w:ins>
      <w:ins w:id="15209" w:author="Leon Sandler" w:date="2026-09-06T00:00:00Z">
        <w:r>
          <w:t>well-specified,</w:t>
        </w:r>
      </w:ins>
      <w:ins w:id="15210" w:author="Leon Sandler" w:date="2026-09-06T00:00:00Z">
        <w:r>
          <w:t xml:space="preserve"> </w:t>
        </w:r>
      </w:ins>
      <w:ins w:id="15211" w:author="Leon Sandler" w:date="2026-09-06T00:00:00Z">
        <w:r>
          <w:t>and</w:t>
        </w:r>
      </w:ins>
      <w:ins w:id="15212" w:author="Leon Sandler" w:date="2026-09-06T00:00:00Z">
        <w:r>
          <w:t xml:space="preserve"> </w:t>
        </w:r>
      </w:ins>
      <w:ins w:id="15213" w:author="Leon Sandler" w:date="2026-09-06T00:00:00Z">
        <w:r>
          <w:t>comparatively</w:t>
        </w:r>
      </w:ins>
      <w:ins w:id="15214" w:author="Leon Sandler" w:date="2026-09-06T00:00:00Z">
        <w:r>
          <w:t xml:space="preserve"> </w:t>
        </w:r>
      </w:ins>
      <w:ins w:id="15215" w:author="Leon Sandler" w:date="2026-09-06T00:00:00Z">
        <w:r>
          <w:t>low-cost</w:t>
        </w:r>
      </w:ins>
      <w:ins w:id="15216" w:author="Leon Sandler" w:date="2026-09-06T00:00:00Z">
        <w:r>
          <w:t xml:space="preserve"> </w:t>
        </w:r>
      </w:ins>
      <w:ins w:id="15217" w:author="Leon Sandler" w:date="2026-09-06T00:00:00Z">
        <w:r>
          <w:t>next</w:t>
        </w:r>
      </w:ins>
      <w:ins w:id="15218" w:author="Leon Sandler" w:date="2026-09-06T00:00:00Z">
        <w:r>
          <w:t xml:space="preserve"> </w:t>
        </w:r>
      </w:ins>
      <w:ins w:id="15219" w:author="Leon Sandler" w:date="2026-09-06T00:00:00Z">
        <w:r>
          <w:t>computational</w:t>
        </w:r>
      </w:ins>
      <w:ins w:id="15220" w:author="Leon Sandler" w:date="2026-09-06T00:00:00Z">
        <w:r>
          <w:t xml:space="preserve"> </w:t>
        </w:r>
      </w:ins>
      <w:ins w:id="15221" w:author="Leon Sandler" w:date="2026-09-06T00:00:00Z">
        <w:r>
          <w:t>study,</w:t>
        </w:r>
      </w:ins>
      <w:ins w:id="15222" w:author="Leon Sandler" w:date="2026-09-06T00:00:00Z">
        <w:r>
          <w:t xml:space="preserve"> </w:t>
        </w:r>
      </w:ins>
      <w:ins w:id="15223" w:author="Leon Sandler" w:date="2026-09-06T00:00:00Z">
        <w:r>
          <w:t>since</w:t>
        </w:r>
      </w:ins>
      <w:ins w:id="15224" w:author="Leon Sandler" w:date="2026-09-06T00:00:00Z">
        <w:r>
          <w:t xml:space="preserve"> </w:t>
        </w:r>
      </w:ins>
      <w:ins w:id="15225" w:author="Leon Sandler" w:date="2026-09-06T00:00:00Z">
        <w:r>
          <w:t>it</w:t>
        </w:r>
      </w:ins>
      <w:ins w:id="15226" w:author="Leon Sandler" w:date="2026-09-06T00:00:00Z">
        <w:r>
          <w:t xml:space="preserve"> </w:t>
        </w:r>
      </w:ins>
      <w:ins w:id="15227" w:author="Leon Sandler" w:date="2026-09-06T00:00:00Z">
        <w:r>
          <w:t>requires</w:t>
        </w:r>
      </w:ins>
      <w:ins w:id="15228" w:author="Leon Sandler" w:date="2026-09-06T00:00:00Z">
        <w:r>
          <w:t xml:space="preserve"> </w:t>
        </w:r>
      </w:ins>
      <w:ins w:id="15229" w:author="Leon Sandler" w:date="2026-09-06T00:00:00Z">
        <w:r>
          <w:t>no</w:t>
        </w:r>
      </w:ins>
      <w:ins w:id="15230" w:author="Leon Sandler" w:date="2026-09-06T00:00:00Z">
        <w:r>
          <w:t xml:space="preserve"> </w:t>
        </w:r>
      </w:ins>
      <w:ins w:id="15231" w:author="Leon Sandler" w:date="2026-09-06T00:00:00Z">
        <w:r>
          <w:t>new</w:t>
        </w:r>
      </w:ins>
      <w:ins w:id="15232" w:author="Leon Sandler" w:date="2026-09-06T00:00:00Z">
        <w:r>
          <w:t xml:space="preserve"> </w:t>
        </w:r>
      </w:ins>
      <w:ins w:id="15233" w:author="Leon Sandler" w:date="2026-09-06T00:00:00Z">
        <w:r>
          <w:t>physics</w:t>
        </w:r>
      </w:ins>
      <w:ins w:id="15234" w:author="Leon Sandler" w:date="2026-09-06T00:00:00Z">
        <w:r>
          <w:t xml:space="preserve"> </w:t>
        </w:r>
      </w:ins>
      <w:ins w:id="15235" w:author="Leon Sandler" w:date="2026-09-06T00:00:00Z">
        <w:r>
          <w:t>beyond</w:t>
        </w:r>
      </w:ins>
      <w:ins w:id="15236" w:author="Leon Sandler" w:date="2026-09-06T00:00:00Z">
        <w:r>
          <w:t xml:space="preserve"> </w:t>
        </w:r>
      </w:ins>
      <w:ins w:id="15237" w:author="Leon Sandler" w:date="2026-09-06T00:00:00Z">
        <w:r>
          <w:t>re-running</w:t>
        </w:r>
      </w:ins>
      <w:ins w:id="15238" w:author="Leon Sandler" w:date="2026-09-06T00:00:00Z">
        <w:r>
          <w:t xml:space="preserve"> </w:t>
        </w:r>
      </w:ins>
      <w:ins w:id="15239" w:author="Leon Sandler" w:date="2026-09-06T00:00:00Z">
        <w:r>
          <w:t>the</w:t>
        </w:r>
      </w:ins>
      <w:ins w:id="15240" w:author="Leon Sandler" w:date="2026-09-06T00:00:00Z">
        <w:r>
          <w:t xml:space="preserve"> </w:t>
        </w:r>
      </w:ins>
      <w:ins w:id="15241" w:author="Leon Sandler" w:date="2026-09-06T00:00:00Z">
        <w:r>
          <w:t>existing</w:t>
        </w:r>
      </w:ins>
      <w:ins w:id="15242" w:author="Leon Sandler" w:date="2026-09-06T00:00:00Z">
        <w:r>
          <w:t xml:space="preserve"> </w:t>
        </w:r>
      </w:ins>
      <w:ins w:id="15243" w:author="Leon Sandler" w:date="2026-09-06T00:00:00Z">
        <w:r>
          <w:t>verified</w:t>
        </w:r>
      </w:ins>
      <w:ins w:id="15244" w:author="Leon Sandler" w:date="2026-09-06T00:00:00Z">
        <w:r>
          <w:t xml:space="preserve"> </w:t>
        </w:r>
      </w:ins>
      <w:ins w:id="15245" w:author="Leon Sandler" w:date="2026-09-06T00:00:00Z">
        <w:r>
          <w:t>simulation</w:t>
        </w:r>
      </w:ins>
      <w:ins w:id="15246" w:author="Leon Sandler" w:date="2026-09-06T00:00:00Z">
        <w:r>
          <w:t xml:space="preserve"> </w:t>
        </w:r>
      </w:ins>
      <w:ins w:id="15247" w:author="Leon Sandler" w:date="2026-09-06T00:00:00Z">
        <w:r>
          <w:t>code</w:t>
        </w:r>
      </w:ins>
      <w:ins w:id="15248" w:author="Leon Sandler" w:date="2026-09-06T00:00:00Z">
        <w:r>
          <w:t xml:space="preserve"> </w:t>
        </w:r>
      </w:ins>
      <w:ins w:id="15249" w:author="Leon Sandler" w:date="2026-09-06T00:00:00Z">
        <w:r>
          <w:t>with</w:t>
        </w:r>
      </w:ins>
      <w:ins w:id="15250" w:author="Leon Sandler" w:date="2026-09-06T00:00:00Z">
        <w:r>
          <w:t xml:space="preserve"> </w:t>
        </w:r>
      </w:ins>
      <w:ins w:id="15251" w:author="Leon Sandler" w:date="2026-09-06T00:00:00Z">
        <w:r>
          <w:t>modified</w:t>
        </w:r>
      </w:ins>
      <w:ins w:id="15252" w:author="Leon Sandler" w:date="2026-09-06T00:00:00Z">
        <w:r>
          <w:t xml:space="preserve"> </w:t>
        </w:r>
      </w:ins>
      <w:ins w:id="15253" w:author="Leon Sandler" w:date="2026-09-06T00:00:00Z">
        <w:r>
          <w:t>coil</w:t>
        </w:r>
      </w:ins>
      <w:ins w:id="15254" w:author="Leon Sandler" w:date="2026-09-06T00:00:00Z">
        <w:r>
          <w:t xml:space="preserve"> </w:t>
        </w:r>
      </w:ins>
      <w:ins w:id="15255" w:author="Leon Sandler" w:date="2026-09-06T00:00:00Z">
        <w:r>
          <w:t>configurations.</w:t>
        </w:r>
      </w:ins>
    </w:p>
    <w:p>
      <w:ins w:id="15256" w:author="Leon Sandler" w:date="2026-09-06T00:00:00Z">
        <w:r>
          <w:t>The</w:t>
        </w:r>
      </w:ins>
      <w:ins w:id="15257" w:author="Leon Sandler" w:date="2026-09-06T00:00:00Z">
        <w:r>
          <w:t xml:space="preserve"> </w:t>
        </w:r>
      </w:ins>
      <w:ins w:id="15258" w:author="Leon Sandler" w:date="2026-09-06T00:00:00Z">
        <w:r>
          <w:t>engineering</w:t>
        </w:r>
      </w:ins>
      <w:ins w:id="15259" w:author="Leon Sandler" w:date="2026-09-06T00:00:00Z">
        <w:r>
          <w:t xml:space="preserve"> </w:t>
        </w:r>
      </w:ins>
      <w:ins w:id="15260" w:author="Leon Sandler" w:date="2026-09-06T00:00:00Z">
        <w:r>
          <w:t>feasibility</w:t>
        </w:r>
      </w:ins>
      <w:ins w:id="15261" w:author="Leon Sandler" w:date="2026-09-06T00:00:00Z">
        <w:r>
          <w:t xml:space="preserve"> </w:t>
        </w:r>
      </w:ins>
      <w:ins w:id="15262" w:author="Leon Sandler" w:date="2026-09-06T00:00:00Z">
        <w:r>
          <w:t>estimates</w:t>
        </w:r>
      </w:ins>
      <w:ins w:id="15263" w:author="Leon Sandler" w:date="2026-09-06T00:00:00Z">
        <w:r>
          <w:t xml:space="preserve"> </w:t>
        </w:r>
      </w:ins>
      <w:ins w:id="15264" w:author="Leon Sandler" w:date="2026-09-06T00:00:00Z">
        <w:r>
          <w:t>of</w:t>
        </w:r>
      </w:ins>
      <w:ins w:id="15265" w:author="Leon Sandler" w:date="2026-09-06T00:00:00Z">
        <w:r>
          <w:t xml:space="preserve"> </w:t>
        </w:r>
      </w:ins>
      <w:ins w:id="15266" w:author="Leon Sandler" w:date="2026-09-06T00:00:00Z">
        <w:r>
          <w:t>Section</w:t>
        </w:r>
      </w:ins>
      <w:ins w:id="15267" w:author="Leon Sandler" w:date="2026-09-06T00:00:00Z">
        <w:r>
          <w:t xml:space="preserve"> </w:t>
        </w:r>
      </w:ins>
      <w:ins w:id="15268" w:author="Leon Sandler" w:date="2026-09-06T00:00:00Z">
        <w:r>
          <w:t>11</w:t>
        </w:r>
      </w:ins>
      <w:ins w:id="15269" w:author="Leon Sandler" w:date="2026-09-06T00:00:00Z">
        <w:r>
          <w:t xml:space="preserve"> </w:t>
        </w:r>
      </w:ins>
      <w:ins w:id="15270" w:author="Leon Sandler" w:date="2026-09-06T00:00:00Z">
        <w:r>
          <w:t>(cryogenic</w:t>
        </w:r>
      </w:ins>
      <w:ins w:id="15271" w:author="Leon Sandler" w:date="2026-09-06T00:00:00Z">
        <w:r>
          <w:t xml:space="preserve"> </w:t>
        </w:r>
      </w:ins>
      <w:ins w:id="15272" w:author="Leon Sandler" w:date="2026-09-06T00:00:00Z">
        <w:r>
          <w:t>heat</w:t>
        </w:r>
      </w:ins>
      <w:ins w:id="15273" w:author="Leon Sandler" w:date="2026-09-06T00:00:00Z">
        <w:r>
          <w:t xml:space="preserve"> </w:t>
        </w:r>
      </w:ins>
      <w:ins w:id="15274" w:author="Leon Sandler" w:date="2026-09-06T00:00:00Z">
        <w:r>
          <w:t>load,</w:t>
        </w:r>
      </w:ins>
      <w:ins w:id="15275" w:author="Leon Sandler" w:date="2026-09-06T00:00:00Z">
        <w:r>
          <w:t xml:space="preserve"> </w:t>
        </w:r>
      </w:ins>
      <w:ins w:id="15276" w:author="Leon Sandler" w:date="2026-09-06T00:00:00Z">
        <w:r>
          <w:t>cryocooler</w:t>
        </w:r>
      </w:ins>
      <w:ins w:id="15277" w:author="Leon Sandler" w:date="2026-09-06T00:00:00Z">
        <w:r>
          <w:t xml:space="preserve"> </w:t>
        </w:r>
      </w:ins>
      <w:ins w:id="15278" w:author="Leon Sandler" w:date="2026-09-06T00:00:00Z">
        <w:r>
          <w:t>power,</w:t>
        </w:r>
      </w:ins>
      <w:ins w:id="15279" w:author="Leon Sandler" w:date="2026-09-06T00:00:00Z">
        <w:r>
          <w:t xml:space="preserve"> </w:t>
        </w:r>
      </w:ins>
      <w:ins w:id="15280" w:author="Leon Sandler" w:date="2026-09-06T00:00:00Z">
        <w:r>
          <w:t>radiator</w:t>
        </w:r>
      </w:ins>
      <w:ins w:id="15281" w:author="Leon Sandler" w:date="2026-09-06T00:00:00Z">
        <w:r>
          <w:t xml:space="preserve"> </w:t>
        </w:r>
      </w:ins>
      <w:ins w:id="15282" w:author="Leon Sandler" w:date="2026-09-06T00:00:00Z">
        <w:r>
          <w:t>area,</w:t>
        </w:r>
      </w:ins>
      <w:ins w:id="15283" w:author="Leon Sandler" w:date="2026-09-06T00:00:00Z">
        <w:r>
          <w:t xml:space="preserve"> </w:t>
        </w:r>
      </w:ins>
      <w:ins w:id="15284" w:author="Leon Sandler" w:date="2026-09-06T00:00:00Z">
        <w:r>
          <w:t>photovoltaic</w:t>
        </w:r>
      </w:ins>
      <w:ins w:id="15285" w:author="Leon Sandler" w:date="2026-09-06T00:00:00Z">
        <w:r>
          <w:t xml:space="preserve"> </w:t>
        </w:r>
      </w:ins>
      <w:ins w:id="15286" w:author="Leon Sandler" w:date="2026-09-06T00:00:00Z">
        <w:r>
          <w:t>area,</w:t>
        </w:r>
      </w:ins>
      <w:ins w:id="15287" w:author="Leon Sandler" w:date="2026-09-06T00:00:00Z">
        <w:r>
          <w:t xml:space="preserve"> </w:t>
        </w:r>
      </w:ins>
      <w:ins w:id="15288" w:author="Leon Sandler" w:date="2026-09-06T00:00:00Z">
        <w:r>
          <w:t>energy</w:t>
        </w:r>
      </w:ins>
      <w:ins w:id="15289" w:author="Leon Sandler" w:date="2026-09-06T00:00:00Z">
        <w:r>
          <w:t xml:space="preserve"> </w:t>
        </w:r>
      </w:ins>
      <w:ins w:id="15290" w:author="Leon Sandler" w:date="2026-09-06T00:00:00Z">
        <w:r>
          <w:t>storage)</w:t>
        </w:r>
      </w:ins>
      <w:ins w:id="15291" w:author="Leon Sandler" w:date="2026-09-06T00:00:00Z">
        <w:r>
          <w:t xml:space="preserve"> </w:t>
        </w:r>
      </w:ins>
      <w:ins w:id="15292" w:author="Leon Sandler" w:date="2026-09-06T00:00:00Z">
        <w:r>
          <w:t>are</w:t>
        </w:r>
      </w:ins>
      <w:ins w:id="15293" w:author="Leon Sandler" w:date="2026-09-06T00:00:00Z">
        <w:r>
          <w:t xml:space="preserve"> </w:t>
        </w:r>
      </w:ins>
      <w:ins w:id="15294" w:author="Leon Sandler" w:date="2026-09-06T00:00:00Z">
        <w:r>
          <w:t>explicitly</w:t>
        </w:r>
      </w:ins>
      <w:ins w:id="15295" w:author="Leon Sandler" w:date="2026-09-06T00:00:00Z">
        <w:r>
          <w:t xml:space="preserve"> </w:t>
        </w:r>
      </w:ins>
      <w:ins w:id="15296" w:author="Leon Sandler" w:date="2026-09-06T00:00:00Z">
        <w:r>
          <w:t>first-order,</w:t>
        </w:r>
      </w:ins>
      <w:ins w:id="15297" w:author="Leon Sandler" w:date="2026-09-06T00:00:00Z">
        <w:r>
          <w:t xml:space="preserve"> </w:t>
        </w:r>
      </w:ins>
      <w:ins w:id="15298" w:author="Leon Sandler" w:date="2026-09-06T00:00:00Z">
        <w:r>
          <w:t>order-of-magnitude</w:t>
        </w:r>
      </w:ins>
      <w:ins w:id="15299" w:author="Leon Sandler" w:date="2026-09-06T00:00:00Z">
        <w:r>
          <w:t xml:space="preserve"> </w:t>
        </w:r>
      </w:ins>
      <w:ins w:id="15300" w:author="Leon Sandler" w:date="2026-09-06T00:00:00Z">
        <w:r>
          <w:t>figures</w:t>
        </w:r>
      </w:ins>
      <w:ins w:id="15301" w:author="Leon Sandler" w:date="2026-09-06T00:00:00Z">
        <w:r>
          <w:t xml:space="preserve"> </w:t>
        </w:r>
      </w:ins>
      <w:ins w:id="15302" w:author="Leon Sandler" w:date="2026-09-06T00:00:00Z">
        <w:r>
          <w:t>based</w:t>
        </w:r>
      </w:ins>
      <w:ins w:id="15303" w:author="Leon Sandler" w:date="2026-09-06T00:00:00Z">
        <w:r>
          <w:t xml:space="preserve"> </w:t>
        </w:r>
      </w:ins>
      <w:ins w:id="15304" w:author="Leon Sandler" w:date="2026-09-06T00:00:00Z">
        <w:r>
          <w:t>on</w:t>
        </w:r>
      </w:ins>
      <w:ins w:id="15305" w:author="Leon Sandler" w:date="2026-09-06T00:00:00Z">
        <w:r>
          <w:t xml:space="preserve"> </w:t>
        </w:r>
      </w:ins>
      <w:ins w:id="15306" w:author="Leon Sandler" w:date="2026-09-06T00:00:00Z">
        <w:r>
          <w:t>representative</w:t>
        </w:r>
      </w:ins>
      <w:ins w:id="15307" w:author="Leon Sandler" w:date="2026-09-06T00:00:00Z">
        <w:r>
          <w:t xml:space="preserve"> </w:t>
        </w:r>
      </w:ins>
      <w:ins w:id="15308" w:author="Leon Sandler" w:date="2026-09-06T00:00:00Z">
        <w:r>
          <w:t>literature</w:t>
        </w:r>
      </w:ins>
      <w:ins w:id="15309" w:author="Leon Sandler" w:date="2026-09-06T00:00:00Z">
        <w:r>
          <w:t xml:space="preserve"> </w:t>
        </w:r>
      </w:ins>
      <w:ins w:id="15310" w:author="Leon Sandler" w:date="2026-09-06T00:00:00Z">
        <w:r>
          <w:t>values</w:t>
        </w:r>
      </w:ins>
      <w:ins w:id="15311" w:author="Leon Sandler" w:date="2026-09-06T00:00:00Z">
        <w:r>
          <w:t xml:space="preserve"> </w:t>
        </w:r>
      </w:ins>
      <w:ins w:id="15312" w:author="Leon Sandler" w:date="2026-09-06T00:00:00Z">
        <w:r>
          <w:t>for</w:t>
        </w:r>
      </w:ins>
      <w:ins w:id="15313" w:author="Leon Sandler" w:date="2026-09-06T00:00:00Z">
        <w:r>
          <w:t xml:space="preserve"> </w:t>
        </w:r>
      </w:ins>
      <w:ins w:id="15314" w:author="Leon Sandler" w:date="2026-09-06T00:00:00Z">
        <w:r>
          <w:t>comparable</w:t>
        </w:r>
      </w:ins>
      <w:ins w:id="15315" w:author="Leon Sandler" w:date="2026-09-06T00:00:00Z">
        <w:r>
          <w:t xml:space="preserve"> </w:t>
        </w:r>
      </w:ins>
      <w:ins w:id="15316" w:author="Leon Sandler" w:date="2026-09-06T00:00:00Z">
        <w:r>
          <w:t>cryogenic</w:t>
        </w:r>
      </w:ins>
      <w:ins w:id="15317" w:author="Leon Sandler" w:date="2026-09-06T00:00:00Z">
        <w:r>
          <w:t xml:space="preserve"> </w:t>
        </w:r>
      </w:ins>
      <w:ins w:id="15318" w:author="Leon Sandler" w:date="2026-09-06T00:00:00Z">
        <w:r>
          <w:t>and</w:t>
        </w:r>
      </w:ins>
      <w:ins w:id="15319" w:author="Leon Sandler" w:date="2026-09-06T00:00:00Z">
        <w:r>
          <w:t xml:space="preserve"> </w:t>
        </w:r>
      </w:ins>
      <w:ins w:id="15320" w:author="Leon Sandler" w:date="2026-09-06T00:00:00Z">
        <w:r>
          <w:t>power</w:t>
        </w:r>
      </w:ins>
      <w:ins w:id="15321" w:author="Leon Sandler" w:date="2026-09-06T00:00:00Z">
        <w:r>
          <w:t xml:space="preserve"> </w:t>
        </w:r>
      </w:ins>
      <w:ins w:id="15322" w:author="Leon Sandler" w:date="2026-09-06T00:00:00Z">
        <w:r>
          <w:t>systems,</w:t>
        </w:r>
      </w:ins>
      <w:ins w:id="15323" w:author="Leon Sandler" w:date="2026-09-06T00:00:00Z">
        <w:r>
          <w:t xml:space="preserve"> </w:t>
        </w:r>
      </w:ins>
      <w:ins w:id="15324" w:author="Leon Sandler" w:date="2026-09-06T00:00:00Z">
        <w:r>
          <w:t>not</w:t>
        </w:r>
      </w:ins>
      <w:ins w:id="15325" w:author="Leon Sandler" w:date="2026-09-06T00:00:00Z">
        <w:r>
          <w:t xml:space="preserve"> </w:t>
        </w:r>
      </w:ins>
      <w:ins w:id="15326" w:author="Leon Sandler" w:date="2026-09-06T00:00:00Z">
        <w:r>
          <w:t>the</w:t>
        </w:r>
      </w:ins>
      <w:ins w:id="15327" w:author="Leon Sandler" w:date="2026-09-06T00:00:00Z">
        <w:r>
          <w:t xml:space="preserve"> </w:t>
        </w:r>
      </w:ins>
      <w:ins w:id="15328" w:author="Leon Sandler" w:date="2026-09-06T00:00:00Z">
        <w:r>
          <w:t>output</w:t>
        </w:r>
      </w:ins>
      <w:ins w:id="15329" w:author="Leon Sandler" w:date="2026-09-06T00:00:00Z">
        <w:r>
          <w:t xml:space="preserve"> </w:t>
        </w:r>
      </w:ins>
      <w:ins w:id="15330" w:author="Leon Sandler" w:date="2026-09-06T00:00:00Z">
        <w:r>
          <w:t>of</w:t>
        </w:r>
      </w:ins>
      <w:ins w:id="15331" w:author="Leon Sandler" w:date="2026-09-06T00:00:00Z">
        <w:r>
          <w:t xml:space="preserve"> </w:t>
        </w:r>
      </w:ins>
      <w:ins w:id="15332" w:author="Leon Sandler" w:date="2026-09-06T00:00:00Z">
        <w:r>
          <w:t>a</w:t>
        </w:r>
      </w:ins>
      <w:ins w:id="15333" w:author="Leon Sandler" w:date="2026-09-06T00:00:00Z">
        <w:r>
          <w:t xml:space="preserve"> </w:t>
        </w:r>
      </w:ins>
      <w:ins w:id="15334" w:author="Leon Sandler" w:date="2026-09-06T00:00:00Z">
        <w:r>
          <w:t>detailed</w:t>
        </w:r>
      </w:ins>
      <w:ins w:id="15335" w:author="Leon Sandler" w:date="2026-09-06T00:00:00Z">
        <w:r>
          <w:t xml:space="preserve"> </w:t>
        </w:r>
      </w:ins>
      <w:ins w:id="15336" w:author="Leon Sandler" w:date="2026-09-06T00:00:00Z">
        <w:r>
          <w:t>thermal</w:t>
        </w:r>
      </w:ins>
      <w:ins w:id="15337" w:author="Leon Sandler" w:date="2026-09-06T00:00:00Z">
        <w:r>
          <w:t xml:space="preserve"> </w:t>
        </w:r>
      </w:ins>
      <w:ins w:id="15338" w:author="Leon Sandler" w:date="2026-09-06T00:00:00Z">
        <w:r>
          <w:t>or</w:t>
        </w:r>
      </w:ins>
      <w:ins w:id="15339" w:author="Leon Sandler" w:date="2026-09-06T00:00:00Z">
        <w:r>
          <w:t xml:space="preserve"> </w:t>
        </w:r>
      </w:ins>
      <w:ins w:id="15340" w:author="Leon Sandler" w:date="2026-09-06T00:00:00Z">
        <w:r>
          <w:t>power-system</w:t>
        </w:r>
      </w:ins>
      <w:ins w:id="15341" w:author="Leon Sandler" w:date="2026-09-06T00:00:00Z">
        <w:r>
          <w:t xml:space="preserve"> </w:t>
        </w:r>
      </w:ins>
      <w:ins w:id="15342" w:author="Leon Sandler" w:date="2026-09-06T00:00:00Z">
        <w:r>
          <w:t>design</w:t>
        </w:r>
      </w:ins>
      <w:ins w:id="15343" w:author="Leon Sandler" w:date="2026-09-06T00:00:00Z">
        <w:r>
          <w:t xml:space="preserve"> </w:t>
        </w:r>
      </w:ins>
      <w:ins w:id="15344" w:author="Leon Sandler" w:date="2026-09-06T00:00:00Z">
        <w:r>
          <w:t>study;</w:t>
        </w:r>
      </w:ins>
      <w:ins w:id="15345" w:author="Leon Sandler" w:date="2026-09-06T00:00:00Z">
        <w:r>
          <w:t xml:space="preserve"> </w:t>
        </w:r>
      </w:ins>
      <w:ins w:id="15346" w:author="Leon Sandler" w:date="2026-09-06T00:00:00Z">
        <w:r>
          <w:t>a</w:t>
        </w:r>
      </w:ins>
      <w:ins w:id="15347" w:author="Leon Sandler" w:date="2026-09-06T00:00:00Z">
        <w:r>
          <w:t xml:space="preserve"> </w:t>
        </w:r>
      </w:ins>
      <w:ins w:id="15348" w:author="Leon Sandler" w:date="2026-09-06T00:00:00Z">
        <w:r>
          <w:t>follow-on</w:t>
        </w:r>
      </w:ins>
      <w:ins w:id="15349" w:author="Leon Sandler" w:date="2026-09-06T00:00:00Z">
        <w:r>
          <w:t xml:space="preserve"> </w:t>
        </w:r>
      </w:ins>
      <w:ins w:id="15350" w:author="Leon Sandler" w:date="2026-09-06T00:00:00Z">
        <w:r>
          <w:t>engineering</w:t>
        </w:r>
      </w:ins>
      <w:ins w:id="15351" w:author="Leon Sandler" w:date="2026-09-06T00:00:00Z">
        <w:r>
          <w:t xml:space="preserve"> </w:t>
        </w:r>
      </w:ins>
      <w:ins w:id="15352" w:author="Leon Sandler" w:date="2026-09-06T00:00:00Z">
        <w:r>
          <w:t>study</w:t>
        </w:r>
      </w:ins>
      <w:ins w:id="15353" w:author="Leon Sandler" w:date="2026-09-06T00:00:00Z">
        <w:r>
          <w:t xml:space="preserve"> </w:t>
        </w:r>
      </w:ins>
      <w:ins w:id="15354" w:author="Leon Sandler" w:date="2026-09-06T00:00:00Z">
        <w:r>
          <w:t>performing</w:t>
        </w:r>
      </w:ins>
      <w:ins w:id="15355" w:author="Leon Sandler" w:date="2026-09-06T00:00:00Z">
        <w:r>
          <w:t xml:space="preserve"> </w:t>
        </w:r>
      </w:ins>
      <w:ins w:id="15356" w:author="Leon Sandler" w:date="2026-09-06T00:00:00Z">
        <w:r>
          <w:t>detailed</w:t>
        </w:r>
      </w:ins>
      <w:ins w:id="15357" w:author="Leon Sandler" w:date="2026-09-06T00:00:00Z">
        <w:r>
          <w:t xml:space="preserve"> </w:t>
        </w:r>
      </w:ins>
      <w:ins w:id="15358" w:author="Leon Sandler" w:date="2026-09-06T00:00:00Z">
        <w:r>
          <w:t>cryostat</w:t>
        </w:r>
      </w:ins>
      <w:ins w:id="15359" w:author="Leon Sandler" w:date="2026-09-06T00:00:00Z">
        <w:r>
          <w:t xml:space="preserve"> </w:t>
        </w:r>
      </w:ins>
      <w:ins w:id="15360" w:author="Leon Sandler" w:date="2026-09-06T00:00:00Z">
        <w:r>
          <w:t>thermal</w:t>
        </w:r>
      </w:ins>
      <w:ins w:id="15361" w:author="Leon Sandler" w:date="2026-09-06T00:00:00Z">
        <w:r>
          <w:t xml:space="preserve"> </w:t>
        </w:r>
      </w:ins>
      <w:ins w:id="15362" w:author="Leon Sandler" w:date="2026-09-06T00:00:00Z">
        <w:r>
          <w:t>modeling</w:t>
        </w:r>
      </w:ins>
      <w:ins w:id="15363" w:author="Leon Sandler" w:date="2026-09-06T00:00:00Z">
        <w:r>
          <w:t xml:space="preserve"> </w:t>
        </w:r>
      </w:ins>
      <w:ins w:id="15364" w:author="Leon Sandler" w:date="2026-09-06T00:00:00Z">
        <w:r>
          <w:t>and</w:t>
        </w:r>
      </w:ins>
      <w:ins w:id="15365" w:author="Leon Sandler" w:date="2026-09-06T00:00:00Z">
        <w:r>
          <w:t xml:space="preserve"> </w:t>
        </w:r>
      </w:ins>
      <w:ins w:id="15366" w:author="Leon Sandler" w:date="2026-09-06T00:00:00Z">
        <w:r>
          <w:t>a</w:t>
        </w:r>
      </w:ins>
      <w:ins w:id="15367" w:author="Leon Sandler" w:date="2026-09-06T00:00:00Z">
        <w:r>
          <w:t xml:space="preserve"> </w:t>
        </w:r>
      </w:ins>
      <w:ins w:id="15368" w:author="Leon Sandler" w:date="2026-09-06T00:00:00Z">
        <w:r>
          <w:t>mission-architecture-level</w:t>
        </w:r>
      </w:ins>
      <w:ins w:id="15369" w:author="Leon Sandler" w:date="2026-09-06T00:00:00Z">
        <w:r>
          <w:t xml:space="preserve"> </w:t>
        </w:r>
      </w:ins>
      <w:ins w:id="15370" w:author="Leon Sandler" w:date="2026-09-06T00:00:00Z">
        <w:r>
          <w:t>lunar</w:t>
        </w:r>
      </w:ins>
      <w:ins w:id="15371" w:author="Leon Sandler" w:date="2026-09-06T00:00:00Z">
        <w:r>
          <w:t xml:space="preserve"> </w:t>
        </w:r>
      </w:ins>
      <w:ins w:id="15372" w:author="Leon Sandler" w:date="2026-09-06T00:00:00Z">
        <w:r>
          <w:t>surface</w:t>
        </w:r>
      </w:ins>
      <w:ins w:id="15373" w:author="Leon Sandler" w:date="2026-09-06T00:00:00Z">
        <w:r>
          <w:t xml:space="preserve"> </w:t>
        </w:r>
      </w:ins>
      <w:ins w:id="15374" w:author="Leon Sandler" w:date="2026-09-06T00:00:00Z">
        <w:r>
          <w:t>power</w:t>
        </w:r>
      </w:ins>
      <w:ins w:id="15375" w:author="Leon Sandler" w:date="2026-09-06T00:00:00Z">
        <w:r>
          <w:t xml:space="preserve"> </w:t>
        </w:r>
      </w:ins>
      <w:ins w:id="15376" w:author="Leon Sandler" w:date="2026-09-06T00:00:00Z">
        <w:r>
          <w:t>trade</w:t>
        </w:r>
      </w:ins>
      <w:ins w:id="15377" w:author="Leon Sandler" w:date="2026-09-06T00:00:00Z">
        <w:r>
          <w:t xml:space="preserve"> </w:t>
        </w:r>
      </w:ins>
      <w:ins w:id="15378" w:author="Leon Sandler" w:date="2026-09-06T00:00:00Z">
        <w:r>
          <w:t>is</w:t>
        </w:r>
      </w:ins>
      <w:ins w:id="15379" w:author="Leon Sandler" w:date="2026-09-06T00:00:00Z">
        <w:r>
          <w:t xml:space="preserve"> </w:t>
        </w:r>
      </w:ins>
      <w:ins w:id="15380" w:author="Leon Sandler" w:date="2026-09-06T00:00:00Z">
        <w:r>
          <w:t>identified</w:t>
        </w:r>
      </w:ins>
      <w:ins w:id="15381" w:author="Leon Sandler" w:date="2026-09-06T00:00:00Z">
        <w:r>
          <w:t xml:space="preserve"> </w:t>
        </w:r>
      </w:ins>
      <w:ins w:id="15382" w:author="Leon Sandler" w:date="2026-09-06T00:00:00Z">
        <w:r>
          <w:t>as</w:t>
        </w:r>
      </w:ins>
      <w:ins w:id="15383" w:author="Leon Sandler" w:date="2026-09-06T00:00:00Z">
        <w:r>
          <w:t xml:space="preserve"> </w:t>
        </w:r>
      </w:ins>
      <w:ins w:id="15384" w:author="Leon Sandler" w:date="2026-09-06T00:00:00Z">
        <w:r>
          <w:t>necessary</w:t>
        </w:r>
      </w:ins>
      <w:ins w:id="15385" w:author="Leon Sandler" w:date="2026-09-06T00:00:00Z">
        <w:r>
          <w:t xml:space="preserve"> </w:t>
        </w:r>
      </w:ins>
      <w:ins w:id="15386" w:author="Leon Sandler" w:date="2026-09-06T00:00:00Z">
        <w:r>
          <w:t>before</w:t>
        </w:r>
      </w:ins>
      <w:ins w:id="15387" w:author="Leon Sandler" w:date="2026-09-06T00:00:00Z">
        <w:r>
          <w:t xml:space="preserve"> </w:t>
        </w:r>
      </w:ins>
      <w:ins w:id="15388" w:author="Leon Sandler" w:date="2026-09-06T00:00:00Z">
        <w:r>
          <w:t>this</w:t>
        </w:r>
      </w:ins>
      <w:ins w:id="15389" w:author="Leon Sandler" w:date="2026-09-06T00:00:00Z">
        <w:r>
          <w:t xml:space="preserve"> </w:t>
        </w:r>
      </w:ins>
      <w:ins w:id="15390" w:author="Leon Sandler" w:date="2026-09-06T00:00:00Z">
        <w:r>
          <w:t>concept</w:t>
        </w:r>
      </w:ins>
      <w:ins w:id="15391" w:author="Leon Sandler" w:date="2026-09-06T00:00:00Z">
        <w:r>
          <w:t xml:space="preserve"> </w:t>
        </w:r>
      </w:ins>
      <w:ins w:id="15392" w:author="Leon Sandler" w:date="2026-09-06T00:00:00Z">
        <w:r>
          <w:t>could</w:t>
        </w:r>
      </w:ins>
      <w:ins w:id="15393" w:author="Leon Sandler" w:date="2026-09-06T00:00:00Z">
        <w:r>
          <w:t xml:space="preserve"> </w:t>
        </w:r>
      </w:ins>
      <w:ins w:id="15394" w:author="Leon Sandler" w:date="2026-09-06T00:00:00Z">
        <w:r>
          <w:t>be</w:t>
        </w:r>
      </w:ins>
      <w:ins w:id="15395" w:author="Leon Sandler" w:date="2026-09-06T00:00:00Z">
        <w:r>
          <w:t xml:space="preserve"> </w:t>
        </w:r>
      </w:ins>
      <w:ins w:id="15396" w:author="Leon Sandler" w:date="2026-09-06T00:00:00Z">
        <w:r>
          <w:t>advanced</w:t>
        </w:r>
      </w:ins>
      <w:ins w:id="15397" w:author="Leon Sandler" w:date="2026-09-06T00:00:00Z">
        <w:r>
          <w:t xml:space="preserve"> </w:t>
        </w:r>
      </w:ins>
      <w:ins w:id="15398" w:author="Leon Sandler" w:date="2026-09-06T00:00:00Z">
        <w:r>
          <w:t>toward</w:t>
        </w:r>
      </w:ins>
      <w:ins w:id="15399" w:author="Leon Sandler" w:date="2026-09-06T00:00:00Z">
        <w:r>
          <w:t xml:space="preserve"> </w:t>
        </w:r>
      </w:ins>
      <w:ins w:id="15400" w:author="Leon Sandler" w:date="2026-09-06T00:00:00Z">
        <w:r>
          <w:t>a</w:t>
        </w:r>
      </w:ins>
      <w:ins w:id="15401" w:author="Leon Sandler" w:date="2026-09-06T00:00:00Z">
        <w:r>
          <w:t xml:space="preserve"> </w:t>
        </w:r>
      </w:ins>
      <w:ins w:id="15402" w:author="Leon Sandler" w:date="2026-09-06T00:00:00Z">
        <w:r>
          <w:t>formal</w:t>
        </w:r>
      </w:ins>
      <w:ins w:id="15403" w:author="Leon Sandler" w:date="2026-09-06T00:00:00Z">
        <w:r>
          <w:t xml:space="preserve"> </w:t>
        </w:r>
      </w:ins>
      <w:ins w:id="15404" w:author="Leon Sandler" w:date="2026-09-06T00:00:00Z">
        <w:r>
          <w:t>mission</w:t>
        </w:r>
      </w:ins>
      <w:ins w:id="15405" w:author="Leon Sandler" w:date="2026-09-06T00:00:00Z">
        <w:r>
          <w:t xml:space="preserve"> </w:t>
        </w:r>
      </w:ins>
      <w:ins w:id="15406" w:author="Leon Sandler" w:date="2026-09-06T00:00:00Z">
        <w:r>
          <w:t>proposal.</w:t>
        </w:r>
      </w:ins>
    </w:p>
    <w:p>
      <w:r>
        <w:t>Whether</w:t>
      </w:r>
      <w:r>
        <w:t xml:space="preserve"> </w:t>
      </w:r>
      <w:r>
        <w:t>permanent</w:t>
      </w:r>
      <w:r>
        <w:t xml:space="preserve"> </w:t>
      </w:r>
      <w:r>
        <w:t>magnets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viable</w:t>
      </w:r>
      <w:r>
        <w:t xml:space="preserve"> </w:t>
      </w:r>
      <w:r>
        <w:t>secondary</w:t>
      </w:r>
      <w:r>
        <w:t xml:space="preserve"> </w:t>
      </w:r>
      <w:r>
        <w:t>role</w:t>
      </w:r>
      <w:r>
        <w:t xml:space="preserve"> </w:t>
      </w:r>
      <w:r>
        <w:t>as</w:t>
      </w:r>
      <w:r>
        <w:t xml:space="preserve"> </w:t>
      </w:r>
      <w:r>
        <w:t>local</w:t>
      </w:r>
      <w:r>
        <w:t xml:space="preserve"> </w:t>
      </w:r>
      <w:r>
        <w:t>aperture-trim</w:t>
      </w:r>
      <w:r>
        <w:t xml:space="preserve"> </w:t>
      </w:r>
      <w:r>
        <w:t>elements</w:t>
      </w:r>
      <w:r>
        <w:t xml:space="preserve"> </w:t>
      </w:r>
      <w:r>
        <w:t>at</w:t>
      </w:r>
      <w:r>
        <w:t xml:space="preserve"> </w:t>
      </w:r>
      <w:r>
        <w:t>fence</w:t>
      </w:r>
      <w:r>
        <w:t xml:space="preserve"> </w:t>
      </w:r>
      <w:r>
        <w:t>gaps</w:t>
      </w:r>
      <w:r>
        <w:t xml:space="preserve"> </w:t>
      </w:r>
      <w:del w:id="15407" w:author="Leon Sandler" w:date="2026-09-06T00:00:00Z">
        <w:r>
          <w:delText>(§8.2)</w:delText>
        </w:r>
      </w:del>
      <w:ins w:id="15408" w:author="Leon Sandler" w:date="2026-09-06T00:00:00Z">
        <w:r>
          <w:t>(Section</w:t>
        </w:r>
      </w:ins>
      <w:ins w:id="15409" w:author="Leon Sandler" w:date="2026-09-06T00:00:00Z">
        <w:r>
          <w:t xml:space="preserve"> </w:t>
        </w:r>
      </w:ins>
      <w:ins w:id="15410" w:author="Leon Sandler" w:date="2026-09-06T00:00:00Z">
        <w:r>
          <w:t>7.2)</w:t>
        </w:r>
      </w:ins>
      <w:r>
        <w:t xml:space="preserve"> </w:t>
      </w:r>
      <w:r>
        <w:t>has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del w:id="15411" w:author="Leon Sandler" w:date="2026-09-06T00:00:00Z">
        <w:r>
          <w:delText>simulated.</w:delText>
        </w:r>
      </w:del>
      <w:ins w:id="15412" w:author="Leon Sandler" w:date="2026-09-06T00:00:00Z">
        <w:r>
          <w:t>simulated</w:t>
        </w:r>
      </w:ins>
      <w:r>
        <w:t xml:space="preserve"> </w:t>
      </w:r>
      <w:ins w:id="15413" w:author="Leon Sandler" w:date="2026-09-06T00:00:00Z">
        <w:r>
          <w:t>in</w:t>
        </w:r>
      </w:ins>
      <w:ins w:id="15414" w:author="Leon Sandler" w:date="2026-09-06T00:00:00Z">
        <w:r>
          <w:t xml:space="preserve"> </w:t>
        </w:r>
      </w:ins>
      <w:ins w:id="15415" w:author="Leon Sandler" w:date="2026-09-06T00:00:00Z">
        <w:r>
          <w:t>this</w:t>
        </w:r>
      </w:ins>
      <w:ins w:id="15416" w:author="Leon Sandler" w:date="2026-09-06T00:00:00Z">
        <w:r>
          <w:t xml:space="preserve"> </w:t>
        </w:r>
      </w:ins>
      <w:ins w:id="15417" w:author="Leon Sandler" w:date="2026-09-06T00:00:00Z">
        <w:r>
          <w:t>work</w:t>
        </w:r>
      </w:ins>
      <w:ins w:id="15418" w:author="Leon Sandler" w:date="2026-09-06T00:00:00Z">
        <w:r>
          <w:t xml:space="preserve"> </w:t>
        </w:r>
      </w:ins>
      <w:ins w:id="15419" w:author="Leon Sandler" w:date="2026-09-06T00:00:00Z">
        <w:r>
          <w:t>and</w:t>
        </w:r>
      </w:ins>
      <w:ins w:id="15420" w:author="Leon Sandler" w:date="2026-09-06T00:00:00Z">
        <w:r>
          <w:t xml:space="preserve"> </w:t>
        </w:r>
      </w:ins>
      <w:ins w:id="15421" w:author="Leon Sandler" w:date="2026-09-06T00:00:00Z">
        <w:r>
          <w:t>remains</w:t>
        </w:r>
      </w:ins>
      <w:ins w:id="15422" w:author="Leon Sandler" w:date="2026-09-06T00:00:00Z">
        <w:r>
          <w:t xml:space="preserve"> </w:t>
        </w:r>
      </w:ins>
      <w:ins w:id="15423" w:author="Leon Sandler" w:date="2026-09-06T00:00:00Z">
        <w:r>
          <w:t>open.</w:t>
        </w:r>
      </w:ins>
    </w:p>
    <w:p>
      <w:r>
        <w:t>Isotropic-incidence</w:t>
      </w:r>
      <w:r>
        <w:t xml:space="preserve"> </w:t>
      </w:r>
      <w:r>
        <w:t>and</w:t>
      </w:r>
      <w:r>
        <w:t xml:space="preserve"> </w:t>
      </w:r>
      <w:r>
        <w:t>plasma-kinetic</w:t>
      </w:r>
      <w:r>
        <w:t xml:space="preserve"> </w:t>
      </w:r>
      <w:del w:id="15424" w:author="Leon Sandler" w:date="2026-09-06T00:00:00Z">
        <w:r>
          <w:delText>treatments,</w:delText>
        </w:r>
      </w:del>
      <w:ins w:id="15425" w:author="Leon Sandler" w:date="2026-09-06T00:00:00Z">
        <w:r>
          <w:t>treatments</w:t>
        </w:r>
      </w:ins>
      <w:ins w:id="15426" w:author="Leon Sandler" w:date="2026-09-06T00:00:00Z">
        <w:r>
          <w:t xml:space="preserve"> </w:t>
        </w:r>
      </w:ins>
      <w:ins w:id="15427" w:author="Leon Sandler" w:date="2026-09-06T00:00:00Z">
        <w:r>
          <w:t>of</w:t>
        </w:r>
      </w:ins>
      <w:ins w:id="15428" w:author="Leon Sandler" w:date="2026-09-06T00:00:00Z">
        <w:r>
          <w:t xml:space="preserve"> </w:t>
        </w:r>
      </w:ins>
      <w:ins w:id="15429" w:author="Leon Sandler" w:date="2026-09-06T00:00:00Z">
        <w:r>
          <w:t>the</w:t>
        </w:r>
      </w:ins>
      <w:ins w:id="15430" w:author="Leon Sandler" w:date="2026-09-06T00:00:00Z">
        <w:r>
          <w:t xml:space="preserve"> </w:t>
        </w:r>
      </w:ins>
      <w:ins w:id="15431" w:author="Leon Sandler" w:date="2026-09-06T00:00:00Z">
        <w:r>
          <w:t>incident</w:t>
        </w:r>
      </w:ins>
      <w:ins w:id="15432" w:author="Leon Sandler" w:date="2026-09-06T00:00:00Z">
        <w:r>
          <w:t xml:space="preserve"> </w:t>
        </w:r>
      </w:ins>
      <w:ins w:id="15433" w:author="Leon Sandler" w:date="2026-09-06T00:00:00Z">
        <w:r>
          <w:t>SEP</w:t>
        </w:r>
      </w:ins>
      <w:ins w:id="15434" w:author="Leon Sandler" w:date="2026-09-06T00:00:00Z">
        <w:r>
          <w:t xml:space="preserve"> </w:t>
        </w:r>
      </w:ins>
      <w:ins w:id="15435" w:author="Leon Sandler" w:date="2026-09-06T00:00:00Z">
        <w:r>
          <w:t>population,</w:t>
        </w:r>
      </w:ins>
      <w:ins w:id="15436" w:author="Leon Sandler" w:date="2026-09-06T00:00:00Z">
        <w:r>
          <w:t xml:space="preserve"> </w:t>
        </w:r>
      </w:ins>
      <w:ins w:id="15437" w:author="Leon Sandler" w:date="2026-09-06T00:00:00Z">
        <w:r>
          <w:t>rather</w:t>
        </w:r>
      </w:ins>
      <w:ins w:id="15438" w:author="Leon Sandler" w:date="2026-09-06T00:00:00Z">
        <w:r>
          <w:t xml:space="preserve"> </w:t>
        </w:r>
      </w:ins>
      <w:ins w:id="15439" w:author="Leon Sandler" w:date="2026-09-06T00:00:00Z">
        <w:r>
          <w:t>than</w:t>
        </w:r>
      </w:ins>
      <w:ins w:id="15440" w:author="Leon Sandler" w:date="2026-09-06T00:00:00Z">
        <w:r>
          <w:t xml:space="preserve"> </w:t>
        </w:r>
      </w:ins>
      <w:ins w:id="15441" w:author="Leon Sandler" w:date="2026-09-06T00:00:00Z">
        <w:r>
          <w:t>the</w:t>
        </w:r>
      </w:ins>
      <w:ins w:id="15442" w:author="Leon Sandler" w:date="2026-09-06T00:00:00Z">
        <w:r>
          <w:t xml:space="preserve"> </w:t>
        </w:r>
      </w:ins>
      <w:ins w:id="15443" w:author="Leon Sandler" w:date="2026-09-06T00:00:00Z">
        <w:r>
          <w:t>bounding</w:t>
        </w:r>
      </w:ins>
      <w:ins w:id="15444" w:author="Leon Sandler" w:date="2026-09-06T00:00:00Z">
        <w:r>
          <w:t xml:space="preserve"> </w:t>
        </w:r>
      </w:ins>
      <w:ins w:id="15445" w:author="Leon Sandler" w:date="2026-09-06T00:00:00Z">
        <w:r>
          <w:t>aimed-pencil-beam</w:t>
        </w:r>
      </w:ins>
      <w:ins w:id="15446" w:author="Leon Sandler" w:date="2026-09-06T00:00:00Z">
        <w:r>
          <w:t xml:space="preserve"> </w:t>
        </w:r>
      </w:ins>
      <w:ins w:id="15447" w:author="Leon Sandler" w:date="2026-09-06T00:00:00Z">
        <w:r>
          <w:t>geometry</w:t>
        </w:r>
      </w:ins>
      <w:ins w:id="15448" w:author="Leon Sandler" w:date="2026-09-06T00:00:00Z">
        <w:r>
          <w:t xml:space="preserve"> </w:t>
        </w:r>
      </w:ins>
      <w:ins w:id="15449" w:author="Leon Sandler" w:date="2026-09-06T00:00:00Z">
        <w:r>
          <w:t>used</w:t>
        </w:r>
      </w:ins>
      <w:ins w:id="15450" w:author="Leon Sandler" w:date="2026-09-06T00:00:00Z">
        <w:r>
          <w:t xml:space="preserve"> </w:t>
        </w:r>
      </w:ins>
      <w:ins w:id="15451" w:author="Leon Sandler" w:date="2026-09-06T00:00:00Z">
        <w:r>
          <w:t>throughout</w:t>
        </w:r>
      </w:ins>
      <w:ins w:id="15452" w:author="Leon Sandler" w:date="2026-09-06T00:00:00Z">
        <w:r>
          <w:t xml:space="preserve"> </w:t>
        </w:r>
      </w:ins>
      <w:ins w:id="15453" w:author="Leon Sandler" w:date="2026-09-06T00:00:00Z">
        <w:r>
          <w:t>this</w:t>
        </w:r>
      </w:ins>
      <w:ins w:id="15454" w:author="Leon Sandler" w:date="2026-09-06T00:00:00Z">
        <w:r>
          <w:t xml:space="preserve"> </w:t>
        </w:r>
      </w:ins>
      <w:ins w:id="15455" w:author="Leon Sandler" w:date="2026-09-06T00:00:00Z">
        <w:r>
          <w:t>work</w:t>
        </w:r>
      </w:ins>
      <w:ins w:id="15456" w:author="Leon Sandler" w:date="2026-09-06T00:00:00Z">
        <w:r>
          <w:t xml:space="preserve"> </w:t>
        </w:r>
      </w:ins>
      <w:ins w:id="15457" w:author="Leon Sandler" w:date="2026-09-06T00:00:00Z">
        <w:r>
          <w:t>(Section</w:t>
        </w:r>
      </w:ins>
      <w:ins w:id="15458" w:author="Leon Sandler" w:date="2026-09-06T00:00:00Z">
        <w:r>
          <w:t xml:space="preserve"> </w:t>
        </w:r>
      </w:ins>
      <w:ins w:id="15459" w:author="Leon Sandler" w:date="2026-09-06T00:00:00Z">
        <w:r>
          <w:t>4),</w:t>
        </w:r>
      </w:ins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coupled</w:t>
      </w:r>
      <w:r>
        <w:t xml:space="preserve"> </w:t>
      </w:r>
      <w:r>
        <w:t>dose-transport</w:t>
      </w:r>
      <w:r>
        <w:t xml:space="preserve"> </w:t>
      </w:r>
      <w:r>
        <w:t>benchmark</w:t>
      </w:r>
      <w:r>
        <w:t xml:space="preserve"> </w:t>
      </w:r>
      <w:ins w:id="15460" w:author="Leon Sandler" w:date="2026-09-06T00:00:00Z">
        <w:r>
          <w:t>of</w:t>
        </w:r>
      </w:ins>
      <w:ins w:id="15461" w:author="Leon Sandler" w:date="2026-09-06T00:00:00Z">
        <w:r>
          <w:t xml:space="preserve"> </w:t>
        </w:r>
      </w:ins>
      <w:ins w:id="15462" w:author="Leon Sandler" w:date="2026-09-06T00:00:00Z">
        <w:r>
          <w:t>the</w:t>
        </w:r>
      </w:ins>
      <w:ins w:id="15463" w:author="Leon Sandler" w:date="2026-09-06T00:00:00Z">
        <w:r>
          <w:t xml:space="preserve"> </w:t>
        </w:r>
      </w:ins>
      <w:ins w:id="15464" w:author="Leon Sandler" w:date="2026-09-06T00:00:00Z">
        <w:r>
          <w:t>distributed-array</w:t>
        </w:r>
      </w:ins>
      <w:ins w:id="15465" w:author="Leon Sandler" w:date="2026-09-06T00:00:00Z">
        <w:r>
          <w:t xml:space="preserve"> </w:t>
        </w:r>
      </w:ins>
      <w:ins w:id="15466" w:author="Leon Sandler" w:date="2026-09-06T00:00:00Z">
        <w:r>
          <w:t>concept</w:t>
        </w:r>
      </w:ins>
      <w:ins w:id="15467" w:author="Leon Sandler" w:date="2026-09-06T00:00:00Z">
        <w:r>
          <w:t xml:space="preserve"> </w:t>
        </w:r>
      </w:ins>
      <w:r>
        <w:t>against</w:t>
      </w:r>
      <w:r>
        <w:t xml:space="preserve"> </w:t>
      </w:r>
      <w:r>
        <w:t>the</w:t>
      </w:r>
      <w:r>
        <w:t xml:space="preserve"> </w:t>
      </w:r>
      <w:ins w:id="15468" w:author="Leon Sandler" w:date="2026-09-06T00:00:00Z">
        <w:r>
          <w:t>existing</w:t>
        </w:r>
      </w:ins>
      <w:ins w:id="15469" w:author="Leon Sandler" w:date="2026-09-06T00:00:00Z">
        <w:r>
          <w:t xml:space="preserve"> </w:t>
        </w:r>
      </w:ins>
      <w:r>
        <w:t>mini-magnetosphere</w:t>
      </w:r>
      <w:r>
        <w:t xml:space="preserve"> </w:t>
      </w:r>
      <w:del w:id="15470" w:author="Leon Sandler" w:date="2026-09-06T00:00:00Z">
        <w:r>
          <w:delText>literature,</w:delText>
        </w:r>
      </w:del>
      <w:ins w:id="15471" w:author="Leon Sandler" w:date="2026-09-06T00:00:00Z">
        <w:r>
          <w:t>literature</w:t>
        </w:r>
      </w:ins>
      <w:ins w:id="15472" w:author="Leon Sandler" w:date="2026-09-06T00:00:00Z">
        <w:r>
          <w:t xml:space="preserve"> </w:t>
        </w:r>
      </w:ins>
      <w:ins w:id="15473" w:author="Leon Sandler" w:date="2026-09-06T00:00:00Z">
        <w:r>
          <w:t>(Bamford</w:t>
        </w:r>
      </w:ins>
      <w:ins w:id="15474" w:author="Leon Sandler" w:date="2026-09-06T00:00:00Z">
        <w:r>
          <w:t xml:space="preserve"> </w:t>
        </w:r>
      </w:ins>
      <w:ins w:id="15475" w:author="Leon Sandler" w:date="2026-09-06T00:00:00Z">
        <w:r>
          <w:t>et</w:t>
        </w:r>
      </w:ins>
      <w:ins w:id="15476" w:author="Leon Sandler" w:date="2026-09-06T00:00:00Z">
        <w:r>
          <w:t xml:space="preserve"> </w:t>
        </w:r>
      </w:ins>
      <w:ins w:id="15477" w:author="Leon Sandler" w:date="2026-09-06T00:00:00Z">
        <w:r>
          <w:t>al.,</w:t>
        </w:r>
      </w:ins>
      <w:ins w:id="15478" w:author="Leon Sandler" w:date="2026-09-06T00:00:00Z">
        <w:r>
          <w:t xml:space="preserve"> </w:t>
        </w:r>
      </w:ins>
      <w:ins w:id="15479" w:author="Leon Sandler" w:date="2026-09-06T00:00:00Z">
        <w:r>
          <w:t>2008,</w:t>
        </w:r>
      </w:ins>
      <w:ins w:id="15480" w:author="Leon Sandler" w:date="2026-09-06T00:00:00Z">
        <w:r>
          <w:t xml:space="preserve"> </w:t>
        </w:r>
      </w:ins>
      <w:ins w:id="15481" w:author="Leon Sandler" w:date="2026-09-06T00:00:00Z">
        <w:r>
          <w:t>2014;</w:t>
        </w:r>
      </w:ins>
      <w:ins w:id="15482" w:author="Leon Sandler" w:date="2026-09-06T00:00:00Z">
        <w:r>
          <w:t xml:space="preserve"> </w:t>
        </w:r>
      </w:ins>
      <w:ins w:id="15483" w:author="Leon Sandler" w:date="2026-09-06T00:00:00Z">
        <w:r>
          <w:t>Winglee</w:t>
        </w:r>
      </w:ins>
      <w:ins w:id="15484" w:author="Leon Sandler" w:date="2026-09-06T00:00:00Z">
        <w:r>
          <w:t xml:space="preserve"> </w:t>
        </w:r>
      </w:ins>
      <w:ins w:id="15485" w:author="Leon Sandler" w:date="2026-09-06T00:00:00Z">
        <w:r>
          <w:t>et</w:t>
        </w:r>
      </w:ins>
      <w:ins w:id="15486" w:author="Leon Sandler" w:date="2026-09-06T00:00:00Z">
        <w:r>
          <w:t xml:space="preserve"> </w:t>
        </w:r>
      </w:ins>
      <w:ins w:id="15487" w:author="Leon Sandler" w:date="2026-09-06T00:00:00Z">
        <w:r>
          <w:t>al.,</w:t>
        </w:r>
      </w:ins>
      <w:ins w:id="15488" w:author="Leon Sandler" w:date="2026-09-06T00:00:00Z">
        <w:r>
          <w:t xml:space="preserve"> </w:t>
        </w:r>
      </w:ins>
      <w:ins w:id="15489" w:author="Leon Sandler" w:date="2026-09-06T00:00:00Z">
        <w:r>
          <w:t>2000),</w:t>
        </w:r>
      </w:ins>
      <w:r>
        <w:t xml:space="preserve"> </w:t>
      </w:r>
      <w:r>
        <w:t>remain</w:t>
      </w:r>
      <w:r>
        <w:t xml:space="preserve"> </w:t>
      </w:r>
      <w:r>
        <w:t>future</w:t>
      </w:r>
      <w:r>
        <w:t xml:space="preserve"> </w:t>
      </w:r>
      <w:r>
        <w:t>work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del w:id="15490" w:author="Leon Sandler" w:date="2026-09-06T00:00:00Z">
        <w:r>
          <w:delText>retained</w:delText>
        </w:r>
      </w:del>
      <w:ins w:id="15491" w:author="Leon Sandler" w:date="2026-09-06T00:00:00Z">
        <w:r>
          <w:t>underlying</w:t>
        </w:r>
      </w:ins>
      <w:r>
        <w:t xml:space="preserve"> </w:t>
      </w:r>
      <w:r>
        <w:t>SEP-attenuation</w:t>
      </w:r>
      <w:r>
        <w:t xml:space="preserve"> </w:t>
      </w:r>
      <w:r>
        <w:t>physics</w:t>
      </w:r>
      <w:r>
        <w:t xml:space="preserve"> </w:t>
      </w:r>
      <w:r>
        <w:t>of</w:t>
      </w:r>
      <w:r>
        <w:t xml:space="preserve"> </w:t>
      </w:r>
      <w:del w:id="15492" w:author="Leon Sandler" w:date="2026-09-06T00:00:00Z">
        <w:r>
          <w:delText>§2-7.</w:delText>
        </w:r>
      </w:del>
      <w:ins w:id="15493" w:author="Leon Sandler" w:date="2026-09-06T00:00:00Z">
        <w:r>
          <w:t>Sections</w:t>
        </w:r>
      </w:ins>
      <w:ins w:id="15494" w:author="Leon Sandler" w:date="2026-09-06T00:00:00Z">
        <w:r>
          <w:t xml:space="preserve"> </w:t>
        </w:r>
      </w:ins>
      <w:ins w:id="15495" w:author="Leon Sandler" w:date="2026-09-06T00:00:00Z">
        <w:r>
          <w:t>3–6.</w:t>
        </w:r>
      </w:ins>
    </w:p>
    <w:p>
      <w:del w:id="15496" w:author="Leon Sandler" w:date="2026-09-06T00:00:00Z">
        <w:r>
          <w:delText>14.</w:delText>
        </w:r>
      </w:del>
      <w:ins w:id="15497" w:author="Leon Sandler" w:date="2026-09-06T00:00:00Z">
        <w:r>
          <w:t>This</w:t>
        </w:r>
      </w:ins>
      <w:ins w:id="15498" w:author="Leon Sandler" w:date="2026-09-06T00:00:00Z">
        <w:r>
          <w:t xml:space="preserve"> </w:t>
        </w:r>
      </w:ins>
      <w:ins w:id="15499" w:author="Leon Sandler" w:date="2026-09-06T00:00:00Z">
        <w:r>
          <w:t>paper</w:t>
        </w:r>
      </w:ins>
      <w:ins w:id="15500" w:author="Leon Sandler" w:date="2026-09-06T00:00:00Z">
        <w:r>
          <w:t xml:space="preserve"> </w:t>
        </w:r>
      </w:ins>
      <w:ins w:id="15501" w:author="Leon Sandler" w:date="2026-09-06T00:00:00Z">
        <w:r>
          <w:t>addresses</w:t>
        </w:r>
      </w:ins>
      <w:ins w:id="15502" w:author="Leon Sandler" w:date="2026-09-06T00:00:00Z">
        <w:r>
          <w:t xml:space="preserve"> </w:t>
        </w:r>
      </w:ins>
      <w:ins w:id="15503" w:author="Leon Sandler" w:date="2026-09-06T00:00:00Z">
        <w:r>
          <w:t>SEP</w:t>
        </w:r>
      </w:ins>
      <w:ins w:id="15504" w:author="Leon Sandler" w:date="2026-09-06T00:00:00Z">
        <w:r>
          <w:t xml:space="preserve"> </w:t>
        </w:r>
      </w:ins>
      <w:ins w:id="15505" w:author="Leon Sandler" w:date="2026-09-06T00:00:00Z">
        <w:r>
          <w:t>proton</w:t>
        </w:r>
      </w:ins>
      <w:ins w:id="15506" w:author="Leon Sandler" w:date="2026-09-06T00:00:00Z">
        <w:r>
          <w:t xml:space="preserve"> </w:t>
        </w:r>
      </w:ins>
      <w:ins w:id="15507" w:author="Leon Sandler" w:date="2026-09-06T00:00:00Z">
        <w:r>
          <w:t>shielding</w:t>
        </w:r>
      </w:ins>
      <w:ins w:id="15508" w:author="Leon Sandler" w:date="2026-09-06T00:00:00Z">
        <w:r>
          <w:t xml:space="preserve"> </w:t>
        </w:r>
      </w:ins>
      <w:ins w:id="15509" w:author="Leon Sandler" w:date="2026-09-06T00:00:00Z">
        <w:r>
          <w:t>only;</w:t>
        </w:r>
      </w:ins>
      <w:ins w:id="15510" w:author="Leon Sandler" w:date="2026-09-06T00:00:00Z">
        <w:r>
          <w:t xml:space="preserve"> </w:t>
        </w:r>
      </w:ins>
      <w:ins w:id="15511" w:author="Leon Sandler" w:date="2026-09-06T00:00:00Z">
        <w:r>
          <w:t>galactic</w:t>
        </w:r>
      </w:ins>
      <w:ins w:id="15512" w:author="Leon Sandler" w:date="2026-09-06T00:00:00Z">
        <w:r>
          <w:t xml:space="preserve"> </w:t>
        </w:r>
      </w:ins>
      <w:ins w:id="15513" w:author="Leon Sandler" w:date="2026-09-06T00:00:00Z">
        <w:r>
          <w:t>cosmic</w:t>
        </w:r>
      </w:ins>
      <w:ins w:id="15514" w:author="Leon Sandler" w:date="2026-09-06T00:00:00Z">
        <w:r>
          <w:t xml:space="preserve"> </w:t>
        </w:r>
      </w:ins>
      <w:ins w:id="15515" w:author="Leon Sandler" w:date="2026-09-06T00:00:00Z">
        <w:r>
          <w:t>ray</w:t>
        </w:r>
      </w:ins>
      <w:ins w:id="15516" w:author="Leon Sandler" w:date="2026-09-06T00:00:00Z">
        <w:r>
          <w:t xml:space="preserve"> </w:t>
        </w:r>
      </w:ins>
      <w:ins w:id="15517" w:author="Leon Sandler" w:date="2026-09-06T00:00:00Z">
        <w:r>
          <w:t>shielding</w:t>
        </w:r>
      </w:ins>
      <w:ins w:id="15518" w:author="Leon Sandler" w:date="2026-09-06T00:00:00Z">
        <w:r>
          <w:t xml:space="preserve"> </w:t>
        </w:r>
      </w:ins>
      <w:ins w:id="15519" w:author="Leon Sandler" w:date="2026-09-06T00:00:00Z">
        <w:r>
          <w:t>trade-offs,</w:t>
        </w:r>
      </w:ins>
      <w:ins w:id="15520" w:author="Leon Sandler" w:date="2026-09-06T00:00:00Z">
        <w:r>
          <w:t xml:space="preserve"> </w:t>
        </w:r>
      </w:ins>
      <w:ins w:id="15521" w:author="Leon Sandler" w:date="2026-09-06T00:00:00Z">
        <w:r>
          <w:t>which</w:t>
        </w:r>
      </w:ins>
      <w:ins w:id="15522" w:author="Leon Sandler" w:date="2026-09-06T00:00:00Z">
        <w:r>
          <w:t xml:space="preserve"> </w:t>
        </w:r>
      </w:ins>
      <w:ins w:id="15523" w:author="Leon Sandler" w:date="2026-09-06T00:00:00Z">
        <w:r>
          <w:t>involve</w:t>
        </w:r>
      </w:ins>
      <w:ins w:id="15524" w:author="Leon Sandler" w:date="2026-09-06T00:00:00Z">
        <w:r>
          <w:t xml:space="preserve"> </w:t>
        </w:r>
      </w:ins>
      <w:ins w:id="15525" w:author="Leon Sandler" w:date="2026-09-06T00:00:00Z">
        <w:r>
          <w:t>substantially</w:t>
        </w:r>
      </w:ins>
      <w:ins w:id="15526" w:author="Leon Sandler" w:date="2026-09-06T00:00:00Z">
        <w:r>
          <w:t xml:space="preserve"> </w:t>
        </w:r>
      </w:ins>
      <w:ins w:id="15527" w:author="Leon Sandler" w:date="2026-09-06T00:00:00Z">
        <w:r>
          <w:t>different</w:t>
        </w:r>
      </w:ins>
      <w:ins w:id="15528" w:author="Leon Sandler" w:date="2026-09-06T00:00:00Z">
        <w:r>
          <w:t xml:space="preserve"> </w:t>
        </w:r>
      </w:ins>
      <w:ins w:id="15529" w:author="Leon Sandler" w:date="2026-09-06T00:00:00Z">
        <w:r>
          <w:t>physics</w:t>
        </w:r>
      </w:ins>
      <w:ins w:id="15530" w:author="Leon Sandler" w:date="2026-09-06T00:00:00Z">
        <w:r>
          <w:t xml:space="preserve"> </w:t>
        </w:r>
      </w:ins>
      <w:ins w:id="15531" w:author="Leon Sandler" w:date="2026-09-06T00:00:00Z">
        <w:r>
          <w:t>and</w:t>
        </w:r>
      </w:ins>
      <w:ins w:id="15532" w:author="Leon Sandler" w:date="2026-09-06T00:00:00Z">
        <w:r>
          <w:t xml:space="preserve"> </w:t>
        </w:r>
      </w:ins>
      <w:ins w:id="15533" w:author="Leon Sandler" w:date="2026-09-06T00:00:00Z">
        <w:r>
          <w:t>are</w:t>
        </w:r>
      </w:ins>
      <w:ins w:id="15534" w:author="Leon Sandler" w:date="2026-09-06T00:00:00Z">
        <w:r>
          <w:t xml:space="preserve"> </w:t>
        </w:r>
      </w:ins>
      <w:ins w:id="15535" w:author="Leon Sandler" w:date="2026-09-06T00:00:00Z">
        <w:r>
          <w:t>not</w:t>
        </w:r>
      </w:ins>
      <w:ins w:id="15536" w:author="Leon Sandler" w:date="2026-09-06T00:00:00Z">
        <w:r>
          <w:t xml:space="preserve"> </w:t>
        </w:r>
      </w:ins>
      <w:ins w:id="15537" w:author="Leon Sandler" w:date="2026-09-06T00:00:00Z">
        <w:r>
          <w:t>necessarily</w:t>
        </w:r>
      </w:ins>
      <w:ins w:id="15538" w:author="Leon Sandler" w:date="2026-09-06T00:00:00Z">
        <w:r>
          <w:t xml:space="preserve"> </w:t>
        </w:r>
      </w:ins>
      <w:ins w:id="15539" w:author="Leon Sandler" w:date="2026-09-06T00:00:00Z">
        <w:r>
          <w:t>favorable</w:t>
        </w:r>
      </w:ins>
      <w:ins w:id="15540" w:author="Leon Sandler" w:date="2026-09-06T00:00:00Z">
        <w:r>
          <w:t xml:space="preserve"> </w:t>
        </w:r>
      </w:ins>
      <w:ins w:id="15541" w:author="Leon Sandler" w:date="2026-09-06T00:00:00Z">
        <w:r>
          <w:t>to</w:t>
        </w:r>
      </w:ins>
      <w:ins w:id="15542" w:author="Leon Sandler" w:date="2026-09-06T00:00:00Z">
        <w:r>
          <w:t xml:space="preserve"> </w:t>
        </w:r>
      </w:ins>
      <w:ins w:id="15543" w:author="Leon Sandler" w:date="2026-09-06T00:00:00Z">
        <w:r>
          <w:t>thin</w:t>
        </w:r>
      </w:ins>
      <w:ins w:id="15544" w:author="Leon Sandler" w:date="2026-09-06T00:00:00Z">
        <w:r>
          <w:t xml:space="preserve"> </w:t>
        </w:r>
      </w:ins>
      <w:ins w:id="15545" w:author="Leon Sandler" w:date="2026-09-06T00:00:00Z">
        <w:r>
          <w:t>regolith</w:t>
        </w:r>
      </w:ins>
      <w:ins w:id="15546" w:author="Leon Sandler" w:date="2026-09-06T00:00:00Z">
        <w:r>
          <w:t xml:space="preserve"> </w:t>
        </w:r>
      </w:ins>
      <w:ins w:id="15547" w:author="Leon Sandler" w:date="2026-09-06T00:00:00Z">
        <w:r>
          <w:t>cladding</w:t>
        </w:r>
      </w:ins>
      <w:ins w:id="15548" w:author="Leon Sandler" w:date="2026-09-06T00:00:00Z">
        <w:r>
          <w:t xml:space="preserve"> </w:t>
        </w:r>
      </w:ins>
      <w:ins w:id="15549" w:author="Leon Sandler" w:date="2026-09-06T00:00:00Z">
        <w:r>
          <w:t>in</w:t>
        </w:r>
      </w:ins>
      <w:ins w:id="15550" w:author="Leon Sandler" w:date="2026-09-06T00:00:00Z">
        <w:r>
          <w:t xml:space="preserve"> </w:t>
        </w:r>
      </w:ins>
      <w:ins w:id="15551" w:author="Leon Sandler" w:date="2026-09-06T00:00:00Z">
        <w:r>
          <w:t>the</w:t>
        </w:r>
      </w:ins>
      <w:ins w:id="15552" w:author="Leon Sandler" w:date="2026-09-06T00:00:00Z">
        <w:r>
          <w:t xml:space="preserve"> </w:t>
        </w:r>
      </w:ins>
      <w:ins w:id="15553" w:author="Leon Sandler" w:date="2026-09-06T00:00:00Z">
        <w:r>
          <w:t>same</w:t>
        </w:r>
      </w:ins>
      <w:ins w:id="15554" w:author="Leon Sandler" w:date="2026-09-06T00:00:00Z">
        <w:r>
          <w:t xml:space="preserve"> </w:t>
        </w:r>
      </w:ins>
      <w:ins w:id="15555" w:author="Leon Sandler" w:date="2026-09-06T00:00:00Z">
        <w:r>
          <w:t>way</w:t>
        </w:r>
      </w:ins>
      <w:ins w:id="15556" w:author="Leon Sandler" w:date="2026-09-06T00:00:00Z">
        <w:r>
          <w:t xml:space="preserve"> </w:t>
        </w:r>
      </w:ins>
      <w:ins w:id="15557" w:author="Leon Sandler" w:date="2026-09-06T00:00:00Z">
        <w:r>
          <w:t>SEP</w:t>
        </w:r>
      </w:ins>
      <w:ins w:id="15558" w:author="Leon Sandler" w:date="2026-09-06T00:00:00Z">
        <w:r>
          <w:t xml:space="preserve"> </w:t>
        </w:r>
      </w:ins>
      <w:ins w:id="15559" w:author="Leon Sandler" w:date="2026-09-06T00:00:00Z">
        <w:r>
          <w:t>protons</w:t>
        </w:r>
      </w:ins>
      <w:ins w:id="15560" w:author="Leon Sandler" w:date="2026-09-06T00:00:00Z">
        <w:r>
          <w:t xml:space="preserve"> </w:t>
        </w:r>
      </w:ins>
      <w:ins w:id="15561" w:author="Leon Sandler" w:date="2026-09-06T00:00:00Z">
        <w:r>
          <w:t>are</w:t>
        </w:r>
      </w:ins>
      <w:ins w:id="15562" w:author="Leon Sandler" w:date="2026-09-06T00:00:00Z">
        <w:r>
          <w:t xml:space="preserve"> </w:t>
        </w:r>
      </w:ins>
      <w:ins w:id="15563" w:author="Leon Sandler" w:date="2026-09-06T00:00:00Z">
        <w:r>
          <w:t>(Section</w:t>
        </w:r>
      </w:ins>
      <w:ins w:id="15564" w:author="Leon Sandler" w:date="2026-09-06T00:00:00Z">
        <w:r>
          <w:t xml:space="preserve"> </w:t>
        </w:r>
      </w:ins>
      <w:ins w:id="15565" w:author="Leon Sandler" w:date="2026-09-06T00:00:00Z">
        <w:r>
          <w:t>13),</w:t>
        </w:r>
      </w:ins>
      <w:ins w:id="15566" w:author="Leon Sandler" w:date="2026-09-06T00:00:00Z">
        <w:r>
          <w:t xml:space="preserve"> </w:t>
        </w:r>
      </w:ins>
      <w:ins w:id="15567" w:author="Leon Sandler" w:date="2026-09-06T00:00:00Z">
        <w:r>
          <w:t>are</w:t>
        </w:r>
      </w:ins>
      <w:ins w:id="15568" w:author="Leon Sandler" w:date="2026-09-06T00:00:00Z">
        <w:r>
          <w:t xml:space="preserve"> </w:t>
        </w:r>
      </w:ins>
      <w:ins w:id="15569" w:author="Leon Sandler" w:date="2026-09-06T00:00:00Z">
        <w:r>
          <w:t>explicitly</w:t>
        </w:r>
      </w:ins>
      <w:ins w:id="15570" w:author="Leon Sandler" w:date="2026-09-06T00:00:00Z">
        <w:r>
          <w:t xml:space="preserve"> </w:t>
        </w:r>
      </w:ins>
      <w:ins w:id="15571" w:author="Leon Sandler" w:date="2026-09-06T00:00:00Z">
        <w:r>
          <w:t>outside</w:t>
        </w:r>
      </w:ins>
      <w:ins w:id="15572" w:author="Leon Sandler" w:date="2026-09-06T00:00:00Z">
        <w:r>
          <w:t xml:space="preserve"> </w:t>
        </w:r>
      </w:ins>
      <w:ins w:id="15573" w:author="Leon Sandler" w:date="2026-09-06T00:00:00Z">
        <w:r>
          <w:t>this</w:t>
        </w:r>
      </w:ins>
      <w:ins w:id="15574" w:author="Leon Sandler" w:date="2026-09-06T00:00:00Z">
        <w:r>
          <w:t xml:space="preserve"> </w:t>
        </w:r>
      </w:ins>
      <w:ins w:id="15575" w:author="Leon Sandler" w:date="2026-09-06T00:00:00Z">
        <w:r>
          <w:t>paper's</w:t>
        </w:r>
      </w:ins>
      <w:ins w:id="15576" w:author="Leon Sandler" w:date="2026-09-06T00:00:00Z">
        <w:r>
          <w:t xml:space="preserve"> </w:t>
        </w:r>
      </w:ins>
      <w:ins w:id="15577" w:author="Leon Sandler" w:date="2026-09-06T00:00:00Z">
        <w:r>
          <w:t>scope</w:t>
        </w:r>
      </w:ins>
      <w:ins w:id="15578" w:author="Leon Sandler" w:date="2026-09-06T00:00:00Z">
        <w:r>
          <w:t xml:space="preserve"> </w:t>
        </w:r>
      </w:ins>
      <w:ins w:id="15579" w:author="Leon Sandler" w:date="2026-09-06T00:00:00Z">
        <w:r>
          <w:t>and</w:t>
        </w:r>
      </w:ins>
      <w:ins w:id="15580" w:author="Leon Sandler" w:date="2026-09-06T00:00:00Z">
        <w:r>
          <w:t xml:space="preserve"> </w:t>
        </w:r>
      </w:ins>
      <w:ins w:id="15581" w:author="Leon Sandler" w:date="2026-09-06T00:00:00Z">
        <w:r>
          <w:t>would</w:t>
        </w:r>
      </w:ins>
      <w:ins w:id="15582" w:author="Leon Sandler" w:date="2026-09-06T00:00:00Z">
        <w:r>
          <w:t xml:space="preserve"> </w:t>
        </w:r>
      </w:ins>
      <w:ins w:id="15583" w:author="Leon Sandler" w:date="2026-09-06T00:00:00Z">
        <w:r>
          <w:t>require</w:t>
        </w:r>
      </w:ins>
      <w:ins w:id="15584" w:author="Leon Sandler" w:date="2026-09-06T00:00:00Z">
        <w:r>
          <w:t xml:space="preserve"> </w:t>
        </w:r>
      </w:ins>
      <w:ins w:id="15585" w:author="Leon Sandler" w:date="2026-09-06T00:00:00Z">
        <w:r>
          <w:t>a</w:t>
        </w:r>
      </w:ins>
      <w:ins w:id="15586" w:author="Leon Sandler" w:date="2026-09-06T00:00:00Z">
        <w:r>
          <w:t xml:space="preserve"> </w:t>
        </w:r>
      </w:ins>
      <w:ins w:id="15587" w:author="Leon Sandler" w:date="2026-09-06T00:00:00Z">
        <w:r>
          <w:t>separate</w:t>
        </w:r>
      </w:ins>
      <w:ins w:id="15588" w:author="Leon Sandler" w:date="2026-09-06T00:00:00Z">
        <w:r>
          <w:t xml:space="preserve"> </w:t>
        </w:r>
      </w:ins>
      <w:ins w:id="15589" w:author="Leon Sandler" w:date="2026-09-06T00:00:00Z">
        <w:r>
          <w:t>transport-code</w:t>
        </w:r>
      </w:ins>
      <w:ins w:id="15590" w:author="Leon Sandler" w:date="2026-09-06T00:00:00Z">
        <w:r>
          <w:t xml:space="preserve"> </w:t>
        </w:r>
      </w:ins>
      <w:ins w:id="15591" w:author="Leon Sandler" w:date="2026-09-06T00:00:00Z">
        <w:r>
          <w:t>study</w:t>
        </w:r>
      </w:ins>
      <w:ins w:id="15592" w:author="Leon Sandler" w:date="2026-09-06T00:00:00Z">
        <w:r>
          <w:t xml:space="preserve"> </w:t>
        </w:r>
      </w:ins>
      <w:ins w:id="15593" w:author="Leon Sandler" w:date="2026-09-06T00:00:00Z">
        <w:r>
          <w:t>using</w:t>
        </w:r>
      </w:ins>
      <w:ins w:id="15594" w:author="Leon Sandler" w:date="2026-09-06T00:00:00Z">
        <w:r>
          <w:t xml:space="preserve"> </w:t>
        </w:r>
      </w:ins>
      <w:ins w:id="15595" w:author="Leon Sandler" w:date="2026-09-06T00:00:00Z">
        <w:r>
          <w:t>a</w:t>
        </w:r>
      </w:ins>
      <w:ins w:id="15596" w:author="Leon Sandler" w:date="2026-09-06T00:00:00Z">
        <w:r>
          <w:t xml:space="preserve"> </w:t>
        </w:r>
      </w:ins>
      <w:ins w:id="15597" w:author="Leon Sandler" w:date="2026-09-06T00:00:00Z">
        <w:r>
          <w:t>GCR</w:t>
        </w:r>
      </w:ins>
      <w:ins w:id="15598" w:author="Leon Sandler" w:date="2026-09-06T00:00:00Z">
        <w:r>
          <w:t xml:space="preserve"> </w:t>
        </w:r>
      </w:ins>
      <w:ins w:id="15599" w:author="Leon Sandler" w:date="2026-09-06T00:00:00Z">
        <w:r>
          <w:t>rather</w:t>
        </w:r>
      </w:ins>
      <w:ins w:id="15600" w:author="Leon Sandler" w:date="2026-09-06T00:00:00Z">
        <w:r>
          <w:t xml:space="preserve"> </w:t>
        </w:r>
      </w:ins>
      <w:ins w:id="15601" w:author="Leon Sandler" w:date="2026-09-06T00:00:00Z">
        <w:r>
          <w:t>than</w:t>
        </w:r>
      </w:ins>
      <w:ins w:id="15602" w:author="Leon Sandler" w:date="2026-09-06T00:00:00Z">
        <w:r>
          <w:t xml:space="preserve"> </w:t>
        </w:r>
      </w:ins>
      <w:ins w:id="15603" w:author="Leon Sandler" w:date="2026-09-06T00:00:00Z">
        <w:r>
          <w:t>SEP</w:t>
        </w:r>
      </w:ins>
      <w:ins w:id="15604" w:author="Leon Sandler" w:date="2026-09-06T00:00:00Z">
        <w:r>
          <w:t xml:space="preserve"> </w:t>
        </w:r>
      </w:ins>
      <w:ins w:id="15605" w:author="Leon Sandler" w:date="2026-09-06T00:00:00Z">
        <w:r>
          <w:t>incident</w:t>
        </w:r>
      </w:ins>
      <w:ins w:id="15606" w:author="Leon Sandler" w:date="2026-09-06T00:00:00Z">
        <w:r>
          <w:t xml:space="preserve"> </w:t>
        </w:r>
      </w:ins>
      <w:ins w:id="15607" w:author="Leon Sandler" w:date="2026-09-06T00:00:00Z">
        <w:r>
          <w:t>spectrum.</w:t>
        </w:r>
      </w:ins>
    </w:p>
    <w:p>
      <w:ins w:id="15608" w:author="Leon Sandler" w:date="2026-09-06T00:00:00Z">
        <w:r>
          <w:t>15.</w:t>
        </w:r>
      </w:ins>
      <w:r>
        <w:t xml:space="preserve"> </w:t>
      </w:r>
      <w:r>
        <w:t>Conclusion</w:t>
      </w:r>
    </w:p>
    <w:p>
      <w:r>
        <w:t>A</w:t>
      </w:r>
      <w:r>
        <w:t xml:space="preserve"> </w:t>
      </w:r>
      <w:r>
        <w:t>distributed</w:t>
      </w:r>
      <w:r>
        <w:t xml:space="preserve"> </w:t>
      </w:r>
      <w:r>
        <w:t>perimeter</w:t>
      </w:r>
      <w:r>
        <w:t xml:space="preserve"> </w:t>
      </w:r>
      <w:r>
        <w:t>array</w:t>
      </w:r>
      <w:r>
        <w:t xml:space="preserve"> </w:t>
      </w:r>
      <w:r>
        <w:t>of</w:t>
      </w:r>
      <w:r>
        <w:t xml:space="preserve"> </w:t>
      </w:r>
      <w:r>
        <w:t>superconducting</w:t>
      </w:r>
      <w:r>
        <w:t xml:space="preserve"> </w:t>
      </w:r>
      <w:r>
        <w:t>coils</w:t>
      </w:r>
      <w:r>
        <w:t xml:space="preserve"> </w:t>
      </w:r>
      <w:r>
        <w:t>shields</w:t>
      </w:r>
      <w:r>
        <w:t xml:space="preserve"> </w:t>
      </w:r>
      <w:r>
        <w:t>a</w:t>
      </w:r>
      <w:r>
        <w:t xml:space="preserve"> </w:t>
      </w:r>
      <w:r>
        <w:t>lunar</w:t>
      </w:r>
      <w:r>
        <w:t xml:space="preserve"> </w:t>
      </w:r>
      <w:r>
        <w:t>surface</w:t>
      </w:r>
      <w:r>
        <w:t xml:space="preserve"> </w:t>
      </w:r>
      <w:r>
        <w:t>installation</w:t>
      </w:r>
      <w:r>
        <w:t xml:space="preserve"> </w:t>
      </w:r>
      <w:r>
        <w:t>against</w:t>
      </w:r>
      <w:r>
        <w:t xml:space="preserve"> </w:t>
      </w:r>
      <w:r>
        <w:t>SEP</w:t>
      </w:r>
      <w:r>
        <w:t xml:space="preserve"> </w:t>
      </w:r>
      <w:r>
        <w:t>protons</w:t>
      </w:r>
      <w:r>
        <w:t xml:space="preserve"> </w:t>
      </w:r>
      <w:r>
        <w:t>as</w:t>
      </w:r>
      <w:r>
        <w:t xml:space="preserve"> </w:t>
      </w:r>
      <w:r>
        <w:t>effectively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monolithic</w:t>
      </w:r>
      <w:r>
        <w:t xml:space="preserve"> </w:t>
      </w:r>
      <w:r>
        <w:t>mini-magnetosphere</w:t>
      </w:r>
      <w:r>
        <w:t xml:space="preserve"> </w:t>
      </w:r>
      <w:r>
        <w:t>dipole</w:t>
      </w:r>
      <w:r>
        <w:t xml:space="preserve"> </w:t>
      </w:r>
      <w:r>
        <w:t>of</w:t>
      </w:r>
      <w:r>
        <w:t xml:space="preserve"> </w:t>
      </w:r>
      <w:r>
        <w:t>equal</w:t>
      </w:r>
      <w:r>
        <w:t xml:space="preserve"> </w:t>
      </w:r>
      <w:r>
        <w:t>magnetic</w:t>
      </w:r>
      <w:r>
        <w:t xml:space="preserve"> </w:t>
      </w:r>
      <w:r>
        <w:t>moment,</w:t>
      </w:r>
      <w:r>
        <w:t xml:space="preserve"> </w:t>
      </w:r>
      <w:r>
        <w:t>while</w:t>
      </w:r>
      <w:r>
        <w:t xml:space="preserve"> </w:t>
      </w:r>
      <w:r>
        <w:t>eliminating</w:t>
      </w:r>
      <w:r>
        <w:t xml:space="preserve"> </w:t>
      </w:r>
      <w:r>
        <w:t>the</w:t>
      </w:r>
      <w:r>
        <w:t xml:space="preserve"> </w:t>
      </w:r>
      <w:r>
        <w:t>strong</w:t>
      </w:r>
      <w:r>
        <w:t xml:space="preserve"> </w:t>
      </w:r>
      <w:r>
        <w:t>field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habitat</w:t>
      </w:r>
      <w:r>
        <w:t xml:space="preserve"> </w:t>
      </w:r>
      <w:r>
        <w:t>and</w:t>
      </w:r>
      <w:r>
        <w:t xml:space="preserve"> </w:t>
      </w:r>
      <w:r>
        <w:t>tolerating</w:t>
      </w:r>
      <w:r>
        <w:t xml:space="preserve"> </w:t>
      </w:r>
      <w:r>
        <w:t>single-coil</w:t>
      </w:r>
      <w:r>
        <w:t xml:space="preserve"> </w:t>
      </w:r>
      <w:del w:id="15609" w:author="Leon Sandler" w:date="2026-09-06T00:00:00Z">
        <w:r>
          <w:delText>failure.</w:delText>
        </w:r>
      </w:del>
      <w:ins w:id="15610" w:author="Leon Sandler" w:date="2026-09-06T00:00:00Z">
        <w:r>
          <w:t>failure</w:t>
        </w:r>
      </w:ins>
      <w:ins w:id="15611" w:author="Leon Sandler" w:date="2026-09-06T00:00:00Z">
        <w:r>
          <w:t xml:space="preserve"> </w:t>
        </w:r>
      </w:ins>
      <w:ins w:id="15612" w:author="Leon Sandler" w:date="2026-09-06T00:00:00Z">
        <w:r>
          <w:t>better</w:t>
        </w:r>
      </w:ins>
      <w:ins w:id="15613" w:author="Leon Sandler" w:date="2026-09-06T00:00:00Z">
        <w:r>
          <w:t xml:space="preserve"> </w:t>
        </w:r>
      </w:ins>
      <w:ins w:id="15614" w:author="Leon Sandler" w:date="2026-09-06T00:00:00Z">
        <w:r>
          <w:t>than</w:t>
        </w:r>
      </w:ins>
      <w:ins w:id="15615" w:author="Leon Sandler" w:date="2026-09-06T00:00:00Z">
        <w:r>
          <w:t xml:space="preserve"> </w:t>
        </w:r>
      </w:ins>
      <w:ins w:id="15616" w:author="Leon Sandler" w:date="2026-09-06T00:00:00Z">
        <w:r>
          <w:t>a</w:t>
        </w:r>
      </w:ins>
      <w:ins w:id="15617" w:author="Leon Sandler" w:date="2026-09-06T00:00:00Z">
        <w:r>
          <w:t xml:space="preserve"> </w:t>
        </w:r>
      </w:ins>
      <w:ins w:id="15618" w:author="Leon Sandler" w:date="2026-09-06T00:00:00Z">
        <w:r>
          <w:t>monolithic</w:t>
        </w:r>
      </w:ins>
      <w:ins w:id="15619" w:author="Leon Sandler" w:date="2026-09-06T00:00:00Z">
        <w:r>
          <w:t xml:space="preserve"> </w:t>
        </w:r>
      </w:ins>
      <w:ins w:id="15620" w:author="Leon Sandler" w:date="2026-09-06T00:00:00Z">
        <w:r>
          <w:t>design</w:t>
        </w:r>
      </w:ins>
      <w:ins w:id="15621" w:author="Leon Sandler" w:date="2026-09-06T00:00:00Z">
        <w:r>
          <w:t xml:space="preserve"> </w:t>
        </w:r>
      </w:ins>
      <w:ins w:id="15622" w:author="Leon Sandler" w:date="2026-09-06T00:00:00Z">
        <w:r>
          <w:t>in</w:t>
        </w:r>
      </w:ins>
      <w:ins w:id="15623" w:author="Leon Sandler" w:date="2026-09-06T00:00:00Z">
        <w:r>
          <w:t xml:space="preserve"> </w:t>
        </w:r>
      </w:ins>
      <w:ins w:id="15624" w:author="Leon Sandler" w:date="2026-09-06T00:00:00Z">
        <w:r>
          <w:t>principle,</w:t>
        </w:r>
      </w:ins>
      <w:ins w:id="15625" w:author="Leon Sandler" w:date="2026-09-06T00:00:00Z">
        <w:r>
          <w:t xml:space="preserve"> </w:t>
        </w:r>
      </w:ins>
      <w:ins w:id="15626" w:author="Leon Sandler" w:date="2026-09-06T00:00:00Z">
        <w:r>
          <w:t>if</w:t>
        </w:r>
      </w:ins>
      <w:ins w:id="15627" w:author="Leon Sandler" w:date="2026-09-06T00:00:00Z">
        <w:r>
          <w:t xml:space="preserve"> </w:t>
        </w:r>
      </w:ins>
      <w:ins w:id="15628" w:author="Leon Sandler" w:date="2026-09-06T00:00:00Z">
        <w:r>
          <w:t>not</w:t>
        </w:r>
      </w:ins>
      <w:ins w:id="15629" w:author="Leon Sandler" w:date="2026-09-06T00:00:00Z">
        <w:r>
          <w:t xml:space="preserve"> </w:t>
        </w:r>
      </w:ins>
      <w:ins w:id="15630" w:author="Leon Sandler" w:date="2026-09-06T00:00:00Z">
        <w:r>
          <w:t>yet</w:t>
        </w:r>
      </w:ins>
      <w:ins w:id="15631" w:author="Leon Sandler" w:date="2026-09-06T00:00:00Z">
        <w:r>
          <w:t xml:space="preserve"> </w:t>
        </w:r>
      </w:ins>
      <w:ins w:id="15632" w:author="Leon Sandler" w:date="2026-09-06T00:00:00Z">
        <w:r>
          <w:t>quantitatively</w:t>
        </w:r>
      </w:ins>
      <w:ins w:id="15633" w:author="Leon Sandler" w:date="2026-09-06T00:00:00Z">
        <w:r>
          <w:t xml:space="preserve"> </w:t>
        </w:r>
      </w:ins>
      <w:ins w:id="15634" w:author="Leon Sandler" w:date="2026-09-06T00:00:00Z">
        <w:r>
          <w:t>confirmed</w:t>
        </w:r>
      </w:ins>
      <w:ins w:id="15635" w:author="Leon Sandler" w:date="2026-09-06T00:00:00Z">
        <w:r>
          <w:t xml:space="preserve"> </w:t>
        </w:r>
      </w:ins>
      <w:ins w:id="15636" w:author="Leon Sandler" w:date="2026-09-06T00:00:00Z">
        <w:r>
          <w:t>by</w:t>
        </w:r>
      </w:ins>
      <w:ins w:id="15637" w:author="Leon Sandler" w:date="2026-09-06T00:00:00Z">
        <w:r>
          <w:t xml:space="preserve"> </w:t>
        </w:r>
      </w:ins>
      <w:ins w:id="15638" w:author="Leon Sandler" w:date="2026-09-06T00:00:00Z">
        <w:r>
          <w:t>dedicated</w:t>
        </w:r>
      </w:ins>
      <w:ins w:id="15639" w:author="Leon Sandler" w:date="2026-09-06T00:00:00Z">
        <w:r>
          <w:t xml:space="preserve"> </w:t>
        </w:r>
      </w:ins>
      <w:ins w:id="15640" w:author="Leon Sandler" w:date="2026-09-06T00:00:00Z">
        <w:r>
          <w:t>failure-mode</w:t>
        </w:r>
      </w:ins>
      <w:ins w:id="15641" w:author="Leon Sandler" w:date="2026-09-06T00:00:00Z">
        <w:r>
          <w:t xml:space="preserve"> </w:t>
        </w:r>
      </w:ins>
      <w:ins w:id="15642" w:author="Leon Sandler" w:date="2026-09-06T00:00:00Z">
        <w:r>
          <w:t>simulation.</w:t>
        </w:r>
      </w:ins>
      <w:r>
        <w:t xml:space="preserve"> </w:t>
      </w:r>
      <w:r>
        <w:t>This</w:t>
      </w:r>
      <w:r>
        <w:t xml:space="preserve"> </w:t>
      </w:r>
      <w:del w:id="15643" w:author="Leon Sandler" w:date="2026-09-06T00:00:00Z">
        <w:r>
          <w:delText>paper</w:delText>
        </w:r>
      </w:del>
      <w:ins w:id="15644" w:author="Leon Sandler" w:date="2026-09-06T00:00:00Z">
        <w:r>
          <w:t>revised,</w:t>
        </w:r>
      </w:ins>
      <w:ins w:id="15645" w:author="Leon Sandler" w:date="2026-09-06T00:00:00Z">
        <w:r>
          <w:t xml:space="preserve"> </w:t>
        </w:r>
      </w:ins>
      <w:ins w:id="15646" w:author="Leon Sandler" w:date="2026-09-06T00:00:00Z">
        <w:r>
          <w:t>self-contained</w:t>
        </w:r>
      </w:ins>
      <w:ins w:id="15647" w:author="Leon Sandler" w:date="2026-09-06T00:00:00Z">
        <w:r>
          <w:t xml:space="preserve"> </w:t>
        </w:r>
      </w:ins>
      <w:ins w:id="15648" w:author="Leon Sandler" w:date="2026-09-06T00:00:00Z">
        <w:r>
          <w:t>manuscript</w:t>
        </w:r>
      </w:ins>
      <w:r>
        <w:t xml:space="preserve"> </w:t>
      </w:r>
      <w:r>
        <w:t>has</w:t>
      </w:r>
      <w:r>
        <w:t xml:space="preserve"> </w:t>
      </w:r>
      <w:r>
        <w:t>tested,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assumed,</w:t>
      </w:r>
      <w:r>
        <w:t xml:space="preserve"> </w:t>
      </w:r>
      <w:r>
        <w:t>the</w:t>
      </w:r>
      <w:del w:id="15649" w:author="Leon Sandler" w:date="2026-09-06T00:00:00Z">
        <w:r>
          <w:delText> </w:delText>
        </w:r>
      </w:del>
      <w:del w:id="15650" w:author="Leon Sandler" w:date="2026-09-06T00:00:00Z">
        <w:r>
          <w:delText>two</w:delText>
        </w:r>
      </w:del>
      <w:r>
        <w:t xml:space="preserve"> </w:t>
      </w:r>
      <w:r>
        <w:t>engineering</w:t>
      </w:r>
      <w:r>
        <w:t xml:space="preserve"> </w:t>
      </w:r>
      <w:r>
        <w:t>questions</w:t>
      </w:r>
      <w:r>
        <w:t xml:space="preserve"> </w:t>
      </w:r>
      <w:r>
        <w:t>that</w:t>
      </w:r>
      <w:r>
        <w:t xml:space="preserve"> </w:t>
      </w:r>
      <w:r>
        <w:t>determine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concept</w:t>
      </w:r>
      <w:r>
        <w:t xml:space="preserve"> </w:t>
      </w:r>
      <w:r>
        <w:t>is</w:t>
      </w:r>
      <w:r>
        <w:t xml:space="preserve"> </w:t>
      </w:r>
      <w:del w:id="15651" w:author="Leon Sandler" w:date="2026-09-06T00:00:00Z">
        <w:r>
          <w:delText>buildable.</w:delText>
        </w:r>
      </w:del>
      <w:ins w:id="15652" w:author="Leon Sandler" w:date="2026-09-06T00:00:00Z">
        <w:r>
          <w:t>buildable,</w:t>
        </w:r>
      </w:ins>
      <w:ins w:id="15653" w:author="Leon Sandler" w:date="2026-09-06T00:00:00Z">
        <w:r>
          <w:t xml:space="preserve"> </w:t>
        </w:r>
      </w:ins>
      <w:ins w:id="15654" w:author="Leon Sandler" w:date="2026-09-06T00:00:00Z">
        <w:r>
          <w:t>and</w:t>
        </w:r>
      </w:ins>
      <w:ins w:id="15655" w:author="Leon Sandler" w:date="2026-09-06T00:00:00Z">
        <w:r>
          <w:t xml:space="preserve"> </w:t>
        </w:r>
      </w:ins>
      <w:ins w:id="15656" w:author="Leon Sandler" w:date="2026-09-06T00:00:00Z">
        <w:r>
          <w:t>has</w:t>
        </w:r>
      </w:ins>
      <w:ins w:id="15657" w:author="Leon Sandler" w:date="2026-09-06T00:00:00Z">
        <w:r>
          <w:t xml:space="preserve"> </w:t>
        </w:r>
      </w:ins>
      <w:ins w:id="15658" w:author="Leon Sandler" w:date="2026-09-06T00:00:00Z">
        <w:r>
          <w:t>extended</w:t>
        </w:r>
      </w:ins>
      <w:ins w:id="15659" w:author="Leon Sandler" w:date="2026-09-06T00:00:00Z">
        <w:r>
          <w:t xml:space="preserve"> </w:t>
        </w:r>
      </w:ins>
      <w:ins w:id="15660" w:author="Leon Sandler" w:date="2026-09-06T00:00:00Z">
        <w:r>
          <w:t>the</w:t>
        </w:r>
      </w:ins>
      <w:ins w:id="15661" w:author="Leon Sandler" w:date="2026-09-06T00:00:00Z">
        <w:r>
          <w:t xml:space="preserve"> </w:t>
        </w:r>
      </w:ins>
      <w:ins w:id="15662" w:author="Leon Sandler" w:date="2026-09-06T00:00:00Z">
        <w:r>
          <w:t>analysis</w:t>
        </w:r>
      </w:ins>
      <w:ins w:id="15663" w:author="Leon Sandler" w:date="2026-09-06T00:00:00Z">
        <w:r>
          <w:t xml:space="preserve"> </w:t>
        </w:r>
      </w:ins>
      <w:ins w:id="15664" w:author="Leon Sandler" w:date="2026-09-06T00:00:00Z">
        <w:r>
          <w:t>to</w:t>
        </w:r>
      </w:ins>
      <w:ins w:id="15665" w:author="Leon Sandler" w:date="2026-09-06T00:00:00Z">
        <w:r>
          <w:t xml:space="preserve"> </w:t>
        </w:r>
      </w:ins>
      <w:ins w:id="15666" w:author="Leon Sandler" w:date="2026-09-06T00:00:00Z">
        <w:r>
          <w:t>address</w:t>
        </w:r>
      </w:ins>
      <w:ins w:id="15667" w:author="Leon Sandler" w:date="2026-09-06T00:00:00Z">
        <w:r>
          <w:t xml:space="preserve"> </w:t>
        </w:r>
      </w:ins>
      <w:ins w:id="15668" w:author="Leon Sandler" w:date="2026-09-06T00:00:00Z">
        <w:r>
          <w:t>launch</w:t>
        </w:r>
      </w:ins>
      <w:ins w:id="15669" w:author="Leon Sandler" w:date="2026-09-06T00:00:00Z">
        <w:r>
          <w:t xml:space="preserve"> </w:t>
        </w:r>
      </w:ins>
      <w:ins w:id="15670" w:author="Leon Sandler" w:date="2026-09-06T00:00:00Z">
        <w:r>
          <w:t>capacity,</w:t>
        </w:r>
      </w:ins>
      <w:ins w:id="15671" w:author="Leon Sandler" w:date="2026-09-06T00:00:00Z">
        <w:r>
          <w:t xml:space="preserve"> </w:t>
        </w:r>
      </w:ins>
      <w:ins w:id="15672" w:author="Leon Sandler" w:date="2026-09-06T00:00:00Z">
        <w:r>
          <w:t>cryogenic</w:t>
        </w:r>
      </w:ins>
      <w:ins w:id="15673" w:author="Leon Sandler" w:date="2026-09-06T00:00:00Z">
        <w:r>
          <w:t xml:space="preserve"> </w:t>
        </w:r>
      </w:ins>
      <w:ins w:id="15674" w:author="Leon Sandler" w:date="2026-09-06T00:00:00Z">
        <w:r>
          <w:t>cooling,</w:t>
        </w:r>
      </w:ins>
      <w:ins w:id="15675" w:author="Leon Sandler" w:date="2026-09-06T00:00:00Z">
        <w:r>
          <w:t xml:space="preserve"> </w:t>
        </w:r>
      </w:ins>
      <w:ins w:id="15676" w:author="Leon Sandler" w:date="2026-09-06T00:00:00Z">
        <w:r>
          <w:t>electrical</w:t>
        </w:r>
      </w:ins>
      <w:ins w:id="15677" w:author="Leon Sandler" w:date="2026-09-06T00:00:00Z">
        <w:r>
          <w:t xml:space="preserve"> </w:t>
        </w:r>
      </w:ins>
      <w:ins w:id="15678" w:author="Leon Sandler" w:date="2026-09-06T00:00:00Z">
        <w:r>
          <w:t>power,</w:t>
        </w:r>
      </w:ins>
      <w:ins w:id="15679" w:author="Leon Sandler" w:date="2026-09-06T00:00:00Z">
        <w:r>
          <w:t xml:space="preserve"> </w:t>
        </w:r>
      </w:ins>
      <w:ins w:id="15680" w:author="Leon Sandler" w:date="2026-09-06T00:00:00Z">
        <w:r>
          <w:t>and</w:t>
        </w:r>
      </w:ins>
      <w:ins w:id="15681" w:author="Leon Sandler" w:date="2026-09-06T00:00:00Z">
        <w:r>
          <w:t xml:space="preserve"> </w:t>
        </w:r>
      </w:ins>
      <w:ins w:id="15682" w:author="Leon Sandler" w:date="2026-09-06T00:00:00Z">
        <w:r>
          <w:t>human</w:t>
        </w:r>
      </w:ins>
      <w:ins w:id="15683" w:author="Leon Sandler" w:date="2026-09-06T00:00:00Z">
        <w:r>
          <w:t xml:space="preserve"> </w:t>
        </w:r>
      </w:ins>
      <w:ins w:id="15684" w:author="Leon Sandler" w:date="2026-09-06T00:00:00Z">
        <w:r>
          <w:t>dose</w:t>
        </w:r>
      </w:ins>
      <w:ins w:id="15685" w:author="Leon Sandler" w:date="2026-09-06T00:00:00Z">
        <w:r>
          <w:t xml:space="preserve"> </w:t>
        </w:r>
      </w:ins>
      <w:ins w:id="15686" w:author="Leon Sandler" w:date="2026-09-06T00:00:00Z">
        <w:r>
          <w:t>context</w:t>
        </w:r>
      </w:ins>
      <w:ins w:id="15687" w:author="Leon Sandler" w:date="2026-09-06T00:00:00Z">
        <w:r>
          <w:t xml:space="preserve"> </w:t>
        </w:r>
      </w:ins>
      <w:ins w:id="15688" w:author="Leon Sandler" w:date="2026-09-06T00:00:00Z">
        <w:r>
          <w:t>directly,</w:t>
        </w:r>
      </w:ins>
      <w:ins w:id="15689" w:author="Leon Sandler" w:date="2026-09-06T00:00:00Z">
        <w:r>
          <w:t xml:space="preserve"> </w:t>
        </w:r>
      </w:ins>
      <w:ins w:id="15690" w:author="Leon Sandler" w:date="2026-09-06T00:00:00Z">
        <w:r>
          <w:t>in</w:t>
        </w:r>
      </w:ins>
      <w:ins w:id="15691" w:author="Leon Sandler" w:date="2026-09-06T00:00:00Z">
        <w:r>
          <w:t xml:space="preserve"> </w:t>
        </w:r>
      </w:ins>
      <w:ins w:id="15692" w:author="Leon Sandler" w:date="2026-09-06T00:00:00Z">
        <w:r>
          <w:t>response</w:t>
        </w:r>
      </w:ins>
      <w:ins w:id="15693" w:author="Leon Sandler" w:date="2026-09-06T00:00:00Z">
        <w:r>
          <w:t xml:space="preserve"> </w:t>
        </w:r>
      </w:ins>
      <w:ins w:id="15694" w:author="Leon Sandler" w:date="2026-09-06T00:00:00Z">
        <w:r>
          <w:t>to</w:t>
        </w:r>
      </w:ins>
      <w:ins w:id="15695" w:author="Leon Sandler" w:date="2026-09-06T00:00:00Z">
        <w:r>
          <w:t xml:space="preserve"> </w:t>
        </w:r>
      </w:ins>
      <w:ins w:id="15696" w:author="Leon Sandler" w:date="2026-09-06T00:00:00Z">
        <w:r>
          <w:t>editorial</w:t>
        </w:r>
      </w:ins>
      <w:ins w:id="15697" w:author="Leon Sandler" w:date="2026-09-06T00:00:00Z">
        <w:r>
          <w:t xml:space="preserve"> </w:t>
        </w:r>
      </w:ins>
      <w:ins w:id="15698" w:author="Leon Sandler" w:date="2026-09-06T00:00:00Z">
        <w:r>
          <w:t>review.</w:t>
        </w:r>
      </w:ins>
      <w:r>
        <w:t xml:space="preserve"> </w:t>
      </w:r>
      <w:r>
        <w:t>Permanent</w:t>
      </w:r>
      <w:r>
        <w:t xml:space="preserve"> </w:t>
      </w:r>
      <w:r>
        <w:t>magnets</w:t>
      </w:r>
      <w:r>
        <w:t xml:space="preserve"> </w:t>
      </w:r>
      <w:r>
        <w:t>cannot</w:t>
      </w:r>
      <w:r>
        <w:t xml:space="preserve"> </w:t>
      </w:r>
      <w:r>
        <w:t>replace</w:t>
      </w:r>
      <w:r>
        <w:t xml:space="preserve"> </w:t>
      </w:r>
      <w:r>
        <w:t>the</w:t>
      </w:r>
      <w:r>
        <w:t xml:space="preserve"> </w:t>
      </w:r>
      <w:r>
        <w:t>superconducting</w:t>
      </w:r>
      <w:r>
        <w:t xml:space="preserve"> </w:t>
      </w:r>
      <w:r>
        <w:t>moment</w:t>
      </w:r>
      <w:r>
        <w:t xml:space="preserve"> </w:t>
      </w:r>
      <w:r>
        <w:t>source:</w:t>
      </w:r>
      <w:r>
        <w:t xml:space="preserve"> </w:t>
      </w:r>
      <w:r>
        <w:t>NdFeB's</w:t>
      </w:r>
      <w:r>
        <w:t xml:space="preserve"> </w:t>
      </w:r>
      <w:r>
        <w:t>remanence</w:t>
      </w:r>
      <w:r>
        <w:t xml:space="preserve"> </w:t>
      </w:r>
      <w:r>
        <w:t>bounds</w:t>
      </w:r>
      <w:r>
        <w:t xml:space="preserve"> </w:t>
      </w:r>
      <w:r>
        <w:t>achievable</w:t>
      </w:r>
      <w:r>
        <w:t xml:space="preserve"> </w:t>
      </w:r>
      <w:r>
        <w:t>moment-per-mass</w:t>
      </w:r>
      <w:r>
        <w:t xml:space="preserve"> </w:t>
      </w:r>
      <w:r>
        <w:t>roughly</w:t>
      </w:r>
      <w:r>
        <w:t xml:space="preserve"> </w:t>
      </w:r>
      <w:r>
        <w:t>four</w:t>
      </w:r>
      <w:r>
        <w:t xml:space="preserve"> </w:t>
      </w:r>
      <w:r>
        <w:t>orders</w:t>
      </w:r>
      <w:r>
        <w:t xml:space="preserve"> </w:t>
      </w:r>
      <w:r>
        <w:t>of</w:t>
      </w:r>
      <w:r>
        <w:t xml:space="preserve"> </w:t>
      </w:r>
      <w:r>
        <w:t>magnitude</w:t>
      </w:r>
      <w:r>
        <w:t xml:space="preserve"> </w:t>
      </w:r>
      <w:r>
        <w:t>below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physics</w:t>
      </w:r>
      <w:r>
        <w:t xml:space="preserve"> </w:t>
      </w:r>
      <w:r>
        <w:t>requires.</w:t>
      </w:r>
      <w:r>
        <w:t xml:space="preserve"> </w:t>
      </w:r>
      <w:r>
        <w:t>Propagating</w:t>
      </w:r>
      <w:r>
        <w:t xml:space="preserve"> </w:t>
      </w:r>
      <w:r>
        <w:t>previously</w:t>
      </w:r>
      <w:r>
        <w:t xml:space="preserve"> </w:t>
      </w:r>
      <w:r>
        <w:t>uncosted</w:t>
      </w:r>
      <w:r>
        <w:t xml:space="preserve"> </w:t>
      </w:r>
      <w:r>
        <w:t>engineering</w:t>
      </w:r>
      <w:r>
        <w:t xml:space="preserve"> </w:t>
      </w:r>
      <w:r>
        <w:t>margins</w:t>
      </w:r>
      <w:r>
        <w:t xml:space="preserve"> </w:t>
      </w:r>
      <w:r>
        <w:t>raises</w:t>
      </w:r>
      <w:r>
        <w:t xml:space="preserve"> </w:t>
      </w:r>
      <w:r>
        <w:t>the</w:t>
      </w:r>
      <w:r>
        <w:t xml:space="preserve"> </w:t>
      </w:r>
      <w:r>
        <w:t>credible</w:t>
      </w:r>
      <w:r>
        <w:t xml:space="preserve"> </w:t>
      </w:r>
      <w:r>
        <w:t>system</w:t>
      </w:r>
      <w:r>
        <w:t xml:space="preserve"> </w:t>
      </w:r>
      <w:r>
        <w:t>mass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del w:id="15699" w:author="Leon Sandler" w:date="2026-09-06T00:00:00Z">
        <w:r>
          <w:delText>40-60</w:delText>
        </w:r>
      </w:del>
      <w:ins w:id="15700" w:author="Leon Sandler" w:date="2026-09-06T00:00:00Z">
        <w:r>
          <w:t>40–60</w:t>
        </w:r>
      </w:ins>
      <w:r>
        <w:t xml:space="preserve"> </w:t>
      </w:r>
      <w:r>
        <w:t>t</w:t>
      </w:r>
      <w:r>
        <w:t xml:space="preserve"> </w:t>
      </w:r>
      <w:r>
        <w:t>point</w:t>
      </w:r>
      <w:r>
        <w:t xml:space="preserve"> </w:t>
      </w:r>
      <w:r>
        <w:t>estimate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median</w:t>
      </w:r>
      <w:r>
        <w:t xml:space="preserve"> </w:t>
      </w:r>
      <w:r>
        <w:t>of</w:t>
      </w:r>
      <w:r>
        <w:t xml:space="preserve"> </w:t>
      </w:r>
      <w:r>
        <w:t>81</w:t>
      </w:r>
      <w:r>
        <w:t xml:space="preserve"> </w:t>
      </w:r>
      <w:del w:id="15701" w:author="Leon Sandler" w:date="2026-09-06T00:00:00Z">
        <w:r>
          <w:delText>t.</w:delText>
        </w:r>
      </w:del>
      <w:ins w:id="15702" w:author="Leon Sandler" w:date="2026-09-06T00:00:00Z">
        <w:r>
          <w:t>t,</w:t>
        </w:r>
      </w:ins>
      <w:r>
        <w:t xml:space="preserve"> </w:t>
      </w:r>
      <w:del w:id="15703" w:author="Leon Sandler" w:date="2026-09-06T00:00:00Z">
        <w:r>
          <w:delText>Substituting</w:delText>
        </w:r>
      </w:del>
      <w:ins w:id="15704" w:author="Leon Sandler" w:date="2026-09-06T00:00:00Z">
        <w:r>
          <w:t>and</w:t>
        </w:r>
      </w:ins>
      <w:ins w:id="15705" w:author="Leon Sandler" w:date="2026-09-06T00:00:00Z">
        <w:r>
          <w:t xml:space="preserve"> </w:t>
        </w:r>
      </w:ins>
      <w:ins w:id="15706" w:author="Leon Sandler" w:date="2026-09-06T00:00:00Z">
        <w:r>
          <w:t>substituting</w:t>
        </w:r>
      </w:ins>
      <w:r>
        <w:t xml:space="preserve"> </w:t>
      </w:r>
      <w:r>
        <w:t>regolith-derived</w:t>
      </w:r>
      <w:r>
        <w:t xml:space="preserve"> </w:t>
      </w:r>
      <w:r>
        <w:t>structure</w:t>
      </w:r>
      <w:r>
        <w:t xml:space="preserve"> </w:t>
      </w:r>
      <w:r>
        <w:t>for</w:t>
      </w:r>
      <w:r>
        <w:t xml:space="preserve"> </w:t>
      </w:r>
      <w:r>
        <w:t>Earth-launched</w:t>
      </w:r>
      <w:r>
        <w:t xml:space="preserve"> </w:t>
      </w:r>
      <w:r>
        <w:t>structural</w:t>
      </w:r>
      <w:r>
        <w:t xml:space="preserve"> </w:t>
      </w:r>
      <w:r>
        <w:t>mass</w:t>
      </w:r>
      <w:r>
        <w:t xml:space="preserve"> </w:t>
      </w:r>
      <w:r>
        <w:t>reduces</w:t>
      </w:r>
      <w:r>
        <w:t xml:space="preserve"> </w:t>
      </w:r>
      <w:r>
        <w:t>this</w:t>
      </w:r>
      <w:r>
        <w:t xml:space="preserve"> </w:t>
      </w:r>
      <w:r>
        <w:t>to</w:t>
      </w:r>
      <w:r>
        <w:t xml:space="preserve"> </w:t>
      </w:r>
      <w:r>
        <w:t>46.4</w:t>
      </w:r>
      <w:r>
        <w:t xml:space="preserve"> </w:t>
      </w:r>
      <w:r>
        <w:t>t</w:t>
      </w:r>
      <w:r>
        <w:t xml:space="preserve"> </w:t>
      </w:r>
      <w:r>
        <w:t>without</w:t>
      </w:r>
      <w:r>
        <w:t xml:space="preserve"> </w:t>
      </w:r>
      <w:r>
        <w:t>changing</w:t>
      </w:r>
      <w:r>
        <w:t xml:space="preserve"> </w:t>
      </w:r>
      <w:r>
        <w:t>shielding</w:t>
      </w:r>
      <w:r>
        <w:t xml:space="preserve"> </w:t>
      </w:r>
      <w:r>
        <w:t>performance,</w:t>
      </w:r>
      <w:r>
        <w:t xml:space="preserve"> </w:t>
      </w:r>
      <w:del w:id="15707" w:author="Leon Sandler" w:date="2026-09-06T00:00:00Z">
        <w:r>
          <w:delText>and</w:delText>
        </w:r>
      </w:del>
      <w:del w:id="15708" w:author="Leon Sandler" w:date="2026-09-06T00:00:00Z">
        <w:r>
          <w:delText> </w:delText>
        </w:r>
      </w:del>
      <w:del w:id="15709" w:author="Leon Sandler" w:date="2026-09-06T00:00:00Z">
        <w:r>
          <w:delText>this</w:delText>
        </w:r>
      </w:del>
      <w:ins w:id="15710" w:author="Leon Sandler" w:date="2026-09-06T00:00:00Z">
        <w:r>
          <w:t>a</w:t>
        </w:r>
      </w:ins>
      <w:r>
        <w:t xml:space="preserve"> </w:t>
      </w:r>
      <w:r>
        <w:t>reduction</w:t>
      </w:r>
      <w:ins w:id="15711" w:author="Leon Sandler" w:date="2026-09-06T00:00:00Z">
        <w:r>
          <w:t xml:space="preserve"> </w:t>
        </w:r>
      </w:ins>
      <w:ins w:id="15712" w:author="Leon Sandler" w:date="2026-09-06T00:00:00Z">
        <w:r>
          <w:t>that</w:t>
        </w:r>
      </w:ins>
      <w:r>
        <w:t xml:space="preserve"> </w:t>
      </w:r>
      <w:r>
        <w:t>is</w:t>
      </w:r>
      <w:r>
        <w:t xml:space="preserve"> </w:t>
      </w:r>
      <w:r>
        <w:t>robust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main</w:t>
      </w:r>
      <w:r>
        <w:t xml:space="preserve"> </w:t>
      </w:r>
      <w:r>
        <w:t>uncertainty</w:t>
      </w:r>
      <w:r>
        <w:t xml:space="preserve"> </w:t>
      </w:r>
      <w:r>
        <w:t>in</w:t>
      </w:r>
      <w:r>
        <w:t xml:space="preserve"> </w:t>
      </w:r>
      <w:r>
        <w:t>how</w:t>
      </w:r>
      <w:r>
        <w:t xml:space="preserve"> </w:t>
      </w:r>
      <w:r>
        <w:t>efficiently</w:t>
      </w:r>
      <w:r>
        <w:t xml:space="preserve"> </w:t>
      </w:r>
      <w:r>
        <w:t>that</w:t>
      </w:r>
      <w:r>
        <w:t xml:space="preserve"> </w:t>
      </w:r>
      <w:r>
        <w:t>substitution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del w:id="15713" w:author="Leon Sandler" w:date="2026-09-06T00:00:00Z">
        <w:r>
          <w:delText>built.</w:delText>
        </w:r>
      </w:del>
      <w:ins w:id="15714" w:author="Leon Sandler" w:date="2026-09-06T00:00:00Z">
        <w:r>
          <w:t>built</w:t>
        </w:r>
      </w:ins>
      <w:r>
        <w:t xml:space="preserve"> </w:t>
      </w:r>
      <w:ins w:id="15715" w:author="Leon Sandler" w:date="2026-09-06T00:00:00Z">
        <w:r>
          <w:t>and</w:t>
        </w:r>
      </w:ins>
      <w:ins w:id="15716" w:author="Leon Sandler" w:date="2026-09-06T00:00:00Z">
        <w:r>
          <w:t xml:space="preserve"> </w:t>
        </w:r>
      </w:ins>
      <w:ins w:id="15717" w:author="Leon Sandler" w:date="2026-09-06T00:00:00Z">
        <w:r>
          <w:t>that</w:t>
        </w:r>
      </w:ins>
      <w:ins w:id="15718" w:author="Leon Sandler" w:date="2026-09-06T00:00:00Z">
        <w:r>
          <w:t xml:space="preserve"> </w:t>
        </w:r>
      </w:ins>
      <w:ins w:id="15719" w:author="Leon Sandler" w:date="2026-09-06T00:00:00Z">
        <w:r>
          <w:t>is</w:t>
        </w:r>
      </w:ins>
      <w:ins w:id="15720" w:author="Leon Sandler" w:date="2026-09-06T00:00:00Z">
        <w:r>
          <w:t xml:space="preserve"> </w:t>
        </w:r>
      </w:ins>
      <w:ins w:id="15721" w:author="Leon Sandler" w:date="2026-09-06T00:00:00Z">
        <w:r>
          <w:t>deliverable,</w:t>
        </w:r>
      </w:ins>
      <w:ins w:id="15722" w:author="Leon Sandler" w:date="2026-09-06T00:00:00Z">
        <w:r>
          <w:t xml:space="preserve"> </w:t>
        </w:r>
      </w:ins>
      <w:ins w:id="15723" w:author="Leon Sandler" w:date="2026-09-06T00:00:00Z">
        <w:r>
          <w:t>in</w:t>
        </w:r>
      </w:ins>
      <w:ins w:id="15724" w:author="Leon Sandler" w:date="2026-09-06T00:00:00Z">
        <w:r>
          <w:t xml:space="preserve"> </w:t>
        </w:r>
      </w:ins>
      <w:ins w:id="15725" w:author="Leon Sandler" w:date="2026-09-06T00:00:00Z">
        <w:r>
          <w:t>principle,</w:t>
        </w:r>
      </w:ins>
      <w:ins w:id="15726" w:author="Leon Sandler" w:date="2026-09-06T00:00:00Z">
        <w:r>
          <w:t xml:space="preserve"> </w:t>
        </w:r>
      </w:ins>
      <w:ins w:id="15727" w:author="Leon Sandler" w:date="2026-09-06T00:00:00Z">
        <w:r>
          <w:t>within</w:t>
        </w:r>
      </w:ins>
      <w:ins w:id="15728" w:author="Leon Sandler" w:date="2026-09-06T00:00:00Z">
        <w:r>
          <w:t xml:space="preserve"> </w:t>
        </w:r>
      </w:ins>
      <w:ins w:id="15729" w:author="Leon Sandler" w:date="2026-09-06T00:00:00Z">
        <w:r>
          <w:t>the</w:t>
        </w:r>
      </w:ins>
      <w:ins w:id="15730" w:author="Leon Sandler" w:date="2026-09-06T00:00:00Z">
        <w:r>
          <w:t xml:space="preserve"> </w:t>
        </w:r>
      </w:ins>
      <w:ins w:id="15731" w:author="Leon Sandler" w:date="2026-09-06T00:00:00Z">
        <w:r>
          <w:t>payload</w:t>
        </w:r>
      </w:ins>
      <w:ins w:id="15732" w:author="Leon Sandler" w:date="2026-09-06T00:00:00Z">
        <w:r>
          <w:t xml:space="preserve"> </w:t>
        </w:r>
      </w:ins>
      <w:ins w:id="15733" w:author="Leon Sandler" w:date="2026-09-06T00:00:00Z">
        <w:r>
          <w:t>capacity</w:t>
        </w:r>
      </w:ins>
      <w:ins w:id="15734" w:author="Leon Sandler" w:date="2026-09-06T00:00:00Z">
        <w:r>
          <w:t xml:space="preserve"> </w:t>
        </w:r>
      </w:ins>
      <w:ins w:id="15735" w:author="Leon Sandler" w:date="2026-09-06T00:00:00Z">
        <w:r>
          <w:t>of</w:t>
        </w:r>
      </w:ins>
      <w:ins w:id="15736" w:author="Leon Sandler" w:date="2026-09-06T00:00:00Z">
        <w:r>
          <w:t xml:space="preserve"> </w:t>
        </w:r>
      </w:ins>
      <w:ins w:id="15737" w:author="Leon Sandler" w:date="2026-09-06T00:00:00Z">
        <w:r>
          <w:t>at</w:t>
        </w:r>
      </w:ins>
      <w:ins w:id="15738" w:author="Leon Sandler" w:date="2026-09-06T00:00:00Z">
        <w:r>
          <w:t xml:space="preserve"> </w:t>
        </w:r>
      </w:ins>
      <w:ins w:id="15739" w:author="Leon Sandler" w:date="2026-09-06T00:00:00Z">
        <w:r>
          <w:t>least</w:t>
        </w:r>
      </w:ins>
      <w:ins w:id="15740" w:author="Leon Sandler" w:date="2026-09-06T00:00:00Z">
        <w:r>
          <w:t xml:space="preserve"> </w:t>
        </w:r>
      </w:ins>
      <w:ins w:id="15741" w:author="Leon Sandler" w:date="2026-09-06T00:00:00Z">
        <w:r>
          <w:t>one</w:t>
        </w:r>
      </w:ins>
      <w:ins w:id="15742" w:author="Leon Sandler" w:date="2026-09-06T00:00:00Z">
        <w:r>
          <w:t xml:space="preserve"> </w:t>
        </w:r>
      </w:ins>
      <w:ins w:id="15743" w:author="Leon Sandler" w:date="2026-09-06T00:00:00Z">
        <w:r>
          <w:t>lunar</w:t>
        </w:r>
      </w:ins>
      <w:ins w:id="15744" w:author="Leon Sandler" w:date="2026-09-06T00:00:00Z">
        <w:r>
          <w:t xml:space="preserve"> </w:t>
        </w:r>
      </w:ins>
      <w:ins w:id="15745" w:author="Leon Sandler" w:date="2026-09-06T00:00:00Z">
        <w:r>
          <w:t>lander</w:t>
        </w:r>
      </w:ins>
      <w:ins w:id="15746" w:author="Leon Sandler" w:date="2026-09-06T00:00:00Z">
        <w:r>
          <w:t xml:space="preserve"> </w:t>
        </w:r>
      </w:ins>
      <w:ins w:id="15747" w:author="Leon Sandler" w:date="2026-09-06T00:00:00Z">
        <w:r>
          <w:t>vehicle</w:t>
        </w:r>
      </w:ins>
      <w:ins w:id="15748" w:author="Leon Sandler" w:date="2026-09-06T00:00:00Z">
        <w:r>
          <w:t xml:space="preserve"> </w:t>
        </w:r>
      </w:ins>
      <w:ins w:id="15749" w:author="Leon Sandler" w:date="2026-09-06T00:00:00Z">
        <w:r>
          <w:t>now</w:t>
        </w:r>
      </w:ins>
      <w:ins w:id="15750" w:author="Leon Sandler" w:date="2026-09-06T00:00:00Z">
        <w:r>
          <w:t xml:space="preserve"> </w:t>
        </w:r>
      </w:ins>
      <w:ins w:id="15751" w:author="Leon Sandler" w:date="2026-09-06T00:00:00Z">
        <w:r>
          <w:t>under</w:t>
        </w:r>
      </w:ins>
      <w:ins w:id="15752" w:author="Leon Sandler" w:date="2026-09-06T00:00:00Z">
        <w:r>
          <w:t xml:space="preserve"> </w:t>
        </w:r>
      </w:ins>
      <w:ins w:id="15753" w:author="Leon Sandler" w:date="2026-09-06T00:00:00Z">
        <w:r>
          <w:t>development.</w:t>
        </w:r>
      </w:ins>
    </w:p>
    <w:p>
      <w:r>
        <w:t>For</w:t>
      </w:r>
      <w:r>
        <w:t xml:space="preserve"> </w:t>
      </w:r>
      <w:r>
        <w:t>fixed</w:t>
      </w:r>
      <w:r>
        <w:t xml:space="preserve"> </w:t>
      </w:r>
      <w:r>
        <w:t>equipment,</w:t>
      </w:r>
      <w:r>
        <w:t xml:space="preserve"> </w:t>
      </w:r>
      <w:r>
        <w:t>direct</w:t>
      </w:r>
      <w:r>
        <w:t xml:space="preserve"> </w:t>
      </w:r>
      <w:r>
        <w:t>regolith</w:t>
      </w:r>
      <w:r>
        <w:t xml:space="preserve"> </w:t>
      </w:r>
      <w:r>
        <w:t>cladding</w:t>
      </w:r>
      <w:r>
        <w:t xml:space="preserve"> </w:t>
      </w:r>
      <w:del w:id="15754" w:author="Leon Sandler" w:date="2026-09-06T00:00:00Z">
        <w:r>
          <w:delText>is</w:delText>
        </w:r>
      </w:del>
      <w:ins w:id="15755" w:author="Leon Sandler" w:date="2026-09-06T00:00:00Z">
        <w:r>
          <w:t>remains</w:t>
        </w:r>
      </w:ins>
      <w:r>
        <w:t xml:space="preserve"> </w:t>
      </w:r>
      <w:r>
        <w:t>a</w:t>
      </w:r>
      <w:r>
        <w:t xml:space="preserve"> </w:t>
      </w:r>
      <w:r>
        <w:t>more</w:t>
      </w:r>
      <w:r>
        <w:t xml:space="preserve"> </w:t>
      </w:r>
      <w:r>
        <w:t>mass-efficient</w:t>
      </w:r>
      <w:r>
        <w:t xml:space="preserve"> </w:t>
      </w:r>
      <w:r>
        <w:t>mitigation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magnetic</w:t>
      </w:r>
      <w:r>
        <w:t xml:space="preserve"> </w:t>
      </w:r>
      <w:r>
        <w:t>fence</w:t>
      </w:r>
      <w:r>
        <w:t xml:space="preserve"> </w:t>
      </w:r>
      <w:r>
        <w:t>by</w:t>
      </w:r>
      <w:r>
        <w:t xml:space="preserve"> </w:t>
      </w:r>
      <w:r>
        <w:t>roughly</w:t>
      </w:r>
      <w:r>
        <w:t xml:space="preserve"> </w:t>
      </w:r>
      <w:r>
        <w:t>an</w:t>
      </w:r>
      <w:r>
        <w:t xml:space="preserve"> </w:t>
      </w:r>
      <w:r>
        <w:t>order</w:t>
      </w:r>
      <w:r>
        <w:t xml:space="preserve"> </w:t>
      </w:r>
      <w:r>
        <w:t>of</w:t>
      </w:r>
      <w:r>
        <w:t xml:space="preserve"> </w:t>
      </w:r>
      <w:r>
        <w:t>magnitude;</w:t>
      </w:r>
      <w:r>
        <w:t xml:space="preserve"> </w:t>
      </w:r>
      <w:r>
        <w:t>the</w:t>
      </w:r>
      <w:r>
        <w:t xml:space="preserve"> </w:t>
      </w:r>
      <w:r>
        <w:t>fence's</w:t>
      </w:r>
      <w:r>
        <w:t xml:space="preserve"> </w:t>
      </w:r>
      <w:r>
        <w:t>distinct</w:t>
      </w:r>
      <w:r>
        <w:t xml:space="preserve"> </w:t>
      </w:r>
      <w:r>
        <w:t>and</w:t>
      </w:r>
      <w:r>
        <w:t xml:space="preserve"> </w:t>
      </w:r>
      <w:r>
        <w:t>durable</w:t>
      </w:r>
      <w:r>
        <w:t xml:space="preserve"> </w:t>
      </w:r>
      <w:r>
        <w:t>role</w:t>
      </w:r>
      <w:r>
        <w:t xml:space="preserve"> </w:t>
      </w:r>
      <w:r>
        <w:t>is</w:t>
      </w:r>
      <w:r>
        <w:t xml:space="preserve"> </w:t>
      </w:r>
      <w:r>
        <w:t>protecting</w:t>
      </w:r>
      <w:r>
        <w:t xml:space="preserve"> </w:t>
      </w:r>
      <w:r>
        <w:t>the</w:t>
      </w:r>
      <w:r>
        <w:t xml:space="preserve"> </w:t>
      </w:r>
      <w:r>
        <w:t>assets</w:t>
      </w:r>
      <w:r>
        <w:t xml:space="preserve"> </w:t>
      </w:r>
      <w:r>
        <w:t>—</w:t>
      </w:r>
      <w:r>
        <w:t xml:space="preserve"> </w:t>
      </w:r>
      <w:r>
        <w:t>rovers,</w:t>
      </w:r>
      <w:r>
        <w:t xml:space="preserve"> </w:t>
      </w:r>
      <w:r>
        <w:t>EVA</w:t>
      </w:r>
      <w:r>
        <w:t xml:space="preserve"> </w:t>
      </w:r>
      <w:r>
        <w:t>crew,</w:t>
      </w:r>
      <w:r>
        <w:t xml:space="preserve"> </w:t>
      </w:r>
      <w:r>
        <w:t>distributed</w:t>
      </w:r>
      <w:r>
        <w:t xml:space="preserve"> </w:t>
      </w:r>
      <w:r>
        <w:t>infrastructure</w:t>
      </w:r>
      <w:r>
        <w:t xml:space="preserve"> </w:t>
      </w:r>
      <w:r>
        <w:t>—</w:t>
      </w:r>
      <w:r>
        <w:t xml:space="preserve"> </w:t>
      </w:r>
      <w:r>
        <w:t>that</w:t>
      </w:r>
      <w:r>
        <w:t xml:space="preserve"> </w:t>
      </w:r>
      <w:r>
        <w:t>regolith</w:t>
      </w:r>
      <w:r>
        <w:t xml:space="preserve"> </w:t>
      </w:r>
      <w:r>
        <w:t>cannot</w:t>
      </w:r>
      <w:r>
        <w:t xml:space="preserve"> </w:t>
      </w:r>
      <w:r>
        <w:t>reach.</w:t>
      </w:r>
      <w:r>
        <w:t xml:space="preserve"> </w:t>
      </w:r>
      <w:ins w:id="15756" w:author="Leon Sandler" w:date="2026-09-06T00:00:00Z">
        <w:r>
          <w:t>This</w:t>
        </w:r>
      </w:ins>
      <w:ins w:id="15757" w:author="Leon Sandler" w:date="2026-09-06T00:00:00Z">
        <w:r>
          <w:t xml:space="preserve"> </w:t>
        </w:r>
      </w:ins>
      <w:ins w:id="15758" w:author="Leon Sandler" w:date="2026-09-06T00:00:00Z">
        <w:r>
          <w:t>asset-dependent</w:t>
        </w:r>
      </w:ins>
      <w:ins w:id="15759" w:author="Leon Sandler" w:date="2026-09-06T00:00:00Z">
        <w:r>
          <w:t xml:space="preserve"> </w:t>
        </w:r>
      </w:ins>
      <w:ins w:id="15760" w:author="Leon Sandler" w:date="2026-09-06T00:00:00Z">
        <w:r>
          <w:t>conclusion,</w:t>
        </w:r>
      </w:ins>
      <w:ins w:id="15761" w:author="Leon Sandler" w:date="2026-09-06T00:00:00Z">
        <w:r>
          <w:t xml:space="preserve"> </w:t>
        </w:r>
      </w:ins>
      <w:ins w:id="15762" w:author="Leon Sandler" w:date="2026-09-06T00:00:00Z">
        <w:r>
          <w:t>rather</w:t>
        </w:r>
      </w:ins>
      <w:ins w:id="15763" w:author="Leon Sandler" w:date="2026-09-06T00:00:00Z">
        <w:r>
          <w:t xml:space="preserve"> </w:t>
        </w:r>
      </w:ins>
      <w:ins w:id="15764" w:author="Leon Sandler" w:date="2026-09-06T00:00:00Z">
        <w:r>
          <w:t>than</w:t>
        </w:r>
      </w:ins>
      <w:ins w:id="15765" w:author="Leon Sandler" w:date="2026-09-06T00:00:00Z">
        <w:r>
          <w:t xml:space="preserve"> </w:t>
        </w:r>
      </w:ins>
      <w:ins w:id="15766" w:author="Leon Sandler" w:date="2026-09-06T00:00:00Z">
        <w:r>
          <w:t>any</w:t>
        </w:r>
      </w:ins>
      <w:ins w:id="15767" w:author="Leon Sandler" w:date="2026-09-06T00:00:00Z">
        <w:r>
          <w:t xml:space="preserve"> </w:t>
        </w:r>
      </w:ins>
      <w:ins w:id="15768" w:author="Leon Sandler" w:date="2026-09-06T00:00:00Z">
        <w:r>
          <w:t>claim</w:t>
        </w:r>
      </w:ins>
      <w:ins w:id="15769" w:author="Leon Sandler" w:date="2026-09-06T00:00:00Z">
        <w:r>
          <w:t xml:space="preserve"> </w:t>
        </w:r>
      </w:ins>
      <w:ins w:id="15770" w:author="Leon Sandler" w:date="2026-09-06T00:00:00Z">
        <w:r>
          <w:t>of</w:t>
        </w:r>
      </w:ins>
      <w:ins w:id="15771" w:author="Leon Sandler" w:date="2026-09-06T00:00:00Z">
        <w:r>
          <w:t xml:space="preserve"> </w:t>
        </w:r>
      </w:ins>
      <w:ins w:id="15772" w:author="Leon Sandler" w:date="2026-09-06T00:00:00Z">
        <w:r>
          <w:t>universal</w:t>
        </w:r>
      </w:ins>
      <w:ins w:id="15773" w:author="Leon Sandler" w:date="2026-09-06T00:00:00Z">
        <w:r>
          <w:t xml:space="preserve"> </w:t>
        </w:r>
      </w:ins>
      <w:ins w:id="15774" w:author="Leon Sandler" w:date="2026-09-06T00:00:00Z">
        <w:r>
          <w:t>superiority</w:t>
        </w:r>
      </w:ins>
      <w:ins w:id="15775" w:author="Leon Sandler" w:date="2026-09-06T00:00:00Z">
        <w:r>
          <w:t xml:space="preserve"> </w:t>
        </w:r>
      </w:ins>
      <w:ins w:id="15776" w:author="Leon Sandler" w:date="2026-09-06T00:00:00Z">
        <w:r>
          <w:t>for</w:t>
        </w:r>
      </w:ins>
      <w:ins w:id="15777" w:author="Leon Sandler" w:date="2026-09-06T00:00:00Z">
        <w:r>
          <w:t xml:space="preserve"> </w:t>
        </w:r>
      </w:ins>
      <w:ins w:id="15778" w:author="Leon Sandler" w:date="2026-09-06T00:00:00Z">
        <w:r>
          <w:t>either</w:t>
        </w:r>
      </w:ins>
      <w:ins w:id="15779" w:author="Leon Sandler" w:date="2026-09-06T00:00:00Z">
        <w:r>
          <w:t xml:space="preserve"> </w:t>
        </w:r>
      </w:ins>
      <w:ins w:id="15780" w:author="Leon Sandler" w:date="2026-09-06T00:00:00Z">
        <w:r>
          <w:t>passive</w:t>
        </w:r>
      </w:ins>
      <w:ins w:id="15781" w:author="Leon Sandler" w:date="2026-09-06T00:00:00Z">
        <w:r>
          <w:t xml:space="preserve"> </w:t>
        </w:r>
      </w:ins>
      <w:ins w:id="15782" w:author="Leon Sandler" w:date="2026-09-06T00:00:00Z">
        <w:r>
          <w:t>or</w:t>
        </w:r>
      </w:ins>
      <w:ins w:id="15783" w:author="Leon Sandler" w:date="2026-09-06T00:00:00Z">
        <w:r>
          <w:t xml:space="preserve"> </w:t>
        </w:r>
      </w:ins>
      <w:ins w:id="15784" w:author="Leon Sandler" w:date="2026-09-06T00:00:00Z">
        <w:r>
          <w:t>active</w:t>
        </w:r>
      </w:ins>
      <w:ins w:id="15785" w:author="Leon Sandler" w:date="2026-09-06T00:00:00Z">
        <w:r>
          <w:t xml:space="preserve"> </w:t>
        </w:r>
      </w:ins>
      <w:ins w:id="15786" w:author="Leon Sandler" w:date="2026-09-06T00:00:00Z">
        <w:r>
          <w:t>shielding,</w:t>
        </w:r>
      </w:ins>
      <w:ins w:id="15787" w:author="Leon Sandler" w:date="2026-09-06T00:00:00Z">
        <w:r>
          <w:t xml:space="preserve"> </w:t>
        </w:r>
      </w:ins>
      <w:ins w:id="15788" w:author="Leon Sandler" w:date="2026-09-06T00:00:00Z">
        <w:r>
          <w:t>is</w:t>
        </w:r>
      </w:ins>
      <w:ins w:id="15789" w:author="Leon Sandler" w:date="2026-09-06T00:00:00Z">
        <w:r>
          <w:t xml:space="preserve"> </w:t>
        </w:r>
      </w:ins>
      <w:ins w:id="15790" w:author="Leon Sandler" w:date="2026-09-06T00:00:00Z">
        <w:r>
          <w:t>this</w:t>
        </w:r>
      </w:ins>
      <w:ins w:id="15791" w:author="Leon Sandler" w:date="2026-09-06T00:00:00Z">
        <w:r>
          <w:t xml:space="preserve"> </w:t>
        </w:r>
      </w:ins>
      <w:ins w:id="15792" w:author="Leon Sandler" w:date="2026-09-06T00:00:00Z">
        <w:r>
          <w:t>paper's</w:t>
        </w:r>
      </w:ins>
      <w:ins w:id="15793" w:author="Leon Sandler" w:date="2026-09-06T00:00:00Z">
        <w:r>
          <w:t xml:space="preserve"> </w:t>
        </w:r>
      </w:ins>
      <w:ins w:id="15794" w:author="Leon Sandler" w:date="2026-09-06T00:00:00Z">
        <w:r>
          <w:t>central</w:t>
        </w:r>
      </w:ins>
      <w:ins w:id="15795" w:author="Leon Sandler" w:date="2026-09-06T00:00:00Z">
        <w:r>
          <w:t xml:space="preserve"> </w:t>
        </w:r>
      </w:ins>
      <w:ins w:id="15796" w:author="Leon Sandler" w:date="2026-09-06T00:00:00Z">
        <w:r>
          <w:t>scientific</w:t>
        </w:r>
      </w:ins>
      <w:ins w:id="15797" w:author="Leon Sandler" w:date="2026-09-06T00:00:00Z">
        <w:r>
          <w:t xml:space="preserve"> </w:t>
        </w:r>
      </w:ins>
      <w:ins w:id="15798" w:author="Leon Sandler" w:date="2026-09-06T00:00:00Z">
        <w:r>
          <w:t>contribution.</w:t>
        </w:r>
      </w:ins>
      <w:ins w:id="15799" w:author="Leon Sandler" w:date="2026-09-06T00:00:00Z">
        <w:r>
          <w:t xml:space="preserve"> </w:t>
        </w:r>
      </w:ins>
      <w:r>
        <w:t>The</w:t>
      </w:r>
      <w:r>
        <w:t xml:space="preserve"> </w:t>
      </w:r>
      <w:r>
        <w:t>results</w:t>
      </w:r>
      <w:r>
        <w:t xml:space="preserve"> </w:t>
      </w:r>
      <w:r>
        <w:t>here</w:t>
      </w:r>
      <w:r>
        <w:t xml:space="preserve"> </w:t>
      </w:r>
      <w:r>
        <w:t>establish</w:t>
      </w:r>
      <w:r>
        <w:t xml:space="preserve"> </w:t>
      </w:r>
      <w:r>
        <w:t>this</w:t>
      </w:r>
      <w:r>
        <w:t xml:space="preserve"> </w:t>
      </w:r>
      <w:r>
        <w:t>architecture</w:t>
      </w:r>
      <w:r>
        <w:t xml:space="preserve"> </w:t>
      </w:r>
      <w:r>
        <w:t>on</w:t>
      </w:r>
      <w:r>
        <w:t xml:space="preserve"> </w:t>
      </w:r>
      <w:del w:id="15800" w:author="Leon Sandler" w:date="2026-09-06T00:00:00Z">
        <w:r>
          <w:delText>fluence</w:delText>
        </w:r>
      </w:del>
      <w:ins w:id="15801" w:author="Leon Sandler" w:date="2026-09-06T00:00:00Z">
        <w:r>
          <w:t>fluence,</w:t>
        </w:r>
      </w:ins>
      <w:ins w:id="15802" w:author="Leon Sandler" w:date="2026-09-06T00:00:00Z">
        <w:r>
          <w:t xml:space="preserve"> </w:t>
        </w:r>
      </w:ins>
      <w:ins w:id="15803" w:author="Leon Sandler" w:date="2026-09-06T00:00:00Z">
        <w:r>
          <w:t>mass,</w:t>
        </w:r>
      </w:ins>
      <w:r>
        <w:t xml:space="preserve"> </w:t>
      </w:r>
      <w:r>
        <w:t>and</w:t>
      </w:r>
      <w:r>
        <w:t xml:space="preserve"> </w:t>
      </w:r>
      <w:del w:id="15804" w:author="Leon Sandler" w:date="2026-09-06T00:00:00Z">
        <w:r>
          <w:delText>mass</w:delText>
        </w:r>
      </w:del>
      <w:ins w:id="15805" w:author="Leon Sandler" w:date="2026-09-06T00:00:00Z">
        <w:r>
          <w:t>first-order</w:t>
        </w:r>
      </w:ins>
      <w:ins w:id="15806" w:author="Leon Sandler" w:date="2026-09-06T00:00:00Z">
        <w:r>
          <w:t xml:space="preserve"> </w:t>
        </w:r>
      </w:ins>
      <w:ins w:id="15807" w:author="Leon Sandler" w:date="2026-09-06T00:00:00Z">
        <w:r>
          <w:t>engineering-feasibility</w:t>
        </w:r>
      </w:ins>
      <w:r>
        <w:t xml:space="preserve"> </w:t>
      </w:r>
      <w:r>
        <w:t>grounds;</w:t>
      </w:r>
      <w:r>
        <w:t xml:space="preserve"> </w:t>
      </w:r>
      <w:r>
        <w:t>a</w:t>
      </w:r>
      <w:r>
        <w:t xml:space="preserve"> </w:t>
      </w:r>
      <w:r>
        <w:t>specified</w:t>
      </w:r>
      <w:r>
        <w:t xml:space="preserve"> </w:t>
      </w:r>
      <w:r>
        <w:t>but</w:t>
      </w:r>
      <w:r>
        <w:t xml:space="preserve"> </w:t>
      </w:r>
      <w:r>
        <w:t>unexecuted</w:t>
      </w:r>
      <w:r>
        <w:t xml:space="preserve"> </w:t>
      </w:r>
      <w:r>
        <w:t>HZETRN2020/Geant4</w:t>
      </w:r>
      <w:r>
        <w:t xml:space="preserve"> </w:t>
      </w:r>
      <w:r>
        <w:t>transport</w:t>
      </w:r>
      <w:r>
        <w:t xml:space="preserve"> </w:t>
      </w:r>
      <w:r>
        <w:t>calculation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ins w:id="15808" w:author="Leon Sandler" w:date="2026-09-06T00:00:00Z">
        <w:r>
          <w:t>required</w:t>
        </w:r>
      </w:ins>
      <w:ins w:id="15809" w:author="Leon Sandler" w:date="2026-09-06T00:00:00Z">
        <w:r>
          <w:t xml:space="preserve"> </w:t>
        </w:r>
      </w:ins>
      <w:r>
        <w:t>step</w:t>
      </w:r>
      <w:del w:id="15810" w:author="Leon Sandler" w:date="2026-09-06T00:00:00Z">
        <w:r>
          <w:delText> </w:delText>
        </w:r>
      </w:del>
      <w:del w:id="15811" w:author="Leon Sandler" w:date="2026-09-06T00:00:00Z">
        <w:r>
          <w:delText>required</w:delText>
        </w:r>
      </w:del>
      <w:r>
        <w:t xml:space="preserve"> </w:t>
      </w:r>
      <w:r>
        <w:t>to</w:t>
      </w:r>
      <w:r>
        <w:t xml:space="preserve"> </w:t>
      </w:r>
      <w:r>
        <w:t>establish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dose</w:t>
      </w:r>
      <w:r>
        <w:t xml:space="preserve"> </w:t>
      </w:r>
      <w:ins w:id="15812" w:author="Leon Sandler" w:date="2026-09-06T00:00:00Z">
        <w:r>
          <w:t>grounds,</w:t>
        </w:r>
      </w:ins>
      <w:ins w:id="15813" w:author="Leon Sandler" w:date="2026-09-06T00:00:00Z">
        <w:r>
          <w:t xml:space="preserve"> </w:t>
        </w:r>
      </w:ins>
      <w:ins w:id="15814" w:author="Leon Sandler" w:date="2026-09-06T00:00:00Z">
        <w:r>
          <w:t>and</w:t>
        </w:r>
      </w:ins>
      <w:ins w:id="15815" w:author="Leon Sandler" w:date="2026-09-06T00:00:00Z">
        <w:r>
          <w:t xml:space="preserve"> </w:t>
        </w:r>
      </w:ins>
      <w:ins w:id="15816" w:author="Leon Sandler" w:date="2026-09-06T00:00:00Z">
        <w:r>
          <w:t>a</w:t>
        </w:r>
      </w:ins>
      <w:ins w:id="15817" w:author="Leon Sandler" w:date="2026-09-06T00:00:00Z">
        <w:r>
          <w:t xml:space="preserve"> </w:t>
        </w:r>
      </w:ins>
      <w:ins w:id="15818" w:author="Leon Sandler" w:date="2026-09-06T00:00:00Z">
        <w:r>
          <w:t>coordinated</w:t>
        </w:r>
      </w:ins>
      <w:ins w:id="15819" w:author="Leon Sandler" w:date="2026-09-06T00:00:00Z">
        <w:r>
          <w:t xml:space="preserve"> </w:t>
        </w:r>
      </w:ins>
      <w:ins w:id="15820" w:author="Leon Sandler" w:date="2026-09-06T00:00:00Z">
        <w:r>
          <w:t>cryogenic,</w:t>
        </w:r>
      </w:ins>
      <w:ins w:id="15821" w:author="Leon Sandler" w:date="2026-09-06T00:00:00Z">
        <w:r>
          <w:t xml:space="preserve"> </w:t>
        </w:r>
      </w:ins>
      <w:ins w:id="15822" w:author="Leon Sandler" w:date="2026-09-06T00:00:00Z">
        <w:r>
          <w:t>power-system,</w:t>
        </w:r>
      </w:ins>
      <w:ins w:id="15823" w:author="Leon Sandler" w:date="2026-09-06T00:00:00Z">
        <w:r>
          <w:t xml:space="preserve"> </w:t>
        </w:r>
      </w:ins>
      <w:ins w:id="15824" w:author="Leon Sandler" w:date="2026-09-06T00:00:00Z">
        <w:r>
          <w:t>and</w:t>
        </w:r>
      </w:ins>
      <w:ins w:id="15825" w:author="Leon Sandler" w:date="2026-09-06T00:00:00Z">
        <w:r>
          <w:t xml:space="preserve"> </w:t>
        </w:r>
      </w:ins>
      <w:ins w:id="15826" w:author="Leon Sandler" w:date="2026-09-06T00:00:00Z">
        <w:r>
          <w:t>reliability</w:t>
        </w:r>
      </w:ins>
      <w:ins w:id="15827" w:author="Leon Sandler" w:date="2026-09-06T00:00:00Z">
        <w:r>
          <w:t xml:space="preserve"> </w:t>
        </w:r>
      </w:ins>
      <w:ins w:id="15828" w:author="Leon Sandler" w:date="2026-09-06T00:00:00Z">
        <w:r>
          <w:t>engineering</w:t>
        </w:r>
      </w:ins>
      <w:ins w:id="15829" w:author="Leon Sandler" w:date="2026-09-06T00:00:00Z">
        <w:r>
          <w:t xml:space="preserve"> </w:t>
        </w:r>
      </w:ins>
      <w:ins w:id="15830" w:author="Leon Sandler" w:date="2026-09-06T00:00:00Z">
        <w:r>
          <w:t>study</w:t>
        </w:r>
      </w:ins>
      <w:ins w:id="15831" w:author="Leon Sandler" w:date="2026-09-06T00:00:00Z">
        <w:r>
          <w:t xml:space="preserve"> </w:t>
        </w:r>
      </w:ins>
      <w:ins w:id="15832" w:author="Leon Sandler" w:date="2026-09-06T00:00:00Z">
        <w:r>
          <w:t>is</w:t>
        </w:r>
      </w:ins>
      <w:ins w:id="15833" w:author="Leon Sandler" w:date="2026-09-06T00:00:00Z">
        <w:r>
          <w:t xml:space="preserve"> </w:t>
        </w:r>
      </w:ins>
      <w:ins w:id="15834" w:author="Leon Sandler" w:date="2026-09-06T00:00:00Z">
        <w:r>
          <w:t>the</w:t>
        </w:r>
      </w:ins>
      <w:ins w:id="15835" w:author="Leon Sandler" w:date="2026-09-06T00:00:00Z">
        <w:r>
          <w:t xml:space="preserve"> </w:t>
        </w:r>
      </w:ins>
      <w:ins w:id="15836" w:author="Leon Sandler" w:date="2026-09-06T00:00:00Z">
        <w:r>
          <w:t>next</w:t>
        </w:r>
      </w:ins>
      <w:ins w:id="15837" w:author="Leon Sandler" w:date="2026-09-06T00:00:00Z">
        <w:r>
          <w:t xml:space="preserve"> </w:t>
        </w:r>
      </w:ins>
      <w:ins w:id="15838" w:author="Leon Sandler" w:date="2026-09-06T00:00:00Z">
        <w:r>
          <w:t>required</w:t>
        </w:r>
      </w:ins>
      <w:ins w:id="15839" w:author="Leon Sandler" w:date="2026-09-06T00:00:00Z">
        <w:r>
          <w:t xml:space="preserve"> </w:t>
        </w:r>
      </w:ins>
      <w:ins w:id="15840" w:author="Leon Sandler" w:date="2026-09-06T00:00:00Z">
        <w:r>
          <w:t>step</w:t>
        </w:r>
      </w:ins>
      <w:ins w:id="15841" w:author="Leon Sandler" w:date="2026-09-06T00:00:00Z">
        <w:r>
          <w:t xml:space="preserve"> </w:t>
        </w:r>
      </w:ins>
      <w:ins w:id="15842" w:author="Leon Sandler" w:date="2026-09-06T00:00:00Z">
        <w:r>
          <w:t>to</w:t>
        </w:r>
      </w:ins>
      <w:ins w:id="15843" w:author="Leon Sandler" w:date="2026-09-06T00:00:00Z">
        <w:r>
          <w:t xml:space="preserve"> </w:t>
        </w:r>
      </w:ins>
      <w:ins w:id="15844" w:author="Leon Sandler" w:date="2026-09-06T00:00:00Z">
        <w:r>
          <w:t>establish</w:t>
        </w:r>
      </w:ins>
      <w:ins w:id="15845" w:author="Leon Sandler" w:date="2026-09-06T00:00:00Z">
        <w:r>
          <w:t xml:space="preserve"> </w:t>
        </w:r>
      </w:ins>
      <w:ins w:id="15846" w:author="Leon Sandler" w:date="2026-09-06T00:00:00Z">
        <w:r>
          <w:t>it</w:t>
        </w:r>
      </w:ins>
      <w:ins w:id="15847" w:author="Leon Sandler" w:date="2026-09-06T00:00:00Z">
        <w:r>
          <w:t xml:space="preserve"> </w:t>
        </w:r>
      </w:ins>
      <w:ins w:id="15848" w:author="Leon Sandler" w:date="2026-09-06T00:00:00Z">
        <w:r>
          <w:t>on</w:t>
        </w:r>
      </w:ins>
      <w:ins w:id="15849" w:author="Leon Sandler" w:date="2026-09-06T00:00:00Z">
        <w:r>
          <w:t xml:space="preserve"> </w:t>
        </w:r>
      </w:ins>
      <w:ins w:id="15850" w:author="Leon Sandler" w:date="2026-09-06T00:00:00Z">
        <w:r>
          <w:t>detailed</w:t>
        </w:r>
      </w:ins>
      <w:ins w:id="15851" w:author="Leon Sandler" w:date="2026-09-06T00:00:00Z">
        <w:r>
          <w:t xml:space="preserve"> </w:t>
        </w:r>
      </w:ins>
      <w:ins w:id="15852" w:author="Leon Sandler" w:date="2026-09-06T00:00:00Z">
        <w:r>
          <w:t>mission-feasibility</w:t>
        </w:r>
      </w:ins>
      <w:ins w:id="15853" w:author="Leon Sandler" w:date="2026-09-06T00:00:00Z">
        <w:r>
          <w:t xml:space="preserve"> </w:t>
        </w:r>
      </w:ins>
      <w:r>
        <w:t>grounds.</w:t>
      </w:r>
      <w:ins w:id="15854" w:author="Leon Sandler" w:date="2026-09-06T00:00:00Z">
        <w:r>
          <w:t xml:space="preserve"> </w:t>
        </w:r>
      </w:ins>
      <w:ins w:id="15855" w:author="Leon Sandler" w:date="2026-09-06T00:00:00Z">
        <w:r>
          <w:t>We</w:t>
        </w:r>
      </w:ins>
      <w:ins w:id="15856" w:author="Leon Sandler" w:date="2026-09-06T00:00:00Z">
        <w:r>
          <w:t xml:space="preserve"> </w:t>
        </w:r>
      </w:ins>
      <w:ins w:id="15857" w:author="Leon Sandler" w:date="2026-09-06T00:00:00Z">
        <w:r>
          <w:t>regard</w:t>
        </w:r>
      </w:ins>
      <w:ins w:id="15858" w:author="Leon Sandler" w:date="2026-09-06T00:00:00Z">
        <w:r>
          <w:t xml:space="preserve"> </w:t>
        </w:r>
      </w:ins>
      <w:ins w:id="15859" w:author="Leon Sandler" w:date="2026-09-06T00:00:00Z">
        <w:r>
          <w:t>both</w:t>
        </w:r>
      </w:ins>
      <w:ins w:id="15860" w:author="Leon Sandler" w:date="2026-09-06T00:00:00Z">
        <w:r>
          <w:t xml:space="preserve"> </w:t>
        </w:r>
      </w:ins>
      <w:ins w:id="15861" w:author="Leon Sandler" w:date="2026-09-06T00:00:00Z">
        <w:r>
          <w:t>as</w:t>
        </w:r>
      </w:ins>
      <w:ins w:id="15862" w:author="Leon Sandler" w:date="2026-09-06T00:00:00Z">
        <w:r>
          <w:t xml:space="preserve"> </w:t>
        </w:r>
      </w:ins>
      <w:ins w:id="15863" w:author="Leon Sandler" w:date="2026-09-06T00:00:00Z">
        <w:r>
          <w:t>well-defined,</w:t>
        </w:r>
      </w:ins>
      <w:ins w:id="15864" w:author="Leon Sandler" w:date="2026-09-06T00:00:00Z">
        <w:r>
          <w:t xml:space="preserve"> </w:t>
        </w:r>
      </w:ins>
      <w:ins w:id="15865" w:author="Leon Sandler" w:date="2026-09-06T00:00:00Z">
        <w:r>
          <w:t>tractable</w:t>
        </w:r>
      </w:ins>
      <w:ins w:id="15866" w:author="Leon Sandler" w:date="2026-09-06T00:00:00Z">
        <w:r>
          <w:t xml:space="preserve"> </w:t>
        </w:r>
      </w:ins>
      <w:ins w:id="15867" w:author="Leon Sandler" w:date="2026-09-06T00:00:00Z">
        <w:r>
          <w:t>follow-on</w:t>
        </w:r>
      </w:ins>
      <w:ins w:id="15868" w:author="Leon Sandler" w:date="2026-09-06T00:00:00Z">
        <w:r>
          <w:t xml:space="preserve"> </w:t>
        </w:r>
      </w:ins>
      <w:ins w:id="15869" w:author="Leon Sandler" w:date="2026-09-06T00:00:00Z">
        <w:r>
          <w:t>studies</w:t>
        </w:r>
      </w:ins>
      <w:ins w:id="15870" w:author="Leon Sandler" w:date="2026-09-06T00:00:00Z">
        <w:r>
          <w:t xml:space="preserve"> </w:t>
        </w:r>
      </w:ins>
      <w:ins w:id="15871" w:author="Leon Sandler" w:date="2026-09-06T00:00:00Z">
        <w:r>
          <w:t>rather</w:t>
        </w:r>
      </w:ins>
      <w:ins w:id="15872" w:author="Leon Sandler" w:date="2026-09-06T00:00:00Z">
        <w:r>
          <w:t xml:space="preserve"> </w:t>
        </w:r>
      </w:ins>
      <w:ins w:id="15873" w:author="Leon Sandler" w:date="2026-09-06T00:00:00Z">
        <w:r>
          <w:t>than</w:t>
        </w:r>
      </w:ins>
      <w:ins w:id="15874" w:author="Leon Sandler" w:date="2026-09-06T00:00:00Z">
        <w:r>
          <w:t xml:space="preserve"> </w:t>
        </w:r>
      </w:ins>
      <w:ins w:id="15875" w:author="Leon Sandler" w:date="2026-09-06T00:00:00Z">
        <w:r>
          <w:t>open-ended</w:t>
        </w:r>
      </w:ins>
      <w:ins w:id="15876" w:author="Leon Sandler" w:date="2026-09-06T00:00:00Z">
        <w:r>
          <w:t xml:space="preserve"> </w:t>
        </w:r>
      </w:ins>
      <w:ins w:id="15877" w:author="Leon Sandler" w:date="2026-09-06T00:00:00Z">
        <w:r>
          <w:t>uncertainties,</w:t>
        </w:r>
      </w:ins>
      <w:ins w:id="15878" w:author="Leon Sandler" w:date="2026-09-06T00:00:00Z">
        <w:r>
          <w:t xml:space="preserve"> </w:t>
        </w:r>
      </w:ins>
      <w:ins w:id="15879" w:author="Leon Sandler" w:date="2026-09-06T00:00:00Z">
        <w:r>
          <w:t>and</w:t>
        </w:r>
      </w:ins>
      <w:ins w:id="15880" w:author="Leon Sandler" w:date="2026-09-06T00:00:00Z">
        <w:r>
          <w:t xml:space="preserve"> </w:t>
        </w:r>
      </w:ins>
      <w:ins w:id="15881" w:author="Leon Sandler" w:date="2026-09-06T00:00:00Z">
        <w:r>
          <w:t>intend</w:t>
        </w:r>
      </w:ins>
      <w:ins w:id="15882" w:author="Leon Sandler" w:date="2026-09-06T00:00:00Z">
        <w:r>
          <w:t xml:space="preserve"> </w:t>
        </w:r>
      </w:ins>
      <w:ins w:id="15883" w:author="Leon Sandler" w:date="2026-09-06T00:00:00Z">
        <w:r>
          <w:t>to</w:t>
        </w:r>
      </w:ins>
      <w:ins w:id="15884" w:author="Leon Sandler" w:date="2026-09-06T00:00:00Z">
        <w:r>
          <w:t xml:space="preserve"> </w:t>
        </w:r>
      </w:ins>
      <w:ins w:id="15885" w:author="Leon Sandler" w:date="2026-09-06T00:00:00Z">
        <w:r>
          <w:t>pursue</w:t>
        </w:r>
      </w:ins>
      <w:ins w:id="15886" w:author="Leon Sandler" w:date="2026-09-06T00:00:00Z">
        <w:r>
          <w:t xml:space="preserve"> </w:t>
        </w:r>
      </w:ins>
      <w:ins w:id="15887" w:author="Leon Sandler" w:date="2026-09-06T00:00:00Z">
        <w:r>
          <w:t>the</w:t>
        </w:r>
      </w:ins>
      <w:ins w:id="15888" w:author="Leon Sandler" w:date="2026-09-06T00:00:00Z">
        <w:r>
          <w:t xml:space="preserve"> </w:t>
        </w:r>
      </w:ins>
      <w:ins w:id="15889" w:author="Leon Sandler" w:date="2026-09-06T00:00:00Z">
        <w:r>
          <w:t>transport</w:t>
        </w:r>
      </w:ins>
      <w:ins w:id="15890" w:author="Leon Sandler" w:date="2026-09-06T00:00:00Z">
        <w:r>
          <w:t xml:space="preserve"> </w:t>
        </w:r>
      </w:ins>
      <w:ins w:id="15891" w:author="Leon Sandler" w:date="2026-09-06T00:00:00Z">
        <w:r>
          <w:t>calculation</w:t>
        </w:r>
      </w:ins>
      <w:ins w:id="15892" w:author="Leon Sandler" w:date="2026-09-06T00:00:00Z">
        <w:r>
          <w:t xml:space="preserve"> </w:t>
        </w:r>
      </w:ins>
      <w:ins w:id="15893" w:author="Leon Sandler" w:date="2026-09-06T00:00:00Z">
        <w:r>
          <w:t>as</w:t>
        </w:r>
      </w:ins>
      <w:ins w:id="15894" w:author="Leon Sandler" w:date="2026-09-06T00:00:00Z">
        <w:r>
          <w:t xml:space="preserve"> </w:t>
        </w:r>
      </w:ins>
      <w:ins w:id="15895" w:author="Leon Sandler" w:date="2026-09-06T00:00:00Z">
        <w:r>
          <w:t>the</w:t>
        </w:r>
      </w:ins>
      <w:ins w:id="15896" w:author="Leon Sandler" w:date="2026-09-06T00:00:00Z">
        <w:r>
          <w:t xml:space="preserve"> </w:t>
        </w:r>
      </w:ins>
      <w:ins w:id="15897" w:author="Leon Sandler" w:date="2026-09-06T00:00:00Z">
        <w:r>
          <w:t>immediate</w:t>
        </w:r>
      </w:ins>
      <w:ins w:id="15898" w:author="Leon Sandler" w:date="2026-09-06T00:00:00Z">
        <w:r>
          <w:t xml:space="preserve"> </w:t>
        </w:r>
      </w:ins>
      <w:ins w:id="15899" w:author="Leon Sandler" w:date="2026-09-06T00:00:00Z">
        <w:r>
          <w:t>next</w:t>
        </w:r>
      </w:ins>
      <w:ins w:id="15900" w:author="Leon Sandler" w:date="2026-09-06T00:00:00Z">
        <w:r>
          <w:t xml:space="preserve"> </w:t>
        </w:r>
      </w:ins>
      <w:ins w:id="15901" w:author="Leon Sandler" w:date="2026-09-06T00:00:00Z">
        <w:r>
          <w:t>phase</w:t>
        </w:r>
      </w:ins>
      <w:ins w:id="15902" w:author="Leon Sandler" w:date="2026-09-06T00:00:00Z">
        <w:r>
          <w:t xml:space="preserve"> </w:t>
        </w:r>
      </w:ins>
      <w:ins w:id="15903" w:author="Leon Sandler" w:date="2026-09-06T00:00:00Z">
        <w:r>
          <w:t>of</w:t>
        </w:r>
      </w:ins>
      <w:ins w:id="15904" w:author="Leon Sandler" w:date="2026-09-06T00:00:00Z">
        <w:r>
          <w:t xml:space="preserve"> </w:t>
        </w:r>
      </w:ins>
      <w:ins w:id="15905" w:author="Leon Sandler" w:date="2026-09-06T00:00:00Z">
        <w:r>
          <w:t>this</w:t>
        </w:r>
      </w:ins>
      <w:ins w:id="15906" w:author="Leon Sandler" w:date="2026-09-06T00:00:00Z">
        <w:r>
          <w:t xml:space="preserve"> </w:t>
        </w:r>
      </w:ins>
      <w:ins w:id="15907" w:author="Leon Sandler" w:date="2026-09-06T00:00:00Z">
        <w:r>
          <w:t>research</w:t>
        </w:r>
      </w:ins>
      <w:ins w:id="15908" w:author="Leon Sandler" w:date="2026-09-06T00:00:00Z">
        <w:r>
          <w:t xml:space="preserve"> </w:t>
        </w:r>
      </w:ins>
      <w:ins w:id="15909" w:author="Leon Sandler" w:date="2026-09-06T00:00:00Z">
        <w:r>
          <w:t>program.</w:t>
        </w:r>
      </w:ins>
    </w:p>
    <w:p>
      <w:del w:id="15910" w:author="Leon Sandler" w:date="2026-09-06T00:00:00Z">
        <w:r>
          <w:delText>Data</w:delText>
        </w:r>
      </w:del>
      <w:ins w:id="15911" w:author="Leon Sandler" w:date="2026-09-06T00:00:00Z">
        <w:r>
          <w:t>Use</w:t>
        </w:r>
      </w:ins>
      <w:r>
        <w:t xml:space="preserve"> </w:t>
      </w:r>
      <w:del w:id="15912" w:author="Leon Sandler" w:date="2026-09-06T00:00:00Z">
        <w:r>
          <w:delText>Availability</w:delText>
        </w:r>
      </w:del>
      <w:ins w:id="15913" w:author="Leon Sandler" w:date="2026-09-06T00:00:00Z">
        <w:r>
          <w:t>of</w:t>
        </w:r>
      </w:ins>
      <w:ins w:id="15914" w:author="Leon Sandler" w:date="2026-09-06T00:00:00Z">
        <w:r>
          <w:t xml:space="preserve"> </w:t>
        </w:r>
      </w:ins>
      <w:ins w:id="15915" w:author="Leon Sandler" w:date="2026-09-06T00:00:00Z">
        <w:r>
          <w:t>Artificial</w:t>
        </w:r>
      </w:ins>
      <w:ins w:id="15916" w:author="Leon Sandler" w:date="2026-09-06T00:00:00Z">
        <w:r>
          <w:t xml:space="preserve"> </w:t>
        </w:r>
      </w:ins>
      <w:ins w:id="15917" w:author="Leon Sandler" w:date="2026-09-06T00:00:00Z">
        <w:r>
          <w:t>Intelligence</w:t>
        </w:r>
      </w:ins>
      <w:ins w:id="15918" w:author="Leon Sandler" w:date="2026-09-06T00:00:00Z">
        <w:r>
          <w:t xml:space="preserve"> </w:t>
        </w:r>
      </w:ins>
      <w:ins w:id="15919" w:author="Leon Sandler" w:date="2026-09-06T00:00:00Z">
        <w:r>
          <w:t>Tools</w:t>
        </w:r>
      </w:ins>
    </w:p>
    <w:p>
      <w:r>
        <w:t>The</w:t>
      </w:r>
      <w:r>
        <w:t xml:space="preserve"> </w:t>
      </w:r>
      <w:del w:id="15920" w:author="Leon Sandler" w:date="2026-09-06T00:00:00Z">
        <w:r>
          <w:delText>relativistic</w:delText>
        </w:r>
      </w:del>
      <w:ins w:id="15921" w:author="Leon Sandler" w:date="2026-09-06T00:00:00Z">
        <w:r>
          <w:t>author</w:t>
        </w:r>
      </w:ins>
      <w:r>
        <w:t xml:space="preserve"> </w:t>
      </w:r>
      <w:del w:id="15922" w:author="Leon Sandler" w:date="2026-09-06T00:00:00Z">
        <w:r>
          <w:delText>Boris-pusher</w:delText>
        </w:r>
      </w:del>
      <w:ins w:id="15923" w:author="Leon Sandler" w:date="2026-09-06T00:00:00Z">
        <w:r>
          <w:t>used</w:t>
        </w:r>
      </w:ins>
      <w:ins w:id="15924" w:author="Leon Sandler" w:date="2026-09-06T00:00:00Z">
        <w:r>
          <w:t xml:space="preserve"> </w:t>
        </w:r>
      </w:ins>
      <w:ins w:id="15925" w:author="Leon Sandler" w:date="2026-09-06T00:00:00Z">
        <w:r>
          <w:t>a</w:t>
        </w:r>
      </w:ins>
      <w:ins w:id="15926" w:author="Leon Sandler" w:date="2026-09-06T00:00:00Z">
        <w:r>
          <w:t xml:space="preserve"> </w:t>
        </w:r>
      </w:ins>
      <w:ins w:id="15927" w:author="Leon Sandler" w:date="2026-09-06T00:00:00Z">
        <w:r>
          <w:t>generative</w:t>
        </w:r>
      </w:ins>
      <w:ins w:id="15928" w:author="Leon Sandler" w:date="2026-09-06T00:00:00Z">
        <w:r>
          <w:t xml:space="preserve"> </w:t>
        </w:r>
      </w:ins>
      <w:ins w:id="15929" w:author="Leon Sandler" w:date="2026-09-06T00:00:00Z">
        <w:r>
          <w:t>artificial</w:t>
        </w:r>
      </w:ins>
      <w:ins w:id="15930" w:author="Leon Sandler" w:date="2026-09-06T00:00:00Z">
        <w:r>
          <w:t xml:space="preserve"> </w:t>
        </w:r>
      </w:ins>
      <w:ins w:id="15931" w:author="Leon Sandler" w:date="2026-09-06T00:00:00Z">
        <w:r>
          <w:t>intelligence</w:t>
        </w:r>
      </w:ins>
      <w:ins w:id="15932" w:author="Leon Sandler" w:date="2026-09-06T00:00:00Z">
        <w:r>
          <w:t xml:space="preserve"> </w:t>
        </w:r>
      </w:ins>
      <w:ins w:id="15933" w:author="Leon Sandler" w:date="2026-09-06T00:00:00Z">
        <w:r>
          <w:t>large</w:t>
        </w:r>
      </w:ins>
      <w:ins w:id="15934" w:author="Leon Sandler" w:date="2026-09-06T00:00:00Z">
        <w:r>
          <w:t xml:space="preserve"> </w:t>
        </w:r>
      </w:ins>
      <w:ins w:id="15935" w:author="Leon Sandler" w:date="2026-09-06T00:00:00Z">
        <w:r>
          <w:t>language</w:t>
        </w:r>
      </w:ins>
      <w:ins w:id="15936" w:author="Leon Sandler" w:date="2026-09-06T00:00:00Z">
        <w:r>
          <w:t xml:space="preserve"> </w:t>
        </w:r>
      </w:ins>
      <w:ins w:id="15937" w:author="Leon Sandler" w:date="2026-09-06T00:00:00Z">
        <w:r>
          <w:t>model</w:t>
        </w:r>
      </w:ins>
      <w:ins w:id="15938" w:author="Leon Sandler" w:date="2026-09-06T00:00:00Z">
        <w:r>
          <w:t xml:space="preserve"> </w:t>
        </w:r>
      </w:ins>
      <w:ins w:id="15939" w:author="Leon Sandler" w:date="2026-09-06T00:00:00Z">
        <w:r>
          <w:t>(Claude,</w:t>
        </w:r>
      </w:ins>
      <w:ins w:id="15940" w:author="Leon Sandler" w:date="2026-09-06T00:00:00Z">
        <w:r>
          <w:t xml:space="preserve"> </w:t>
        </w:r>
      </w:ins>
      <w:ins w:id="15941" w:author="Leon Sandler" w:date="2026-09-06T00:00:00Z">
        <w:r>
          <w:t>Anthropic)</w:t>
        </w:r>
      </w:ins>
      <w:ins w:id="15942" w:author="Leon Sandler" w:date="2026-09-06T00:00:00Z">
        <w:r>
          <w:t xml:space="preserve"> </w:t>
        </w:r>
      </w:ins>
      <w:ins w:id="15943" w:author="Leon Sandler" w:date="2026-09-06T00:00:00Z">
        <w:r>
          <w:t>for</w:t>
        </w:r>
      </w:ins>
      <w:ins w:id="15944" w:author="Leon Sandler" w:date="2026-09-06T00:00:00Z">
        <w:r>
          <w:t xml:space="preserve"> </w:t>
        </w:r>
      </w:ins>
      <w:ins w:id="15945" w:author="Leon Sandler" w:date="2026-09-06T00:00:00Z">
        <w:r>
          <w:t>language</w:t>
        </w:r>
      </w:ins>
      <w:ins w:id="15946" w:author="Leon Sandler" w:date="2026-09-06T00:00:00Z">
        <w:r>
          <w:t xml:space="preserve"> </w:t>
        </w:r>
      </w:ins>
      <w:ins w:id="15947" w:author="Leon Sandler" w:date="2026-09-06T00:00:00Z">
        <w:r>
          <w:t>editing,</w:t>
        </w:r>
      </w:ins>
      <w:ins w:id="15948" w:author="Leon Sandler" w:date="2026-09-06T00:00:00Z">
        <w:r>
          <w:t xml:space="preserve"> </w:t>
        </w:r>
      </w:ins>
      <w:ins w:id="15949" w:author="Leon Sandler" w:date="2026-09-06T00:00:00Z">
        <w:r>
          <w:t>organizational</w:t>
        </w:r>
      </w:ins>
      <w:ins w:id="15950" w:author="Leon Sandler" w:date="2026-09-06T00:00:00Z">
        <w:r>
          <w:t xml:space="preserve"> </w:t>
        </w:r>
      </w:ins>
      <w:ins w:id="15951" w:author="Leon Sandler" w:date="2026-09-06T00:00:00Z">
        <w:r>
          <w:t>restructuring</w:t>
        </w:r>
      </w:ins>
      <w:ins w:id="15952" w:author="Leon Sandler" w:date="2026-09-06T00:00:00Z">
        <w:r>
          <w:t xml:space="preserve"> </w:t>
        </w:r>
      </w:ins>
      <w:ins w:id="15953" w:author="Leon Sandler" w:date="2026-09-06T00:00:00Z">
        <w:r>
          <w:t>in</w:t>
        </w:r>
      </w:ins>
      <w:ins w:id="15954" w:author="Leon Sandler" w:date="2026-09-06T00:00:00Z">
        <w:r>
          <w:t xml:space="preserve"> </w:t>
        </w:r>
      </w:ins>
      <w:ins w:id="15955" w:author="Leon Sandler" w:date="2026-09-06T00:00:00Z">
        <w:r>
          <w:t>response</w:t>
        </w:r>
      </w:ins>
      <w:ins w:id="15956" w:author="Leon Sandler" w:date="2026-09-06T00:00:00Z">
        <w:r>
          <w:t xml:space="preserve"> </w:t>
        </w:r>
      </w:ins>
      <w:ins w:id="15957" w:author="Leon Sandler" w:date="2026-09-06T00:00:00Z">
        <w:r>
          <w:t>to</w:t>
        </w:r>
      </w:ins>
      <w:ins w:id="15958" w:author="Leon Sandler" w:date="2026-09-06T00:00:00Z">
        <w:r>
          <w:t xml:space="preserve"> </w:t>
        </w:r>
      </w:ins>
      <w:ins w:id="15959" w:author="Leon Sandler" w:date="2026-09-06T00:00:00Z">
        <w:r>
          <w:t>editorial</w:t>
        </w:r>
      </w:ins>
      <w:ins w:id="15960" w:author="Leon Sandler" w:date="2026-09-06T00:00:00Z">
        <w:r>
          <w:t xml:space="preserve"> </w:t>
        </w:r>
      </w:ins>
      <w:ins w:id="15961" w:author="Leon Sandler" w:date="2026-09-06T00:00:00Z">
        <w:r>
          <w:t>feedback,</w:t>
        </w:r>
      </w:ins>
      <w:ins w:id="15962" w:author="Leon Sandler" w:date="2026-09-06T00:00:00Z">
        <w:r>
          <w:t xml:space="preserve"> </w:t>
        </w:r>
      </w:ins>
      <w:ins w:id="15963" w:author="Leon Sandler" w:date="2026-09-06T00:00:00Z">
        <w:r>
          <w:t>drafting</w:t>
        </w:r>
      </w:ins>
      <w:ins w:id="15964" w:author="Leon Sandler" w:date="2026-09-06T00:00:00Z">
        <w:r>
          <w:t xml:space="preserve"> </w:t>
        </w:r>
      </w:ins>
      <w:ins w:id="15965" w:author="Leon Sandler" w:date="2026-09-06T00:00:00Z">
        <w:r>
          <w:t>of</w:t>
        </w:r>
      </w:ins>
      <w:ins w:id="15966" w:author="Leon Sandler" w:date="2026-09-06T00:00:00Z">
        <w:r>
          <w:t xml:space="preserve"> </w:t>
        </w:r>
      </w:ins>
      <w:ins w:id="15967" w:author="Leon Sandler" w:date="2026-09-06T00:00:00Z">
        <w:r>
          <w:t>expanded</w:t>
        </w:r>
      </w:ins>
      <w:ins w:id="15968" w:author="Leon Sandler" w:date="2026-09-06T00:00:00Z">
        <w:r>
          <w:t xml:space="preserve"> </w:t>
        </w:r>
      </w:ins>
      <w:ins w:id="15969" w:author="Leon Sandler" w:date="2026-09-06T00:00:00Z">
        <w:r>
          <w:t>narrative</w:t>
        </w:r>
      </w:ins>
      <w:ins w:id="15970" w:author="Leon Sandler" w:date="2026-09-06T00:00:00Z">
        <w:r>
          <w:t xml:space="preserve"> </w:t>
        </w:r>
      </w:ins>
      <w:ins w:id="15971" w:author="Leon Sandler" w:date="2026-09-06T00:00:00Z">
        <w:r>
          <w:t>text</w:t>
        </w:r>
      </w:ins>
      <w:ins w:id="15972" w:author="Leon Sandler" w:date="2026-09-06T00:00:00Z">
        <w:r>
          <w:t xml:space="preserve"> </w:t>
        </w:r>
      </w:ins>
      <w:ins w:id="15973" w:author="Leon Sandler" w:date="2026-09-06T00:00:00Z">
        <w:r>
          <w:t>in</w:t>
        </w:r>
      </w:ins>
      <w:ins w:id="15974" w:author="Leon Sandler" w:date="2026-09-06T00:00:00Z">
        <w:r>
          <w:t xml:space="preserve"> </w:t>
        </w:r>
      </w:ins>
      <w:ins w:id="15975" w:author="Leon Sandler" w:date="2026-09-06T00:00:00Z">
        <w:r>
          <w:t>previously</w:t>
        </w:r>
      </w:ins>
      <w:ins w:id="15976" w:author="Leon Sandler" w:date="2026-09-06T00:00:00Z">
        <w:r>
          <w:t xml:space="preserve"> </w:t>
        </w:r>
      </w:ins>
      <w:ins w:id="15977" w:author="Leon Sandler" w:date="2026-09-06T00:00:00Z">
        <w:r>
          <w:t>compressed</w:t>
        </w:r>
      </w:ins>
      <w:ins w:id="15978" w:author="Leon Sandler" w:date="2026-09-06T00:00:00Z">
        <w:r>
          <w:t xml:space="preserve"> </w:t>
        </w:r>
      </w:ins>
      <w:ins w:id="15979" w:author="Leon Sandler" w:date="2026-09-06T00:00:00Z">
        <w:r>
          <w:t>subsections,</w:t>
        </w:r>
      </w:ins>
      <w:ins w:id="15980" w:author="Leon Sandler" w:date="2026-09-06T00:00:00Z">
        <w:r>
          <w:t xml:space="preserve"> </w:t>
        </w:r>
      </w:ins>
      <w:ins w:id="15981" w:author="Leon Sandler" w:date="2026-09-06T00:00:00Z">
        <w:r>
          <w:t>and</w:t>
        </w:r>
      </w:ins>
      <w:ins w:id="15982" w:author="Leon Sandler" w:date="2026-09-06T00:00:00Z">
        <w:r>
          <w:t xml:space="preserve"> </w:t>
        </w:r>
      </w:ins>
      <w:ins w:id="15983" w:author="Leon Sandler" w:date="2026-09-06T00:00:00Z">
        <w:r>
          <w:t>identification</w:t>
        </w:r>
      </w:ins>
      <w:ins w:id="15984" w:author="Leon Sandler" w:date="2026-09-06T00:00:00Z">
        <w:r>
          <w:t xml:space="preserve"> </w:t>
        </w:r>
      </w:ins>
      <w:ins w:id="15985" w:author="Leon Sandler" w:date="2026-09-06T00:00:00Z">
        <w:r>
          <w:t>of</w:t>
        </w:r>
      </w:ins>
      <w:ins w:id="15986" w:author="Leon Sandler" w:date="2026-09-06T00:00:00Z">
        <w:r>
          <w:t xml:space="preserve"> </w:t>
        </w:r>
      </w:ins>
      <w:ins w:id="15987" w:author="Leon Sandler" w:date="2026-09-06T00:00:00Z">
        <w:r>
          <w:t>relevant</w:t>
        </w:r>
      </w:ins>
      <w:ins w:id="15988" w:author="Leon Sandler" w:date="2026-09-06T00:00:00Z">
        <w:r>
          <w:t xml:space="preserve"> </w:t>
        </w:r>
      </w:ins>
      <w:ins w:id="15989" w:author="Leon Sandler" w:date="2026-09-06T00:00:00Z">
        <w:r>
          <w:t>published</w:t>
        </w:r>
      </w:ins>
      <w:ins w:id="15990" w:author="Leon Sandler" w:date="2026-09-06T00:00:00Z">
        <w:r>
          <w:t xml:space="preserve"> </w:t>
        </w:r>
      </w:ins>
      <w:ins w:id="15991" w:author="Leon Sandler" w:date="2026-09-06T00:00:00Z">
        <w:r>
          <w:t>benchmark</w:t>
        </w:r>
      </w:ins>
      <w:ins w:id="15992" w:author="Leon Sandler" w:date="2026-09-06T00:00:00Z">
        <w:r>
          <w:t xml:space="preserve"> </w:t>
        </w:r>
      </w:ins>
      <w:ins w:id="15993" w:author="Leon Sandler" w:date="2026-09-06T00:00:00Z">
        <w:r>
          <w:t>literature</w:t>
        </w:r>
      </w:ins>
      <w:ins w:id="15994" w:author="Leon Sandler" w:date="2026-09-06T00:00:00Z">
        <w:r>
          <w:t xml:space="preserve"> </w:t>
        </w:r>
      </w:ins>
      <w:ins w:id="15995" w:author="Leon Sandler" w:date="2026-09-06T00:00:00Z">
        <w:r>
          <w:t>(subsequently</w:t>
        </w:r>
      </w:ins>
      <w:ins w:id="15996" w:author="Leon Sandler" w:date="2026-09-06T00:00:00Z">
        <w:r>
          <w:t xml:space="preserve"> </w:t>
        </w:r>
      </w:ins>
      <w:ins w:id="15997" w:author="Leon Sandler" w:date="2026-09-06T00:00:00Z">
        <w:r>
          <w:t>verified</w:t>
        </w:r>
      </w:ins>
      <w:ins w:id="15998" w:author="Leon Sandler" w:date="2026-09-06T00:00:00Z">
        <w:r>
          <w:t xml:space="preserve"> </w:t>
        </w:r>
      </w:ins>
      <w:ins w:id="15999" w:author="Leon Sandler" w:date="2026-09-06T00:00:00Z">
        <w:r>
          <w:t>by</w:t>
        </w:r>
      </w:ins>
      <w:ins w:id="16000" w:author="Leon Sandler" w:date="2026-09-06T00:00:00Z">
        <w:r>
          <w:t xml:space="preserve"> </w:t>
        </w:r>
      </w:ins>
      <w:ins w:id="16001" w:author="Leon Sandler" w:date="2026-09-06T00:00:00Z">
        <w:r>
          <w:t>the</w:t>
        </w:r>
      </w:ins>
      <w:ins w:id="16002" w:author="Leon Sandler" w:date="2026-09-06T00:00:00Z">
        <w:r>
          <w:t xml:space="preserve"> </w:t>
        </w:r>
      </w:ins>
      <w:ins w:id="16003" w:author="Leon Sandler" w:date="2026-09-06T00:00:00Z">
        <w:r>
          <w:t>author</w:t>
        </w:r>
      </w:ins>
      <w:ins w:id="16004" w:author="Leon Sandler" w:date="2026-09-06T00:00:00Z">
        <w:r>
          <w:t xml:space="preserve"> </w:t>
        </w:r>
      </w:ins>
      <w:ins w:id="16005" w:author="Leon Sandler" w:date="2026-09-06T00:00:00Z">
        <w:r>
          <w:t>against</w:t>
        </w:r>
      </w:ins>
      <w:ins w:id="16006" w:author="Leon Sandler" w:date="2026-09-06T00:00:00Z">
        <w:r>
          <w:t xml:space="preserve"> </w:t>
        </w:r>
      </w:ins>
      <w:ins w:id="16007" w:author="Leon Sandler" w:date="2026-09-06T00:00:00Z">
        <w:r>
          <w:t>primary</w:t>
        </w:r>
      </w:ins>
      <w:ins w:id="16008" w:author="Leon Sandler" w:date="2026-09-06T00:00:00Z">
        <w:r>
          <w:t xml:space="preserve"> </w:t>
        </w:r>
      </w:ins>
      <w:ins w:id="16009" w:author="Leon Sandler" w:date="2026-09-06T00:00:00Z">
        <w:r>
          <w:t>and</w:t>
        </w:r>
      </w:ins>
      <w:ins w:id="16010" w:author="Leon Sandler" w:date="2026-09-06T00:00:00Z">
        <w:r>
          <w:t xml:space="preserve"> </w:t>
        </w:r>
      </w:ins>
      <w:ins w:id="16011" w:author="Leon Sandler" w:date="2026-09-06T00:00:00Z">
        <w:r>
          <w:t>agency</w:t>
        </w:r>
      </w:ins>
      <w:ins w:id="16012" w:author="Leon Sandler" w:date="2026-09-06T00:00:00Z">
        <w:r>
          <w:t xml:space="preserve"> </w:t>
        </w:r>
      </w:ins>
      <w:ins w:id="16013" w:author="Leon Sandler" w:date="2026-09-06T00:00:00Z">
        <w:r>
          <w:t>sources</w:t>
        </w:r>
      </w:ins>
      <w:ins w:id="16014" w:author="Leon Sandler" w:date="2026-09-06T00:00:00Z">
        <w:r>
          <w:t xml:space="preserve"> </w:t>
        </w:r>
      </w:ins>
      <w:ins w:id="16015" w:author="Leon Sandler" w:date="2026-09-06T00:00:00Z">
        <w:r>
          <w:t>cited</w:t>
        </w:r>
      </w:ins>
      <w:ins w:id="16016" w:author="Leon Sandler" w:date="2026-09-06T00:00:00Z">
        <w:r>
          <w:t xml:space="preserve"> </w:t>
        </w:r>
      </w:ins>
      <w:ins w:id="16017" w:author="Leon Sandler" w:date="2026-09-06T00:00:00Z">
        <w:r>
          <w:t>in</w:t>
        </w:r>
      </w:ins>
      <w:ins w:id="16018" w:author="Leon Sandler" w:date="2026-09-06T00:00:00Z">
        <w:r>
          <w:t xml:space="preserve"> </w:t>
        </w:r>
      </w:ins>
      <w:ins w:id="16019" w:author="Leon Sandler" w:date="2026-09-06T00:00:00Z">
        <w:r>
          <w:t>the</w:t>
        </w:r>
      </w:ins>
      <w:ins w:id="16020" w:author="Leon Sandler" w:date="2026-09-06T00:00:00Z">
        <w:r>
          <w:t xml:space="preserve"> </w:t>
        </w:r>
      </w:ins>
      <w:ins w:id="16021" w:author="Leon Sandler" w:date="2026-09-06T00:00:00Z">
        <w:r>
          <w:t>reference</w:t>
        </w:r>
      </w:ins>
      <w:ins w:id="16022" w:author="Leon Sandler" w:date="2026-09-06T00:00:00Z">
        <w:r>
          <w:t xml:space="preserve"> </w:t>
        </w:r>
      </w:ins>
      <w:ins w:id="16023" w:author="Leon Sandler" w:date="2026-09-06T00:00:00Z">
        <w:r>
          <w:t>list).</w:t>
        </w:r>
      </w:ins>
      <w:ins w:id="16024" w:author="Leon Sandler" w:date="2026-09-06T00:00:00Z">
        <w:r>
          <w:t xml:space="preserve"> </w:t>
        </w:r>
      </w:ins>
      <w:ins w:id="16025" w:author="Leon Sandler" w:date="2026-09-06T00:00:00Z">
        <w:r>
          <w:t>All</w:t>
        </w:r>
      </w:ins>
      <w:ins w:id="16026" w:author="Leon Sandler" w:date="2026-09-06T00:00:00Z">
        <w:r>
          <w:t xml:space="preserve"> </w:t>
        </w:r>
      </w:ins>
      <w:ins w:id="16027" w:author="Leon Sandler" w:date="2026-09-06T00:00:00Z">
        <w:r>
          <w:t>scientific</w:t>
        </w:r>
      </w:ins>
      <w:ins w:id="16028" w:author="Leon Sandler" w:date="2026-09-06T00:00:00Z">
        <w:r>
          <w:t xml:space="preserve"> </w:t>
        </w:r>
      </w:ins>
      <w:ins w:id="16029" w:author="Leon Sandler" w:date="2026-09-06T00:00:00Z">
        <w:r>
          <w:t>concepts,</w:t>
        </w:r>
      </w:ins>
      <w:r>
        <w:t xml:space="preserve"> </w:t>
      </w:r>
      <w:r>
        <w:t>simulation</w:t>
      </w:r>
      <w:r>
        <w:t xml:space="preserve"> </w:t>
      </w:r>
      <w:r>
        <w:t>code,</w:t>
      </w:r>
      <w:r>
        <w:t xml:space="preserve"> </w:t>
      </w:r>
      <w:del w:id="16030" w:author="Leon Sandler" w:date="2026-09-06T00:00:00Z">
        <w:r>
          <w:delText>geometry</w:delText>
        </w:r>
      </w:del>
      <w:ins w:id="16031" w:author="Leon Sandler" w:date="2026-09-06T00:00:00Z">
        <w:r>
          <w:t>quantitative</w:t>
        </w:r>
      </w:ins>
      <w:r>
        <w:t xml:space="preserve"> </w:t>
      </w:r>
      <w:del w:id="16032" w:author="Leon Sandler" w:date="2026-09-06T00:00:00Z">
        <w:r>
          <w:delText>builders,</w:delText>
        </w:r>
      </w:del>
      <w:ins w:id="16033" w:author="Leon Sandler" w:date="2026-09-06T00:00:00Z">
        <w:r>
          <w:t>analyses,</w:t>
        </w:r>
      </w:ins>
      <w:ins w:id="16034" w:author="Leon Sandler" w:date="2026-09-06T00:00:00Z">
        <w:r>
          <w:t xml:space="preserve"> </w:t>
        </w:r>
      </w:ins>
      <w:ins w:id="16035" w:author="Leon Sandler" w:date="2026-09-06T00:00:00Z">
        <w:r>
          <w:t>engineering</w:t>
        </w:r>
      </w:ins>
      <w:ins w:id="16036" w:author="Leon Sandler" w:date="2026-09-06T00:00:00Z">
        <w:r>
          <w:t xml:space="preserve"> </w:t>
        </w:r>
      </w:ins>
      <w:ins w:id="16037" w:author="Leon Sandler" w:date="2026-09-06T00:00:00Z">
        <w:r>
          <w:t>calculations,</w:t>
        </w:r>
      </w:ins>
      <w:ins w:id="16038" w:author="Leon Sandler" w:date="2026-09-06T00:00:00Z">
        <w:r>
          <w:t xml:space="preserve"> </w:t>
        </w:r>
      </w:ins>
      <w:ins w:id="16039" w:author="Leon Sandler" w:date="2026-09-06T00:00:00Z">
        <w:r>
          <w:t>interpretations,</w:t>
        </w:r>
      </w:ins>
      <w:r>
        <w:t xml:space="preserve"> </w:t>
      </w:r>
      <w:r>
        <w:t>and</w:t>
      </w:r>
      <w:r>
        <w:t xml:space="preserve"> </w:t>
      </w:r>
      <w:del w:id="16040" w:author="Leon Sandler" w:date="2026-09-06T00:00:00Z">
        <w:r>
          <w:delText>validation/parameter-sweep</w:delText>
        </w:r>
      </w:del>
      <w:ins w:id="16041" w:author="Leon Sandler" w:date="2026-09-06T00:00:00Z">
        <w:r>
          <w:t>conclusions</w:t>
        </w:r>
      </w:ins>
      <w:r>
        <w:t xml:space="preserve"> </w:t>
      </w:r>
      <w:del w:id="16042" w:author="Leon Sandler" w:date="2026-09-06T00:00:00Z">
        <w:r>
          <w:delText>code</w:delText>
        </w:r>
      </w:del>
      <w:ins w:id="16043" w:author="Leon Sandler" w:date="2026-09-06T00:00:00Z">
        <w:r>
          <w:t>were</w:t>
        </w:r>
      </w:ins>
      <w:r>
        <w:t xml:space="preserve"> </w:t>
      </w:r>
      <w:del w:id="16044" w:author="Leon Sandler" w:date="2026-09-06T00:00:00Z">
        <w:r>
          <w:delText>underlying</w:delText>
        </w:r>
      </w:del>
      <w:ins w:id="16045" w:author="Leon Sandler" w:date="2026-09-06T00:00:00Z">
        <w:r>
          <w:t>developed</w:t>
        </w:r>
      </w:ins>
      <w:ins w:id="16046" w:author="Leon Sandler" w:date="2026-09-06T00:00:00Z">
        <w:r>
          <w:t xml:space="preserve"> </w:t>
        </w:r>
      </w:ins>
      <w:ins w:id="16047" w:author="Leon Sandler" w:date="2026-09-06T00:00:00Z">
        <w:r>
          <w:t>by</w:t>
        </w:r>
      </w:ins>
      <w:r>
        <w:t xml:space="preserve"> </w:t>
      </w:r>
      <w:r>
        <w:t>the</w:t>
      </w:r>
      <w:r>
        <w:t xml:space="preserve"> </w:t>
      </w:r>
      <w:del w:id="16048" w:author="Leon Sandler" w:date="2026-09-06T00:00:00Z">
        <w:r>
          <w:delText>retained</w:delText>
        </w:r>
      </w:del>
      <w:ins w:id="16049" w:author="Leon Sandler" w:date="2026-09-06T00:00:00Z">
        <w:r>
          <w:t>author,</w:t>
        </w:r>
      </w:ins>
      <w:r>
        <w:t xml:space="preserve"> </w:t>
      </w:r>
      <w:del w:id="16050" w:author="Leon Sandler" w:date="2026-09-06T00:00:00Z">
        <w:r>
          <w:delText>SEP-attenuation</w:delText>
        </w:r>
      </w:del>
      <w:ins w:id="16051" w:author="Leon Sandler" w:date="2026-09-06T00:00:00Z">
        <w:r>
          <w:t>who</w:t>
        </w:r>
      </w:ins>
      <w:r>
        <w:t xml:space="preserve"> </w:t>
      </w:r>
      <w:del w:id="16052" w:author="Leon Sandler" w:date="2026-09-06T00:00:00Z">
        <w:r>
          <w:delText>physics</w:delText>
        </w:r>
      </w:del>
      <w:ins w:id="16053" w:author="Leon Sandler" w:date="2026-09-06T00:00:00Z">
        <w:r>
          <w:t>takes</w:t>
        </w:r>
      </w:ins>
      <w:ins w:id="16054" w:author="Leon Sandler" w:date="2026-09-06T00:00:00Z">
        <w:r>
          <w:t xml:space="preserve"> </w:t>
        </w:r>
      </w:ins>
      <w:ins w:id="16055" w:author="Leon Sandler" w:date="2026-09-06T00:00:00Z">
        <w:r>
          <w:t>full</w:t>
        </w:r>
      </w:ins>
      <w:ins w:id="16056" w:author="Leon Sandler" w:date="2026-09-06T00:00:00Z">
        <w:r>
          <w:t xml:space="preserve"> </w:t>
        </w:r>
      </w:ins>
      <w:ins w:id="16057" w:author="Leon Sandler" w:date="2026-09-06T00:00:00Z">
        <w:r>
          <w:t>responsibility</w:t>
        </w:r>
      </w:ins>
      <w:ins w:id="16058" w:author="Leon Sandler" w:date="2026-09-06T00:00:00Z">
        <w:r>
          <w:t xml:space="preserve"> </w:t>
        </w:r>
      </w:ins>
      <w:ins w:id="16059" w:author="Leon Sandler" w:date="2026-09-06T00:00:00Z">
        <w:r>
          <w:t>for</w:t>
        </w:r>
      </w:ins>
      <w:ins w:id="16060" w:author="Leon Sandler" w:date="2026-09-06T00:00:00Z">
        <w:r>
          <w:t xml:space="preserve"> </w:t>
        </w:r>
      </w:ins>
      <w:ins w:id="16061" w:author="Leon Sandler" w:date="2026-09-06T00:00:00Z">
        <w:r>
          <w:t>the</w:t>
        </w:r>
      </w:ins>
      <w:ins w:id="16062" w:author="Leon Sandler" w:date="2026-09-06T00:00:00Z">
        <w:r>
          <w:t xml:space="preserve"> </w:t>
        </w:r>
      </w:ins>
      <w:ins w:id="16063" w:author="Leon Sandler" w:date="2026-09-06T00:00:00Z">
        <w:r>
          <w:t>content,</w:t>
        </w:r>
      </w:ins>
      <w:ins w:id="16064" w:author="Leon Sandler" w:date="2026-09-06T00:00:00Z">
        <w:r>
          <w:t xml:space="preserve"> </w:t>
        </w:r>
      </w:ins>
      <w:ins w:id="16065" w:author="Leon Sandler" w:date="2026-09-06T00:00:00Z">
        <w:r>
          <w:t>accuracy,</w:t>
        </w:r>
      </w:ins>
      <w:ins w:id="16066" w:author="Leon Sandler" w:date="2026-09-06T00:00:00Z">
        <w:r>
          <w:t xml:space="preserve"> </w:t>
        </w:r>
      </w:ins>
      <w:ins w:id="16067" w:author="Leon Sandler" w:date="2026-09-06T00:00:00Z">
        <w:r>
          <w:t>and</w:t>
        </w:r>
      </w:ins>
      <w:ins w:id="16068" w:author="Leon Sandler" w:date="2026-09-06T00:00:00Z">
        <w:r>
          <w:t xml:space="preserve"> </w:t>
        </w:r>
      </w:ins>
      <w:ins w:id="16069" w:author="Leon Sandler" w:date="2026-09-06T00:00:00Z">
        <w:r>
          <w:t>conclusions</w:t>
        </w:r>
      </w:ins>
      <w:r>
        <w:t xml:space="preserve"> </w:t>
      </w:r>
      <w:r>
        <w:t>of</w:t>
      </w:r>
      <w:r>
        <w:t xml:space="preserve"> </w:t>
      </w:r>
      <w:del w:id="16070" w:author="Leon Sandler" w:date="2026-09-06T00:00:00Z">
        <w:r>
          <w:delText>Sections</w:delText>
        </w:r>
      </w:del>
      <w:ins w:id="16071" w:author="Leon Sandler" w:date="2026-09-06T00:00:00Z">
        <w:r>
          <w:t>this</w:t>
        </w:r>
      </w:ins>
      <w:r>
        <w:t xml:space="preserve"> </w:t>
      </w:r>
      <w:del w:id="16072" w:author="Leon Sandler" w:date="2026-09-06T00:00:00Z">
        <w:r>
          <w:delText>2–7</w:delText>
        </w:r>
      </w:del>
      <w:ins w:id="16073" w:author="Leon Sandler" w:date="2026-09-06T00:00:00Z">
        <w:r>
          <w:t>manuscript.</w:t>
        </w:r>
      </w:ins>
      <w:r>
        <w:t xml:space="preserve"> </w:t>
      </w:r>
      <w:del w:id="16074" w:author="Leon Sandler" w:date="2026-09-06T00:00:00Z">
        <w:r>
          <w:delText>are</w:delText>
        </w:r>
      </w:del>
      <w:ins w:id="16075" w:author="Leon Sandler" w:date="2026-09-06T00:00:00Z">
        <w:r>
          <w:t>The</w:t>
        </w:r>
      </w:ins>
      <w:r>
        <w:t xml:space="preserve"> </w:t>
      </w:r>
      <w:del w:id="16076" w:author="Leon Sandler" w:date="2026-09-06T00:00:00Z">
        <w:r>
          <w:delText>archived</w:delText>
        </w:r>
      </w:del>
      <w:ins w:id="16077" w:author="Leon Sandler" w:date="2026-09-06T00:00:00Z">
        <w:r>
          <w:t>author</w:t>
        </w:r>
      </w:ins>
      <w:r>
        <w:t xml:space="preserve"> </w:t>
      </w:r>
      <w:del w:id="16078" w:author="Leon Sandler" w:date="2026-09-06T00:00:00Z">
        <w:r>
          <w:delText>at</w:delText>
        </w:r>
      </w:del>
      <w:del w:id="16079" w:author="Leon Sandler" w:date="2026-09-06T00:00:00Z">
        <w:r>
          <w:delText> </w:delText>
        </w:r>
      </w:del>
      <w:del w:id="16080" w:author="Leon Sandler" w:date="2026-09-06T00:00:00Z">
        <w:r>
          <w:delText>Zenodo</w:delText>
        </w:r>
      </w:del>
      <w:del w:id="16081" w:author="Leon Sandler" w:date="2026-09-06T00:00:00Z">
        <w:r>
          <w:delText> </w:delText>
        </w:r>
      </w:del>
      <w:del w:id="16082" w:author="Leon Sandler" w:date="2026-09-06T00:00:00Z">
        <w:r>
          <w:delText>(https://doi.org/10.5281/zenodo.21179710)</w:delText>
        </w:r>
      </w:del>
      <w:ins w:id="16083" w:author="Leon Sandler" w:date="2026-09-06T00:00:00Z">
        <w:r>
          <w:t>reviewed</w:t>
        </w:r>
      </w:ins>
      <w:r>
        <w:t xml:space="preserve"> </w:t>
      </w:r>
      <w:r>
        <w:t>and</w:t>
      </w:r>
      <w:r>
        <w:t xml:space="preserve"> </w:t>
      </w:r>
      <w:del w:id="16084" w:author="Leon Sandler" w:date="2026-09-06T00:00:00Z">
        <w:r>
          <w:delText>on</w:delText>
        </w:r>
      </w:del>
      <w:ins w:id="16085" w:author="Leon Sandler" w:date="2026-09-06T00:00:00Z">
        <w:r>
          <w:t>independently</w:t>
        </w:r>
      </w:ins>
      <w:r>
        <w:t xml:space="preserve"> </w:t>
      </w:r>
      <w:del w:id="16086" w:author="Leon Sandler" w:date="2026-09-06T00:00:00Z">
        <w:r>
          <w:delText>GitHub</w:delText>
        </w:r>
      </w:del>
      <w:ins w:id="16087" w:author="Leon Sandler" w:date="2026-09-06T00:00:00Z">
        <w:r>
          <w:t>verified</w:t>
        </w:r>
      </w:ins>
      <w:r>
        <w:t xml:space="preserve"> </w:t>
      </w:r>
      <w:del w:id="16088" w:author="Leon Sandler" w:date="2026-09-06T00:00:00Z">
        <w:r>
          <w:delText>(https://github.com/sandlerleon/magdome)</w:delText>
        </w:r>
      </w:del>
      <w:ins w:id="16089" w:author="Leon Sandler" w:date="2026-09-06T00:00:00Z">
        <w:r>
          <w:t>all</w:t>
        </w:r>
      </w:ins>
      <w:r>
        <w:t xml:space="preserve"> </w:t>
      </w:r>
      <w:del w:id="16090" w:author="Leon Sandler" w:date="2026-09-06T00:00:00Z">
        <w:r>
          <w:delText>under</w:delText>
        </w:r>
      </w:del>
      <w:ins w:id="16091" w:author="Leon Sandler" w:date="2026-09-06T00:00:00Z">
        <w:r>
          <w:t>quantitative</w:t>
        </w:r>
      </w:ins>
      <w:r>
        <w:t xml:space="preserve"> </w:t>
      </w:r>
      <w:del w:id="16092" w:author="Leon Sandler" w:date="2026-09-06T00:00:00Z">
        <w:r>
          <w:delText>an</w:delText>
        </w:r>
      </w:del>
      <w:ins w:id="16093" w:author="Leon Sandler" w:date="2026-09-06T00:00:00Z">
        <w:r>
          <w:t>claims,</w:t>
        </w:r>
      </w:ins>
      <w:r>
        <w:t xml:space="preserve"> </w:t>
      </w:r>
      <w:del w:id="16094" w:author="Leon Sandler" w:date="2026-09-06T00:00:00Z">
        <w:r>
          <w:delText>open</w:delText>
        </w:r>
      </w:del>
      <w:del w:id="16095" w:author="Leon Sandler" w:date="2026-09-06T00:00:00Z">
        <w:r>
          <w:delText> </w:delText>
        </w:r>
      </w:del>
      <w:del w:id="16096" w:author="Leon Sandler" w:date="2026-09-06T00:00:00Z">
        <w:r>
          <w:delText>license.</w:delText>
        </w:r>
      </w:del>
    </w:p>
    <w:p>
      <w:del w:id="16097" w:author="Leon Sandler" w:date="2026-09-06T00:00:00Z">
        <w:r>
          <w:delText>The</w:delText>
        </w:r>
      </w:del>
      <w:del w:id="16098" w:author="Leon Sandler" w:date="2026-09-06T00:00:00Z">
        <w:r>
          <w:delText> </w:delText>
        </w:r>
      </w:del>
      <w:del w:id="16099" w:author="Leon Sandler" w:date="2026-09-06T00:00:00Z">
        <w:r>
          <w:delText>permanent-magnet</w:delText>
        </w:r>
      </w:del>
      <w:del w:id="16100" w:author="Leon Sandler" w:date="2026-09-06T00:00:00Z">
        <w:r>
          <w:delText> </w:delText>
        </w:r>
      </w:del>
      <w:del w:id="16101" w:author="Leon Sandler" w:date="2026-09-06T00:00:00Z">
        <w:r>
          <w:delText>feasibility</w:delText>
        </w:r>
      </w:del>
      <w:del w:id="16102" w:author="Leon Sandler" w:date="2026-09-06T00:00:00Z">
        <w:r>
          <w:delText> </w:delText>
        </w:r>
      </w:del>
      <w:del w:id="16103" w:author="Leon Sandler" w:date="2026-09-06T00:00:00Z">
        <w:r>
          <w:delText>calculation,</w:delText>
        </w:r>
      </w:del>
      <w:del w:id="16104" w:author="Leon Sandler" w:date="2026-09-06T00:00:00Z">
        <w:r>
          <w:delText> </w:delText>
        </w:r>
      </w:del>
      <w:del w:id="16105" w:author="Leon Sandler" w:date="2026-09-06T00:00:00Z">
        <w:r>
          <w:delText>engineering</w:delText>
        </w:r>
      </w:del>
      <w:del w:id="16106" w:author="Leon Sandler" w:date="2026-09-06T00:00:00Z">
        <w:r>
          <w:delText> </w:delText>
        </w:r>
      </w:del>
      <w:del w:id="16107" w:author="Leon Sandler" w:date="2026-09-06T00:00:00Z">
        <w:r>
          <w:delText>mass-budget</w:delText>
        </w:r>
      </w:del>
      <w:del w:id="16108" w:author="Leon Sandler" w:date="2026-09-06T00:00:00Z">
        <w:r>
          <w:delText> </w:delText>
        </w:r>
      </w:del>
      <w:del w:id="16109" w:author="Leon Sandler" w:date="2026-09-06T00:00:00Z">
        <w:r>
          <w:delText>Monte</w:delText>
        </w:r>
      </w:del>
      <w:del w:id="16110" w:author="Leon Sandler" w:date="2026-09-06T00:00:00Z">
        <w:r>
          <w:delText> </w:delText>
        </w:r>
      </w:del>
      <w:del w:id="16111" w:author="Leon Sandler" w:date="2026-09-06T00:00:00Z">
        <w:r>
          <w:delText>Carlo,</w:delText>
        </w:r>
      </w:del>
      <w:del w:id="16112" w:author="Leon Sandler" w:date="2026-09-06T00:00:00Z">
        <w:r>
          <w:delText> </w:delText>
        </w:r>
      </w:del>
      <w:del w:id="16113" w:author="Leon Sandler" w:date="2026-09-06T00:00:00Z">
        <w:r>
          <w:delText>ISRU</w:delText>
        </w:r>
      </w:del>
      <w:del w:id="16114" w:author="Leon Sandler" w:date="2026-09-06T00:00:00Z">
        <w:r>
          <w:delText> </w:delText>
        </w:r>
      </w:del>
      <w:del w:id="16115" w:author="Leon Sandler" w:date="2026-09-06T00:00:00Z">
        <w:r>
          <w:delText>allocation</w:delText>
        </w:r>
      </w:del>
      <w:ins w:id="16116" w:author="Leon Sandler" w:date="2026-09-06T00:00:00Z">
        <w:r>
          <w:t>citations,</w:t>
        </w:r>
      </w:ins>
      <w:r>
        <w:t xml:space="preserve"> </w:t>
      </w:r>
      <w:r>
        <w:t>and</w:t>
      </w:r>
      <w:r>
        <w:t xml:space="preserve"> </w:t>
      </w:r>
      <w:del w:id="16117" w:author="Leon Sandler" w:date="2026-09-06T00:00:00Z">
        <w:r>
          <w:delText>regolith-multiplier</w:delText>
        </w:r>
      </w:del>
      <w:ins w:id="16118" w:author="Leon Sandler" w:date="2026-09-06T00:00:00Z">
        <w:r>
          <w:t>factual</w:t>
        </w:r>
      </w:ins>
      <w:r>
        <w:t xml:space="preserve"> </w:t>
      </w:r>
      <w:del w:id="16119" w:author="Leon Sandler" w:date="2026-09-06T00:00:00Z">
        <w:r>
          <w:delText>sweep,</w:delText>
        </w:r>
      </w:del>
      <w:ins w:id="16120" w:author="Leon Sandler" w:date="2026-09-06T00:00:00Z">
        <w:r>
          <w:t>statements</w:t>
        </w:r>
      </w:ins>
      <w:r>
        <w:t xml:space="preserve"> </w:t>
      </w:r>
      <w:del w:id="16121" w:author="Leon Sandler" w:date="2026-09-06T00:00:00Z">
        <w:r>
          <w:delText>and</w:delText>
        </w:r>
      </w:del>
      <w:ins w:id="16122" w:author="Leon Sandler" w:date="2026-09-06T00:00:00Z">
        <w:r>
          <w:t>introduced</w:t>
        </w:r>
      </w:ins>
      <w:r>
        <w:t xml:space="preserve"> </w:t>
      </w:r>
      <w:del w:id="16123" w:author="Leon Sandler" w:date="2026-09-06T00:00:00Z">
        <w:r>
          <w:delText>CSDA</w:delText>
        </w:r>
      </w:del>
      <w:ins w:id="16124" w:author="Leon Sandler" w:date="2026-09-06T00:00:00Z">
        <w:r>
          <w:t>or</w:t>
        </w:r>
      </w:ins>
      <w:r>
        <w:t xml:space="preserve"> </w:t>
      </w:r>
      <w:del w:id="16125" w:author="Leon Sandler" w:date="2026-09-06T00:00:00Z">
        <w:r>
          <w:delText>energy-fluence</w:delText>
        </w:r>
      </w:del>
      <w:ins w:id="16126" w:author="Leon Sandler" w:date="2026-09-06T00:00:00Z">
        <w:r>
          <w:t>modified</w:t>
        </w:r>
      </w:ins>
      <w:r>
        <w:t xml:space="preserve"> </w:t>
      </w:r>
      <w:del w:id="16127" w:author="Leon Sandler" w:date="2026-09-06T00:00:00Z">
        <w:r>
          <w:delText>model</w:delText>
        </w:r>
      </w:del>
      <w:ins w:id="16128" w:author="Leon Sandler" w:date="2026-09-06T00:00:00Z">
        <w:r>
          <w:t>with</w:t>
        </w:r>
      </w:ins>
      <w:r>
        <w:t xml:space="preserve"> </w:t>
      </w:r>
      <w:del w:id="16129" w:author="Leon Sandler" w:date="2026-09-06T00:00:00Z">
        <w:r>
          <w:delText>underlying</w:delText>
        </w:r>
      </w:del>
      <w:ins w:id="16130" w:author="Leon Sandler" w:date="2026-09-06T00:00:00Z">
        <w:r>
          <w:t>AI</w:t>
        </w:r>
      </w:ins>
      <w:r>
        <w:t xml:space="preserve"> </w:t>
      </w:r>
      <w:del w:id="16131" w:author="Leon Sandler" w:date="2026-09-06T00:00:00Z">
        <w:r>
          <w:delText>Sections</w:delText>
        </w:r>
      </w:del>
      <w:ins w:id="16132" w:author="Leon Sandler" w:date="2026-09-06T00:00:00Z">
        <w:r>
          <w:t>assistance</w:t>
        </w:r>
      </w:ins>
      <w:r>
        <w:t xml:space="preserve"> </w:t>
      </w:r>
      <w:del w:id="16133" w:author="Leon Sandler" w:date="2026-09-06T00:00:00Z">
        <w:r>
          <w:delText>8-11</w:delText>
        </w:r>
      </w:del>
      <w:ins w:id="16134" w:author="Leon Sandler" w:date="2026-09-06T00:00:00Z">
        <w:r>
          <w:t>prior</w:t>
        </w:r>
      </w:ins>
      <w:r>
        <w:t xml:space="preserve"> </w:t>
      </w:r>
      <w:del w:id="16135" w:author="Leon Sandler" w:date="2026-09-06T00:00:00Z">
        <w:r>
          <w:delText>and</w:delText>
        </w:r>
      </w:del>
      <w:ins w:id="16136" w:author="Leon Sandler" w:date="2026-09-06T00:00:00Z">
        <w:r>
          <w:t>to</w:t>
        </w:r>
      </w:ins>
      <w:r>
        <w:t xml:space="preserve"> </w:t>
      </w:r>
      <w:del w:id="16137" w:author="Leon Sandler" w:date="2026-09-06T00:00:00Z">
        <w:r>
          <w:delText>Figures</w:delText>
        </w:r>
      </w:del>
      <w:del w:id="16138" w:author="Leon Sandler" w:date="2026-09-06T00:00:00Z">
        <w:r>
          <w:delText> </w:delText>
        </w:r>
      </w:del>
      <w:del w:id="16139" w:author="Leon Sandler" w:date="2026-09-06T00:00:00Z">
        <w:r>
          <w:delText>1-3</w:delText>
        </w:r>
      </w:del>
      <w:del w:id="16140" w:author="Leon Sandler" w:date="2026-09-06T00:00:00Z">
        <w:r>
          <w:delText> </w:delText>
        </w:r>
      </w:del>
      <w:del w:id="16141" w:author="Leon Sandler" w:date="2026-09-06T00:00:00Z">
        <w:r>
          <w:delText>are</w:delText>
        </w:r>
      </w:del>
      <w:del w:id="16142" w:author="Leon Sandler" w:date="2026-09-06T00:00:00Z">
        <w:r>
          <w:delText> </w:delText>
        </w:r>
      </w:del>
      <w:del w:id="16143" w:author="Leon Sandler" w:date="2026-09-06T00:00:00Z">
        <w:r>
          <w:delText>archived</w:delText>
        </w:r>
      </w:del>
      <w:del w:id="16144" w:author="Leon Sandler" w:date="2026-09-06T00:00:00Z">
        <w:r>
          <w:delText> </w:delText>
        </w:r>
      </w:del>
      <w:del w:id="16145" w:author="Leon Sandler" w:date="2026-09-06T00:00:00Z">
        <w:r>
          <w:delText>at</w:delText>
        </w:r>
      </w:del>
      <w:del w:id="16146" w:author="Leon Sandler" w:date="2026-09-06T00:00:00Z">
        <w:r>
          <w:delText> </w:delText>
        </w:r>
      </w:del>
      <w:del w:id="16147" w:author="Leon Sandler" w:date="2026-09-06T00:00:00Z">
        <w:r>
          <w:delText>Zenodo</w:delText>
        </w:r>
      </w:del>
      <w:del w:id="16148" w:author="Leon Sandler" w:date="2026-09-06T00:00:00Z">
        <w:r>
          <w:delText> </w:delText>
        </w:r>
      </w:del>
      <w:del w:id="16149" w:author="Leon Sandler" w:date="2026-09-06T00:00:00Z">
        <w:r>
          <w:delText>(https://doi.org/10.5281/zenodo.22103955)</w:delText>
        </w:r>
      </w:del>
      <w:del w:id="16150" w:author="Leon Sandler" w:date="2026-09-06T00:00:00Z">
        <w:r>
          <w:delText> </w:delText>
        </w:r>
      </w:del>
      <w:del w:id="16151" w:author="Leon Sandler" w:date="2026-09-06T00:00:00Z">
        <w:r>
          <w:delText>and</w:delText>
        </w:r>
      </w:del>
      <w:del w:id="16152" w:author="Leon Sandler" w:date="2026-09-06T00:00:00Z">
        <w:r>
          <w:delText> </w:delText>
        </w:r>
      </w:del>
      <w:del w:id="16153" w:author="Leon Sandler" w:date="2026-09-06T00:00:00Z">
        <w:r>
          <w:delText>on</w:delText>
        </w:r>
      </w:del>
      <w:del w:id="16154" w:author="Leon Sandler" w:date="2026-09-06T00:00:00Z">
        <w:r>
          <w:delText> </w:delText>
        </w:r>
      </w:del>
      <w:del w:id="16155" w:author="Leon Sandler" w:date="2026-09-06T00:00:00Z">
        <w:r>
          <w:delText>GitHub</w:delText>
        </w:r>
      </w:del>
      <w:del w:id="16156" w:author="Leon Sandler" w:date="2026-09-06T00:00:00Z">
        <w:r>
          <w:delText> </w:delText>
        </w:r>
      </w:del>
      <w:del w:id="16157" w:author="Leon Sandler" w:date="2026-09-06T00:00:00Z">
        <w:r>
          <w:delText>(https://github.com/sandlerleon/lunar-isru-magnetic-shield-mass)</w:delText>
        </w:r>
      </w:del>
      <w:del w:id="16158" w:author="Leon Sandler" w:date="2026-09-06T00:00:00Z">
        <w:r>
          <w:delText> </w:delText>
        </w:r>
      </w:del>
      <w:del w:id="16159" w:author="Leon Sandler" w:date="2026-09-06T00:00:00Z">
        <w:r>
          <w:delText>under</w:delText>
        </w:r>
      </w:del>
      <w:del w:id="16160" w:author="Leon Sandler" w:date="2026-09-06T00:00:00Z">
        <w:r>
          <w:delText> </w:delText>
        </w:r>
      </w:del>
      <w:del w:id="16161" w:author="Leon Sandler" w:date="2026-09-06T00:00:00Z">
        <w:r>
          <w:delText>the</w:delText>
        </w:r>
      </w:del>
      <w:del w:id="16162" w:author="Leon Sandler" w:date="2026-09-06T00:00:00Z">
        <w:r>
          <w:delText> </w:delText>
        </w:r>
      </w:del>
      <w:del w:id="16163" w:author="Leon Sandler" w:date="2026-09-06T00:00:00Z">
        <w:r>
          <w:delText>MIT</w:delText>
        </w:r>
      </w:del>
      <w:del w:id="16164" w:author="Leon Sandler" w:date="2026-09-06T00:00:00Z">
        <w:r>
          <w:delText> </w:delText>
        </w:r>
      </w:del>
      <w:del w:id="16165" w:author="Leon Sandler" w:date="2026-09-06T00:00:00Z">
        <w:r>
          <w:delText>license,</w:delText>
        </w:r>
      </w:del>
      <w:del w:id="16166" w:author="Leon Sandler" w:date="2026-09-06T00:00:00Z">
        <w:r>
          <w:delText> </w:delText>
        </w:r>
      </w:del>
      <w:del w:id="16167" w:author="Leon Sandler" w:date="2026-09-06T00:00:00Z">
        <w:r>
          <w:delText>including</w:delText>
        </w:r>
      </w:del>
      <w:del w:id="16168" w:author="Leon Sandler" w:date="2026-09-06T00:00:00Z">
        <w:r>
          <w:delText> </w:delText>
        </w:r>
      </w:del>
      <w:del w:id="16169" w:author="Leon Sandler" w:date="2026-09-06T00:00:00Z">
        <w:r>
          <w:delText>a</w:delText>
        </w:r>
      </w:del>
      <w:del w:id="16170" w:author="Leon Sandler" w:date="2026-09-06T00:00:00Z">
        <w:r>
          <w:delText> </w:delText>
        </w:r>
      </w:del>
      <w:del w:id="16171" w:author="Leon Sandler" w:date="2026-09-06T00:00:00Z">
        <w:r>
          <w:delText>machine-readable</w:delText>
        </w:r>
      </w:del>
      <w:del w:id="16172" w:author="Leon Sandler" w:date="2026-09-06T00:00:00Z">
        <w:r>
          <w:delText> </w:delText>
        </w:r>
      </w:del>
      <w:del w:id="16173" w:author="Leon Sandler" w:date="2026-09-06T00:00:00Z">
        <w:r>
          <w:delText>results</w:delText>
        </w:r>
      </w:del>
      <w:del w:id="16174" w:author="Leon Sandler" w:date="2026-09-06T00:00:00Z">
        <w:r>
          <w:delText> </w:delText>
        </w:r>
      </w:del>
      <w:del w:id="16175" w:author="Leon Sandler" w:date="2026-09-06T00:00:00Z">
        <w:r>
          <w:delText>file</w:delText>
        </w:r>
      </w:del>
      <w:del w:id="16176" w:author="Leon Sandler" w:date="2026-09-06T00:00:00Z">
        <w:r>
          <w:delText> </w:delText>
        </w:r>
      </w:del>
      <w:del w:id="16177" w:author="Leon Sandler" w:date="2026-09-06T00:00:00Z">
        <w:r>
          <w:delText>reproducing</w:delText>
        </w:r>
      </w:del>
      <w:del w:id="16178" w:author="Leon Sandler" w:date="2026-09-06T00:00:00Z">
        <w:r>
          <w:delText> </w:delText>
        </w:r>
      </w:del>
      <w:del w:id="16179" w:author="Leon Sandler" w:date="2026-09-06T00:00:00Z">
        <w:r>
          <w:delText>every</w:delText>
        </w:r>
      </w:del>
      <w:del w:id="16180" w:author="Leon Sandler" w:date="2026-09-06T00:00:00Z">
        <w:r>
          <w:delText> </w:delText>
        </w:r>
      </w:del>
      <w:del w:id="16181" w:author="Leon Sandler" w:date="2026-09-06T00:00:00Z">
        <w:r>
          <w:delText>quantitative</w:delText>
        </w:r>
      </w:del>
      <w:del w:id="16182" w:author="Leon Sandler" w:date="2026-09-06T00:00:00Z">
        <w:r>
          <w:delText> </w:delText>
        </w:r>
      </w:del>
      <w:del w:id="16183" w:author="Leon Sandler" w:date="2026-09-06T00:00:00Z">
        <w:r>
          <w:delText>figure</w:delText>
        </w:r>
      </w:del>
      <w:del w:id="16184" w:author="Leon Sandler" w:date="2026-09-06T00:00:00Z">
        <w:r>
          <w:delText> </w:delText>
        </w:r>
      </w:del>
      <w:del w:id="16185" w:author="Leon Sandler" w:date="2026-09-06T00:00:00Z">
        <w:r>
          <w:delText>in</w:delText>
        </w:r>
      </w:del>
      <w:del w:id="16186" w:author="Leon Sandler" w:date="2026-09-06T00:00:00Z">
        <w:r>
          <w:delText> </w:delText>
        </w:r>
      </w:del>
      <w:del w:id="16187" w:author="Leon Sandler" w:date="2026-09-06T00:00:00Z">
        <w:r>
          <w:delText>Sections</w:delText>
        </w:r>
      </w:del>
      <w:del w:id="16188" w:author="Leon Sandler" w:date="2026-09-06T00:00:00Z">
        <w:r>
          <w:delText> </w:delText>
        </w:r>
      </w:del>
      <w:del w:id="16189" w:author="Leon Sandler" w:date="2026-09-06T00:00:00Z">
        <w:r>
          <w:delText>8-11.</w:delText>
        </w:r>
      </w:del>
      <w:ins w:id="16190" w:author="Leon Sandler" w:date="2026-09-06T00:00:00Z">
        <w:r>
          <w:t>submission.</w:t>
        </w:r>
      </w:ins>
    </w:p>
    <w:p>
      <w:r>
        <w:t>Declaration</w:t>
      </w:r>
      <w:r>
        <w:t xml:space="preserve"> </w:t>
      </w:r>
      <w:r>
        <w:t>of</w:t>
      </w:r>
      <w:r>
        <w:t xml:space="preserve"> </w:t>
      </w:r>
      <w:r>
        <w:t>Competing</w:t>
      </w:r>
      <w:r>
        <w:t xml:space="preserve"> </w:t>
      </w:r>
      <w:r>
        <w:t>Interests</w:t>
      </w:r>
    </w:p>
    <w:p>
      <w:r>
        <w:t>The</w:t>
      </w:r>
      <w:r>
        <w:t xml:space="preserve"> </w:t>
      </w:r>
      <w:r>
        <w:t>author</w:t>
      </w:r>
      <w:r>
        <w:t xml:space="preserve"> </w:t>
      </w:r>
      <w:r>
        <w:t>declares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has</w:t>
      </w:r>
      <w:r>
        <w:t xml:space="preserve"> </w:t>
      </w:r>
      <w:r>
        <w:t>no</w:t>
      </w:r>
      <w:r>
        <w:t xml:space="preserve"> </w:t>
      </w:r>
      <w:r>
        <w:t>known</w:t>
      </w:r>
      <w:r>
        <w:t xml:space="preserve"> </w:t>
      </w:r>
      <w:r>
        <w:t>competing</w:t>
      </w:r>
      <w:r>
        <w:t xml:space="preserve"> </w:t>
      </w:r>
      <w:r>
        <w:t>financial</w:t>
      </w:r>
      <w:r>
        <w:t xml:space="preserve"> </w:t>
      </w:r>
      <w:r>
        <w:t>interests</w:t>
      </w:r>
      <w:r>
        <w:t xml:space="preserve"> </w:t>
      </w:r>
      <w:r>
        <w:t>or</w:t>
      </w:r>
      <w:r>
        <w:t xml:space="preserve"> </w:t>
      </w:r>
      <w:r>
        <w:t>personal</w:t>
      </w:r>
      <w:r>
        <w:t xml:space="preserve"> </w:t>
      </w:r>
      <w:r>
        <w:t>relationships</w:t>
      </w:r>
      <w:r>
        <w:t xml:space="preserve"> </w:t>
      </w:r>
      <w:r>
        <w:t>that</w:t>
      </w:r>
      <w:r>
        <w:t xml:space="preserve"> </w:t>
      </w:r>
      <w:r>
        <w:t>could</w:t>
      </w:r>
      <w:r>
        <w:t xml:space="preserve"> </w:t>
      </w:r>
      <w:r>
        <w:t>have</w:t>
      </w:r>
      <w:r>
        <w:t xml:space="preserve"> </w:t>
      </w:r>
      <w:r>
        <w:t>appeared</w:t>
      </w:r>
      <w:r>
        <w:t xml:space="preserve"> </w:t>
      </w:r>
      <w:r>
        <w:t>to</w:t>
      </w:r>
      <w:r>
        <w:t xml:space="preserve"> </w:t>
      </w:r>
      <w:r>
        <w:t>influence</w:t>
      </w:r>
      <w:r>
        <w:t xml:space="preserve"> </w:t>
      </w:r>
      <w:r>
        <w:t>the</w:t>
      </w:r>
      <w:r>
        <w:t xml:space="preserve"> </w:t>
      </w:r>
      <w:r>
        <w:t>work</w:t>
      </w:r>
      <w:r>
        <w:t xml:space="preserve"> </w:t>
      </w:r>
      <w:r>
        <w:t>reported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paper.</w:t>
      </w:r>
      <w:r>
        <w:t xml:space="preserve"> </w:t>
      </w:r>
      <w:r>
        <w:t>This</w:t>
      </w:r>
      <w:r>
        <w:t xml:space="preserve"> </w:t>
      </w:r>
      <w:r>
        <w:t>research</w:t>
      </w:r>
      <w:r>
        <w:t xml:space="preserve"> </w:t>
      </w:r>
      <w:r>
        <w:t>received</w:t>
      </w:r>
      <w:r>
        <w:t xml:space="preserve"> </w:t>
      </w:r>
      <w:r>
        <w:t>no</w:t>
      </w:r>
      <w:r>
        <w:t xml:space="preserve"> </w:t>
      </w:r>
      <w:r>
        <w:t>external</w:t>
      </w:r>
      <w:r>
        <w:t xml:space="preserve"> </w:t>
      </w:r>
      <w:r>
        <w:t>funding.</w:t>
      </w:r>
    </w:p>
    <w:p>
      <w:ins w:id="16191" w:author="Leon Sandler" w:date="2026-09-06T00:00:00Z">
        <w:r>
          <w:t>Open</w:t>
        </w:r>
      </w:ins>
      <w:ins w:id="16192" w:author="Leon Sandler" w:date="2026-09-06T00:00:00Z">
        <w:r>
          <w:t xml:space="preserve"> </w:t>
        </w:r>
      </w:ins>
      <w:ins w:id="16193" w:author="Leon Sandler" w:date="2026-09-06T00:00:00Z">
        <w:r>
          <w:t>Research</w:t>
        </w:r>
      </w:ins>
    </w:p>
    <w:p>
      <w:ins w:id="16194" w:author="Leon Sandler" w:date="2026-09-06T00:00:00Z">
        <w:r>
          <w:t>The</w:t>
        </w:r>
      </w:ins>
      <w:ins w:id="16195" w:author="Leon Sandler" w:date="2026-09-06T00:00:00Z">
        <w:r>
          <w:t xml:space="preserve"> </w:t>
        </w:r>
      </w:ins>
      <w:ins w:id="16196" w:author="Leon Sandler" w:date="2026-09-06T00:00:00Z">
        <w:r>
          <w:t>relativistic</w:t>
        </w:r>
      </w:ins>
      <w:ins w:id="16197" w:author="Leon Sandler" w:date="2026-09-06T00:00:00Z">
        <w:r>
          <w:t xml:space="preserve"> </w:t>
        </w:r>
      </w:ins>
      <w:ins w:id="16198" w:author="Leon Sandler" w:date="2026-09-06T00:00:00Z">
        <w:r>
          <w:t>Boris-pusher</w:t>
        </w:r>
      </w:ins>
      <w:ins w:id="16199" w:author="Leon Sandler" w:date="2026-09-06T00:00:00Z">
        <w:r>
          <w:t xml:space="preserve"> </w:t>
        </w:r>
      </w:ins>
      <w:ins w:id="16200" w:author="Leon Sandler" w:date="2026-09-06T00:00:00Z">
        <w:r>
          <w:t>simulation</w:t>
        </w:r>
      </w:ins>
      <w:ins w:id="16201" w:author="Leon Sandler" w:date="2026-09-06T00:00:00Z">
        <w:r>
          <w:t xml:space="preserve"> </w:t>
        </w:r>
      </w:ins>
      <w:ins w:id="16202" w:author="Leon Sandler" w:date="2026-09-06T00:00:00Z">
        <w:r>
          <w:t>code,</w:t>
        </w:r>
      </w:ins>
      <w:ins w:id="16203" w:author="Leon Sandler" w:date="2026-09-06T00:00:00Z">
        <w:r>
          <w:t xml:space="preserve"> </w:t>
        </w:r>
      </w:ins>
      <w:ins w:id="16204" w:author="Leon Sandler" w:date="2026-09-06T00:00:00Z">
        <w:r>
          <w:t>geometry</w:t>
        </w:r>
      </w:ins>
      <w:ins w:id="16205" w:author="Leon Sandler" w:date="2026-09-06T00:00:00Z">
        <w:r>
          <w:t xml:space="preserve"> </w:t>
        </w:r>
      </w:ins>
      <w:ins w:id="16206" w:author="Leon Sandler" w:date="2026-09-06T00:00:00Z">
        <w:r>
          <w:t>builders,</w:t>
        </w:r>
      </w:ins>
      <w:ins w:id="16207" w:author="Leon Sandler" w:date="2026-09-06T00:00:00Z">
        <w:r>
          <w:t xml:space="preserve"> </w:t>
        </w:r>
      </w:ins>
      <w:ins w:id="16208" w:author="Leon Sandler" w:date="2026-09-06T00:00:00Z">
        <w:r>
          <w:t>and</w:t>
        </w:r>
      </w:ins>
      <w:ins w:id="16209" w:author="Leon Sandler" w:date="2026-09-06T00:00:00Z">
        <w:r>
          <w:t xml:space="preserve"> </w:t>
        </w:r>
      </w:ins>
      <w:ins w:id="16210" w:author="Leon Sandler" w:date="2026-09-06T00:00:00Z">
        <w:r>
          <w:t>validation/parameter-sweep</w:t>
        </w:r>
      </w:ins>
      <w:ins w:id="16211" w:author="Leon Sandler" w:date="2026-09-06T00:00:00Z">
        <w:r>
          <w:t xml:space="preserve"> </w:t>
        </w:r>
      </w:ins>
      <w:ins w:id="16212" w:author="Leon Sandler" w:date="2026-09-06T00:00:00Z">
        <w:r>
          <w:t>code</w:t>
        </w:r>
      </w:ins>
      <w:ins w:id="16213" w:author="Leon Sandler" w:date="2026-09-06T00:00:00Z">
        <w:r>
          <w:t xml:space="preserve"> </w:t>
        </w:r>
      </w:ins>
      <w:ins w:id="16214" w:author="Leon Sandler" w:date="2026-09-06T00:00:00Z">
        <w:r>
          <w:t>underlying</w:t>
        </w:r>
      </w:ins>
      <w:ins w:id="16215" w:author="Leon Sandler" w:date="2026-09-06T00:00:00Z">
        <w:r>
          <w:t xml:space="preserve"> </w:t>
        </w:r>
      </w:ins>
      <w:ins w:id="16216" w:author="Leon Sandler" w:date="2026-09-06T00:00:00Z">
        <w:r>
          <w:t>the</w:t>
        </w:r>
      </w:ins>
      <w:ins w:id="16217" w:author="Leon Sandler" w:date="2026-09-06T00:00:00Z">
        <w:r>
          <w:t xml:space="preserve"> </w:t>
        </w:r>
      </w:ins>
      <w:ins w:id="16218" w:author="Leon Sandler" w:date="2026-09-06T00:00:00Z">
        <w:r>
          <w:t>SEP-attenuation</w:t>
        </w:r>
      </w:ins>
      <w:ins w:id="16219" w:author="Leon Sandler" w:date="2026-09-06T00:00:00Z">
        <w:r>
          <w:t xml:space="preserve"> </w:t>
        </w:r>
      </w:ins>
      <w:ins w:id="16220" w:author="Leon Sandler" w:date="2026-09-06T00:00:00Z">
        <w:r>
          <w:t>physics</w:t>
        </w:r>
      </w:ins>
      <w:ins w:id="16221" w:author="Leon Sandler" w:date="2026-09-06T00:00:00Z">
        <w:r>
          <w:t xml:space="preserve"> </w:t>
        </w:r>
      </w:ins>
      <w:ins w:id="16222" w:author="Leon Sandler" w:date="2026-09-06T00:00:00Z">
        <w:r>
          <w:t>of</w:t>
        </w:r>
      </w:ins>
      <w:ins w:id="16223" w:author="Leon Sandler" w:date="2026-09-06T00:00:00Z">
        <w:r>
          <w:t xml:space="preserve"> </w:t>
        </w:r>
      </w:ins>
      <w:ins w:id="16224" w:author="Leon Sandler" w:date="2026-09-06T00:00:00Z">
        <w:r>
          <w:t>Sections</w:t>
        </w:r>
      </w:ins>
      <w:ins w:id="16225" w:author="Leon Sandler" w:date="2026-09-06T00:00:00Z">
        <w:r>
          <w:t xml:space="preserve"> </w:t>
        </w:r>
      </w:ins>
      <w:ins w:id="16226" w:author="Leon Sandler" w:date="2026-09-06T00:00:00Z">
        <w:r>
          <w:t>3–7</w:t>
        </w:r>
      </w:ins>
      <w:ins w:id="16227" w:author="Leon Sandler" w:date="2026-09-06T00:00:00Z">
        <w:r>
          <w:t xml:space="preserve"> </w:t>
        </w:r>
      </w:ins>
      <w:ins w:id="16228" w:author="Leon Sandler" w:date="2026-09-06T00:00:00Z">
        <w:r>
          <w:t>are</w:t>
        </w:r>
      </w:ins>
      <w:ins w:id="16229" w:author="Leon Sandler" w:date="2026-09-06T00:00:00Z">
        <w:r>
          <w:t xml:space="preserve"> </w:t>
        </w:r>
      </w:ins>
      <w:ins w:id="16230" w:author="Leon Sandler" w:date="2026-09-06T00:00:00Z">
        <w:r>
          <w:t>openly</w:t>
        </w:r>
      </w:ins>
      <w:ins w:id="16231" w:author="Leon Sandler" w:date="2026-09-06T00:00:00Z">
        <w:r>
          <w:t xml:space="preserve"> </w:t>
        </w:r>
      </w:ins>
      <w:ins w:id="16232" w:author="Leon Sandler" w:date="2026-09-06T00:00:00Z">
        <w:r>
          <w:t>available,</w:t>
        </w:r>
      </w:ins>
      <w:ins w:id="16233" w:author="Leon Sandler" w:date="2026-09-06T00:00:00Z">
        <w:r>
          <w:t xml:space="preserve"> </w:t>
        </w:r>
      </w:ins>
      <w:ins w:id="16234" w:author="Leon Sandler" w:date="2026-09-06T00:00:00Z">
        <w:r>
          <w:t>without</w:t>
        </w:r>
      </w:ins>
      <w:ins w:id="16235" w:author="Leon Sandler" w:date="2026-09-06T00:00:00Z">
        <w:r>
          <w:t xml:space="preserve"> </w:t>
        </w:r>
      </w:ins>
      <w:ins w:id="16236" w:author="Leon Sandler" w:date="2026-09-06T00:00:00Z">
        <w:r>
          <w:t>access</w:t>
        </w:r>
      </w:ins>
      <w:ins w:id="16237" w:author="Leon Sandler" w:date="2026-09-06T00:00:00Z">
        <w:r>
          <w:t xml:space="preserve"> </w:t>
        </w:r>
      </w:ins>
      <w:ins w:id="16238" w:author="Leon Sandler" w:date="2026-09-06T00:00:00Z">
        <w:r>
          <w:t>restriction,</w:t>
        </w:r>
      </w:ins>
      <w:ins w:id="16239" w:author="Leon Sandler" w:date="2026-09-06T00:00:00Z">
        <w:r>
          <w:t xml:space="preserve"> </w:t>
        </w:r>
      </w:ins>
      <w:ins w:id="16240" w:author="Leon Sandler" w:date="2026-09-06T00:00:00Z">
        <w:r>
          <w:t>at</w:t>
        </w:r>
      </w:ins>
      <w:ins w:id="16241" w:author="Leon Sandler" w:date="2026-09-06T00:00:00Z">
        <w:r>
          <w:t xml:space="preserve"> </w:t>
        </w:r>
      </w:ins>
      <w:ins w:id="16242" w:author="Leon Sandler" w:date="2026-09-06T00:00:00Z">
        <w:r>
          <w:t>https://github.com/sandlerleon/magdome</w:t>
        </w:r>
      </w:ins>
      <w:ins w:id="16243" w:author="Leon Sandler" w:date="2026-09-06T00:00:00Z">
        <w:r>
          <w:t xml:space="preserve"> </w:t>
        </w:r>
      </w:ins>
      <w:ins w:id="16244" w:author="Leon Sandler" w:date="2026-09-06T00:00:00Z">
        <w:r>
          <w:t>(MIT</w:t>
        </w:r>
      </w:ins>
      <w:ins w:id="16245" w:author="Leon Sandler" w:date="2026-09-06T00:00:00Z">
        <w:r>
          <w:t xml:space="preserve"> </w:t>
        </w:r>
      </w:ins>
      <w:ins w:id="16246" w:author="Leon Sandler" w:date="2026-09-06T00:00:00Z">
        <w:r>
          <w:t>license)</w:t>
        </w:r>
      </w:ins>
      <w:ins w:id="16247" w:author="Leon Sandler" w:date="2026-09-06T00:00:00Z">
        <w:r>
          <w:t xml:space="preserve"> </w:t>
        </w:r>
      </w:ins>
      <w:ins w:id="16248" w:author="Leon Sandler" w:date="2026-09-06T00:00:00Z">
        <w:r>
          <w:t>and</w:t>
        </w:r>
      </w:ins>
      <w:ins w:id="16249" w:author="Leon Sandler" w:date="2026-09-06T00:00:00Z">
        <w:r>
          <w:t xml:space="preserve"> </w:t>
        </w:r>
      </w:ins>
      <w:ins w:id="16250" w:author="Leon Sandler" w:date="2026-09-06T00:00:00Z">
        <w:r>
          <w:t>are</w:t>
        </w:r>
      </w:ins>
      <w:ins w:id="16251" w:author="Leon Sandler" w:date="2026-09-06T00:00:00Z">
        <w:r>
          <w:t xml:space="preserve"> </w:t>
        </w:r>
      </w:ins>
      <w:ins w:id="16252" w:author="Leon Sandler" w:date="2026-09-06T00:00:00Z">
        <w:r>
          <w:t>archived</w:t>
        </w:r>
      </w:ins>
      <w:ins w:id="16253" w:author="Leon Sandler" w:date="2026-09-06T00:00:00Z">
        <w:r>
          <w:t xml:space="preserve"> </w:t>
        </w:r>
      </w:ins>
      <w:ins w:id="16254" w:author="Leon Sandler" w:date="2026-09-06T00:00:00Z">
        <w:r>
          <w:t>at</w:t>
        </w:r>
      </w:ins>
      <w:ins w:id="16255" w:author="Leon Sandler" w:date="2026-09-06T00:00:00Z">
        <w:r>
          <w:t xml:space="preserve"> </w:t>
        </w:r>
      </w:ins>
      <w:ins w:id="16256" w:author="Leon Sandler" w:date="2026-09-06T00:00:00Z">
        <w:r>
          <w:t>the</w:t>
        </w:r>
      </w:ins>
      <w:ins w:id="16257" w:author="Leon Sandler" w:date="2026-09-06T00:00:00Z">
        <w:r>
          <w:t xml:space="preserve"> </w:t>
        </w:r>
      </w:ins>
      <w:ins w:id="16258" w:author="Leon Sandler" w:date="2026-09-06T00:00:00Z">
        <w:r>
          <w:t>specific</w:t>
        </w:r>
      </w:ins>
      <w:ins w:id="16259" w:author="Leon Sandler" w:date="2026-09-06T00:00:00Z">
        <w:r>
          <w:t xml:space="preserve"> </w:t>
        </w:r>
      </w:ins>
      <w:ins w:id="16260" w:author="Leon Sandler" w:date="2026-09-06T00:00:00Z">
        <w:r>
          <w:t>version</w:t>
        </w:r>
      </w:ins>
      <w:ins w:id="16261" w:author="Leon Sandler" w:date="2026-09-06T00:00:00Z">
        <w:r>
          <w:t xml:space="preserve"> </w:t>
        </w:r>
      </w:ins>
      <w:ins w:id="16262" w:author="Leon Sandler" w:date="2026-09-06T00:00:00Z">
        <w:r>
          <w:t>cited</w:t>
        </w:r>
      </w:ins>
      <w:ins w:id="16263" w:author="Leon Sandler" w:date="2026-09-06T00:00:00Z">
        <w:r>
          <w:t xml:space="preserve"> </w:t>
        </w:r>
      </w:ins>
      <w:ins w:id="16264" w:author="Leon Sandler" w:date="2026-09-06T00:00:00Z">
        <w:r>
          <w:t>here</w:t>
        </w:r>
      </w:ins>
      <w:ins w:id="16265" w:author="Leon Sandler" w:date="2026-09-06T00:00:00Z">
        <w:r>
          <w:t xml:space="preserve"> </w:t>
        </w:r>
      </w:ins>
      <w:ins w:id="16266" w:author="Leon Sandler" w:date="2026-09-06T00:00:00Z">
        <w:r>
          <w:t>on</w:t>
        </w:r>
      </w:ins>
      <w:ins w:id="16267" w:author="Leon Sandler" w:date="2026-09-06T00:00:00Z">
        <w:r>
          <w:t xml:space="preserve"> </w:t>
        </w:r>
      </w:ins>
      <w:ins w:id="16268" w:author="Leon Sandler" w:date="2026-09-06T00:00:00Z">
        <w:r>
          <w:t>Zenodo</w:t>
        </w:r>
      </w:ins>
      <w:ins w:id="16269" w:author="Leon Sandler" w:date="2026-09-06T00:00:00Z">
        <w:r>
          <w:t xml:space="preserve"> </w:t>
        </w:r>
      </w:ins>
      <w:ins w:id="16270" w:author="Leon Sandler" w:date="2026-09-06T00:00:00Z">
        <w:r>
          <w:t>(Sandler,</w:t>
        </w:r>
      </w:ins>
      <w:ins w:id="16271" w:author="Leon Sandler" w:date="2026-09-06T00:00:00Z">
        <w:r>
          <w:t xml:space="preserve"> </w:t>
        </w:r>
      </w:ins>
      <w:ins w:id="16272" w:author="Leon Sandler" w:date="2026-09-06T00:00:00Z">
        <w:r>
          <w:t>2026a;</w:t>
        </w:r>
      </w:ins>
      <w:ins w:id="16273" w:author="Leon Sandler" w:date="2026-09-06T00:00:00Z">
        <w:r>
          <w:t xml:space="preserve"> </w:t>
        </w:r>
      </w:ins>
      <w:ins w:id="16274" w:author="Leon Sandler" w:date="2026-09-06T00:00:00Z">
        <w:r>
          <w:t>https://doi.org/10.5281/zenodo.21179710,</w:t>
        </w:r>
      </w:ins>
      <w:ins w:id="16275" w:author="Leon Sandler" w:date="2026-09-06T00:00:00Z">
        <w:r>
          <w:t xml:space="preserve"> </w:t>
        </w:r>
      </w:ins>
      <w:ins w:id="16276" w:author="Leon Sandler" w:date="2026-09-06T00:00:00Z">
        <w:r>
          <w:t>MIT</w:t>
        </w:r>
      </w:ins>
      <w:ins w:id="16277" w:author="Leon Sandler" w:date="2026-09-06T00:00:00Z">
        <w:r>
          <w:t xml:space="preserve"> </w:t>
        </w:r>
      </w:ins>
      <w:ins w:id="16278" w:author="Leon Sandler" w:date="2026-09-06T00:00:00Z">
        <w:r>
          <w:t>license),</w:t>
        </w:r>
      </w:ins>
      <w:ins w:id="16279" w:author="Leon Sandler" w:date="2026-09-06T00:00:00Z">
        <w:r>
          <w:t xml:space="preserve"> </w:t>
        </w:r>
      </w:ins>
      <w:ins w:id="16280" w:author="Leon Sandler" w:date="2026-09-06T00:00:00Z">
        <w:r>
          <w:t>and</w:t>
        </w:r>
      </w:ins>
      <w:ins w:id="16281" w:author="Leon Sandler" w:date="2026-09-06T00:00:00Z">
        <w:r>
          <w:t xml:space="preserve"> </w:t>
        </w:r>
      </w:ins>
      <w:ins w:id="16282" w:author="Leon Sandler" w:date="2026-09-06T00:00:00Z">
        <w:r>
          <w:t>are</w:t>
        </w:r>
      </w:ins>
      <w:ins w:id="16283" w:author="Leon Sandler" w:date="2026-09-06T00:00:00Z">
        <w:r>
          <w:t xml:space="preserve"> </w:t>
        </w:r>
      </w:ins>
      <w:ins w:id="16284" w:author="Leon Sandler" w:date="2026-09-06T00:00:00Z">
        <w:r>
          <w:t>cited</w:t>
        </w:r>
      </w:ins>
      <w:ins w:id="16285" w:author="Leon Sandler" w:date="2026-09-06T00:00:00Z">
        <w:r>
          <w:t xml:space="preserve"> </w:t>
        </w:r>
      </w:ins>
      <w:ins w:id="16286" w:author="Leon Sandler" w:date="2026-09-06T00:00:00Z">
        <w:r>
          <w:t>in</w:t>
        </w:r>
      </w:ins>
      <w:ins w:id="16287" w:author="Leon Sandler" w:date="2026-09-06T00:00:00Z">
        <w:r>
          <w:t xml:space="preserve"> </w:t>
        </w:r>
      </w:ins>
      <w:ins w:id="16288" w:author="Leon Sandler" w:date="2026-09-06T00:00:00Z">
        <w:r>
          <w:t>text</w:t>
        </w:r>
      </w:ins>
      <w:ins w:id="16289" w:author="Leon Sandler" w:date="2026-09-06T00:00:00Z">
        <w:r>
          <w:t xml:space="preserve"> </w:t>
        </w:r>
      </w:ins>
      <w:ins w:id="16290" w:author="Leon Sandler" w:date="2026-09-06T00:00:00Z">
        <w:r>
          <w:t>at</w:t>
        </w:r>
      </w:ins>
      <w:ins w:id="16291" w:author="Leon Sandler" w:date="2026-09-06T00:00:00Z">
        <w:r>
          <w:t xml:space="preserve"> </w:t>
        </w:r>
      </w:ins>
      <w:ins w:id="16292" w:author="Leon Sandler" w:date="2026-09-06T00:00:00Z">
        <w:r>
          <w:t>each</w:t>
        </w:r>
      </w:ins>
      <w:ins w:id="16293" w:author="Leon Sandler" w:date="2026-09-06T00:00:00Z">
        <w:r>
          <w:t xml:space="preserve"> </w:t>
        </w:r>
      </w:ins>
      <w:ins w:id="16294" w:author="Leon Sandler" w:date="2026-09-06T00:00:00Z">
        <w:r>
          <w:t>point</w:t>
        </w:r>
      </w:ins>
      <w:ins w:id="16295" w:author="Leon Sandler" w:date="2026-09-06T00:00:00Z">
        <w:r>
          <w:t xml:space="preserve"> </w:t>
        </w:r>
      </w:ins>
      <w:ins w:id="16296" w:author="Leon Sandler" w:date="2026-09-06T00:00:00Z">
        <w:r>
          <w:t>where</w:t>
        </w:r>
      </w:ins>
      <w:ins w:id="16297" w:author="Leon Sandler" w:date="2026-09-06T00:00:00Z">
        <w:r>
          <w:t xml:space="preserve"> </w:t>
        </w:r>
      </w:ins>
      <w:ins w:id="16298" w:author="Leon Sandler" w:date="2026-09-06T00:00:00Z">
        <w:r>
          <w:t>they</w:t>
        </w:r>
      </w:ins>
      <w:ins w:id="16299" w:author="Leon Sandler" w:date="2026-09-06T00:00:00Z">
        <w:r>
          <w:t xml:space="preserve"> </w:t>
        </w:r>
      </w:ins>
      <w:ins w:id="16300" w:author="Leon Sandler" w:date="2026-09-06T00:00:00Z">
        <w:r>
          <w:t>underpin</w:t>
        </w:r>
      </w:ins>
      <w:ins w:id="16301" w:author="Leon Sandler" w:date="2026-09-06T00:00:00Z">
        <w:r>
          <w:t xml:space="preserve"> </w:t>
        </w:r>
      </w:ins>
      <w:ins w:id="16302" w:author="Leon Sandler" w:date="2026-09-06T00:00:00Z">
        <w:r>
          <w:t>a</w:t>
        </w:r>
      </w:ins>
      <w:ins w:id="16303" w:author="Leon Sandler" w:date="2026-09-06T00:00:00Z">
        <w:r>
          <w:t xml:space="preserve"> </w:t>
        </w:r>
      </w:ins>
      <w:ins w:id="16304" w:author="Leon Sandler" w:date="2026-09-06T00:00:00Z">
        <w:r>
          <w:t>quantitative</w:t>
        </w:r>
      </w:ins>
      <w:ins w:id="16305" w:author="Leon Sandler" w:date="2026-09-06T00:00:00Z">
        <w:r>
          <w:t xml:space="preserve"> </w:t>
        </w:r>
      </w:ins>
      <w:ins w:id="16306" w:author="Leon Sandler" w:date="2026-09-06T00:00:00Z">
        <w:r>
          <w:t>claim</w:t>
        </w:r>
      </w:ins>
      <w:ins w:id="16307" w:author="Leon Sandler" w:date="2026-09-06T00:00:00Z">
        <w:r>
          <w:t xml:space="preserve"> </w:t>
        </w:r>
      </w:ins>
      <w:ins w:id="16308" w:author="Leon Sandler" w:date="2026-09-06T00:00:00Z">
        <w:r>
          <w:t>in</w:t>
        </w:r>
      </w:ins>
      <w:ins w:id="16309" w:author="Leon Sandler" w:date="2026-09-06T00:00:00Z">
        <w:r>
          <w:t xml:space="preserve"> </w:t>
        </w:r>
      </w:ins>
      <w:ins w:id="16310" w:author="Leon Sandler" w:date="2026-09-06T00:00:00Z">
        <w:r>
          <w:t>Sections</w:t>
        </w:r>
      </w:ins>
      <w:ins w:id="16311" w:author="Leon Sandler" w:date="2026-09-06T00:00:00Z">
        <w:r>
          <w:t xml:space="preserve"> </w:t>
        </w:r>
      </w:ins>
      <w:ins w:id="16312" w:author="Leon Sandler" w:date="2026-09-06T00:00:00Z">
        <w:r>
          <w:t>3–7,</w:t>
        </w:r>
      </w:ins>
      <w:ins w:id="16313" w:author="Leon Sandler" w:date="2026-09-06T00:00:00Z">
        <w:r>
          <w:t xml:space="preserve"> </w:t>
        </w:r>
      </w:ins>
      <w:ins w:id="16314" w:author="Leon Sandler" w:date="2026-09-06T00:00:00Z">
        <w:r>
          <w:t>consistent</w:t>
        </w:r>
      </w:ins>
      <w:ins w:id="16315" w:author="Leon Sandler" w:date="2026-09-06T00:00:00Z">
        <w:r>
          <w:t xml:space="preserve"> </w:t>
        </w:r>
      </w:ins>
      <w:ins w:id="16316" w:author="Leon Sandler" w:date="2026-09-06T00:00:00Z">
        <w:r>
          <w:t>with</w:t>
        </w:r>
      </w:ins>
      <w:ins w:id="16317" w:author="Leon Sandler" w:date="2026-09-06T00:00:00Z">
        <w:r>
          <w:t xml:space="preserve"> </w:t>
        </w:r>
      </w:ins>
      <w:ins w:id="16318" w:author="Leon Sandler" w:date="2026-09-06T00:00:00Z">
        <w:r>
          <w:t>AGU's</w:t>
        </w:r>
      </w:ins>
      <w:ins w:id="16319" w:author="Leon Sandler" w:date="2026-09-06T00:00:00Z">
        <w:r>
          <w:t xml:space="preserve"> </w:t>
        </w:r>
      </w:ins>
      <w:ins w:id="16320" w:author="Leon Sandler" w:date="2026-09-06T00:00:00Z">
        <w:r>
          <w:t>data</w:t>
        </w:r>
      </w:ins>
      <w:ins w:id="16321" w:author="Leon Sandler" w:date="2026-09-06T00:00:00Z">
        <w:r>
          <w:t xml:space="preserve"> </w:t>
        </w:r>
      </w:ins>
      <w:ins w:id="16322" w:author="Leon Sandler" w:date="2026-09-06T00:00:00Z">
        <w:r>
          <w:t>and</w:t>
        </w:r>
      </w:ins>
      <w:ins w:id="16323" w:author="Leon Sandler" w:date="2026-09-06T00:00:00Z">
        <w:r>
          <w:t xml:space="preserve"> </w:t>
        </w:r>
      </w:ins>
      <w:ins w:id="16324" w:author="Leon Sandler" w:date="2026-09-06T00:00:00Z">
        <w:r>
          <w:t>software</w:t>
        </w:r>
      </w:ins>
      <w:ins w:id="16325" w:author="Leon Sandler" w:date="2026-09-06T00:00:00Z">
        <w:r>
          <w:t xml:space="preserve"> </w:t>
        </w:r>
      </w:ins>
      <w:ins w:id="16326" w:author="Leon Sandler" w:date="2026-09-06T00:00:00Z">
        <w:r>
          <w:t>availability</w:t>
        </w:r>
      </w:ins>
      <w:ins w:id="16327" w:author="Leon Sandler" w:date="2026-09-06T00:00:00Z">
        <w:r>
          <w:t xml:space="preserve"> </w:t>
        </w:r>
      </w:ins>
      <w:ins w:id="16328" w:author="Leon Sandler" w:date="2026-09-06T00:00:00Z">
        <w:r>
          <w:t>policy.</w:t>
        </w:r>
      </w:ins>
      <w:ins w:id="16329" w:author="Leon Sandler" w:date="2026-09-06T00:00:00Z">
        <w:r>
          <w:t xml:space="preserve"> </w:t>
        </w:r>
      </w:ins>
      <w:ins w:id="16330" w:author="Leon Sandler" w:date="2026-09-06T00:00:00Z">
        <w:r>
          <w:t>The</w:t>
        </w:r>
      </w:ins>
      <w:ins w:id="16331" w:author="Leon Sandler" w:date="2026-09-06T00:00:00Z">
        <w:r>
          <w:t xml:space="preserve"> </w:t>
        </w:r>
      </w:ins>
      <w:ins w:id="16332" w:author="Leon Sandler" w:date="2026-09-06T00:00:00Z">
        <w:r>
          <w:t>permanent-magnet</w:t>
        </w:r>
      </w:ins>
      <w:ins w:id="16333" w:author="Leon Sandler" w:date="2026-09-06T00:00:00Z">
        <w:r>
          <w:t xml:space="preserve"> </w:t>
        </w:r>
      </w:ins>
      <w:ins w:id="16334" w:author="Leon Sandler" w:date="2026-09-06T00:00:00Z">
        <w:r>
          <w:t>feasibility</w:t>
        </w:r>
      </w:ins>
      <w:ins w:id="16335" w:author="Leon Sandler" w:date="2026-09-06T00:00:00Z">
        <w:r>
          <w:t xml:space="preserve"> </w:t>
        </w:r>
      </w:ins>
      <w:ins w:id="16336" w:author="Leon Sandler" w:date="2026-09-06T00:00:00Z">
        <w:r>
          <w:t>calculation,</w:t>
        </w:r>
      </w:ins>
      <w:ins w:id="16337" w:author="Leon Sandler" w:date="2026-09-06T00:00:00Z">
        <w:r>
          <w:t xml:space="preserve"> </w:t>
        </w:r>
      </w:ins>
      <w:ins w:id="16338" w:author="Leon Sandler" w:date="2026-09-06T00:00:00Z">
        <w:r>
          <w:t>engineering</w:t>
        </w:r>
      </w:ins>
      <w:ins w:id="16339" w:author="Leon Sandler" w:date="2026-09-06T00:00:00Z">
        <w:r>
          <w:t xml:space="preserve"> </w:t>
        </w:r>
      </w:ins>
      <w:ins w:id="16340" w:author="Leon Sandler" w:date="2026-09-06T00:00:00Z">
        <w:r>
          <w:t>mass-budget</w:t>
        </w:r>
      </w:ins>
      <w:ins w:id="16341" w:author="Leon Sandler" w:date="2026-09-06T00:00:00Z">
        <w:r>
          <w:t xml:space="preserve"> </w:t>
        </w:r>
      </w:ins>
      <w:ins w:id="16342" w:author="Leon Sandler" w:date="2026-09-06T00:00:00Z">
        <w:r>
          <w:t>Monte</w:t>
        </w:r>
      </w:ins>
      <w:ins w:id="16343" w:author="Leon Sandler" w:date="2026-09-06T00:00:00Z">
        <w:r>
          <w:t xml:space="preserve"> </w:t>
        </w:r>
      </w:ins>
      <w:ins w:id="16344" w:author="Leon Sandler" w:date="2026-09-06T00:00:00Z">
        <w:r>
          <w:t>Carlo,</w:t>
        </w:r>
      </w:ins>
      <w:ins w:id="16345" w:author="Leon Sandler" w:date="2026-09-06T00:00:00Z">
        <w:r>
          <w:t xml:space="preserve"> </w:t>
        </w:r>
      </w:ins>
      <w:ins w:id="16346" w:author="Leon Sandler" w:date="2026-09-06T00:00:00Z">
        <w:r>
          <w:t>ISRU</w:t>
        </w:r>
      </w:ins>
      <w:ins w:id="16347" w:author="Leon Sandler" w:date="2026-09-06T00:00:00Z">
        <w:r>
          <w:t xml:space="preserve"> </w:t>
        </w:r>
      </w:ins>
      <w:ins w:id="16348" w:author="Leon Sandler" w:date="2026-09-06T00:00:00Z">
        <w:r>
          <w:t>allocation</w:t>
        </w:r>
      </w:ins>
      <w:ins w:id="16349" w:author="Leon Sandler" w:date="2026-09-06T00:00:00Z">
        <w:r>
          <w:t xml:space="preserve"> </w:t>
        </w:r>
      </w:ins>
      <w:ins w:id="16350" w:author="Leon Sandler" w:date="2026-09-06T00:00:00Z">
        <w:r>
          <w:t>and</w:t>
        </w:r>
      </w:ins>
      <w:ins w:id="16351" w:author="Leon Sandler" w:date="2026-09-06T00:00:00Z">
        <w:r>
          <w:t xml:space="preserve"> </w:t>
        </w:r>
      </w:ins>
      <w:ins w:id="16352" w:author="Leon Sandler" w:date="2026-09-06T00:00:00Z">
        <w:r>
          <w:t>regolith-multiplier</w:t>
        </w:r>
      </w:ins>
      <w:ins w:id="16353" w:author="Leon Sandler" w:date="2026-09-06T00:00:00Z">
        <w:r>
          <w:t xml:space="preserve"> </w:t>
        </w:r>
      </w:ins>
      <w:ins w:id="16354" w:author="Leon Sandler" w:date="2026-09-06T00:00:00Z">
        <w:r>
          <w:t>sweep,</w:t>
        </w:r>
      </w:ins>
      <w:ins w:id="16355" w:author="Leon Sandler" w:date="2026-09-06T00:00:00Z">
        <w:r>
          <w:t xml:space="preserve"> </w:t>
        </w:r>
      </w:ins>
      <w:ins w:id="16356" w:author="Leon Sandler" w:date="2026-09-06T00:00:00Z">
        <w:r>
          <w:t>and</w:t>
        </w:r>
      </w:ins>
      <w:ins w:id="16357" w:author="Leon Sandler" w:date="2026-09-06T00:00:00Z">
        <w:r>
          <w:t xml:space="preserve"> </w:t>
        </w:r>
      </w:ins>
      <w:ins w:id="16358" w:author="Leon Sandler" w:date="2026-09-06T00:00:00Z">
        <w:r>
          <w:t>CSDA</w:t>
        </w:r>
      </w:ins>
      <w:ins w:id="16359" w:author="Leon Sandler" w:date="2026-09-06T00:00:00Z">
        <w:r>
          <w:t xml:space="preserve"> </w:t>
        </w:r>
      </w:ins>
      <w:ins w:id="16360" w:author="Leon Sandler" w:date="2026-09-06T00:00:00Z">
        <w:r>
          <w:t>energy-fluence</w:t>
        </w:r>
      </w:ins>
      <w:ins w:id="16361" w:author="Leon Sandler" w:date="2026-09-06T00:00:00Z">
        <w:r>
          <w:t xml:space="preserve"> </w:t>
        </w:r>
      </w:ins>
      <w:ins w:id="16362" w:author="Leon Sandler" w:date="2026-09-06T00:00:00Z">
        <w:r>
          <w:t>model</w:t>
        </w:r>
      </w:ins>
      <w:ins w:id="16363" w:author="Leon Sandler" w:date="2026-09-06T00:00:00Z">
        <w:r>
          <w:t xml:space="preserve"> </w:t>
        </w:r>
      </w:ins>
      <w:ins w:id="16364" w:author="Leon Sandler" w:date="2026-09-06T00:00:00Z">
        <w:r>
          <w:t>underlying</w:t>
        </w:r>
      </w:ins>
      <w:ins w:id="16365" w:author="Leon Sandler" w:date="2026-09-06T00:00:00Z">
        <w:r>
          <w:t xml:space="preserve"> </w:t>
        </w:r>
      </w:ins>
      <w:ins w:id="16366" w:author="Leon Sandler" w:date="2026-09-06T00:00:00Z">
        <w:r>
          <w:t>Sections</w:t>
        </w:r>
      </w:ins>
      <w:ins w:id="16367" w:author="Leon Sandler" w:date="2026-09-06T00:00:00Z">
        <w:r>
          <w:t xml:space="preserve"> </w:t>
        </w:r>
      </w:ins>
      <w:ins w:id="16368" w:author="Leon Sandler" w:date="2026-09-06T00:00:00Z">
        <w:r>
          <w:t>7–10</w:t>
        </w:r>
      </w:ins>
      <w:ins w:id="16369" w:author="Leon Sandler" w:date="2026-09-06T00:00:00Z">
        <w:r>
          <w:t xml:space="preserve"> </w:t>
        </w:r>
      </w:ins>
      <w:ins w:id="16370" w:author="Leon Sandler" w:date="2026-09-06T00:00:00Z">
        <w:r>
          <w:t>and</w:t>
        </w:r>
      </w:ins>
      <w:ins w:id="16371" w:author="Leon Sandler" w:date="2026-09-06T00:00:00Z">
        <w:r>
          <w:t xml:space="preserve"> </w:t>
        </w:r>
      </w:ins>
      <w:ins w:id="16372" w:author="Leon Sandler" w:date="2026-09-06T00:00:00Z">
        <w:r>
          <w:t>their</w:t>
        </w:r>
      </w:ins>
      <w:ins w:id="16373" w:author="Leon Sandler" w:date="2026-09-06T00:00:00Z">
        <w:r>
          <w:t xml:space="preserve"> </w:t>
        </w:r>
      </w:ins>
      <w:ins w:id="16374" w:author="Leon Sandler" w:date="2026-09-06T00:00:00Z">
        <w:r>
          <w:t>associated</w:t>
        </w:r>
      </w:ins>
      <w:ins w:id="16375" w:author="Leon Sandler" w:date="2026-09-06T00:00:00Z">
        <w:r>
          <w:t xml:space="preserve"> </w:t>
        </w:r>
      </w:ins>
      <w:ins w:id="16376" w:author="Leon Sandler" w:date="2026-09-06T00:00:00Z">
        <w:r>
          <w:t>tables</w:t>
        </w:r>
      </w:ins>
      <w:ins w:id="16377" w:author="Leon Sandler" w:date="2026-09-06T00:00:00Z">
        <w:r>
          <w:t xml:space="preserve"> </w:t>
        </w:r>
      </w:ins>
      <w:ins w:id="16378" w:author="Leon Sandler" w:date="2026-09-06T00:00:00Z">
        <w:r>
          <w:t>are</w:t>
        </w:r>
      </w:ins>
      <w:ins w:id="16379" w:author="Leon Sandler" w:date="2026-09-06T00:00:00Z">
        <w:r>
          <w:t xml:space="preserve"> </w:t>
        </w:r>
      </w:ins>
      <w:ins w:id="16380" w:author="Leon Sandler" w:date="2026-09-06T00:00:00Z">
        <w:r>
          <w:t>openly</w:t>
        </w:r>
      </w:ins>
      <w:ins w:id="16381" w:author="Leon Sandler" w:date="2026-09-06T00:00:00Z">
        <w:r>
          <w:t xml:space="preserve"> </w:t>
        </w:r>
      </w:ins>
      <w:ins w:id="16382" w:author="Leon Sandler" w:date="2026-09-06T00:00:00Z">
        <w:r>
          <w:t>available,</w:t>
        </w:r>
      </w:ins>
      <w:ins w:id="16383" w:author="Leon Sandler" w:date="2026-09-06T00:00:00Z">
        <w:r>
          <w:t xml:space="preserve"> </w:t>
        </w:r>
      </w:ins>
      <w:ins w:id="16384" w:author="Leon Sandler" w:date="2026-09-06T00:00:00Z">
        <w:r>
          <w:t>without</w:t>
        </w:r>
      </w:ins>
      <w:ins w:id="16385" w:author="Leon Sandler" w:date="2026-09-06T00:00:00Z">
        <w:r>
          <w:t xml:space="preserve"> </w:t>
        </w:r>
      </w:ins>
      <w:ins w:id="16386" w:author="Leon Sandler" w:date="2026-09-06T00:00:00Z">
        <w:r>
          <w:t>access</w:t>
        </w:r>
      </w:ins>
      <w:ins w:id="16387" w:author="Leon Sandler" w:date="2026-09-06T00:00:00Z">
        <w:r>
          <w:t xml:space="preserve"> </w:t>
        </w:r>
      </w:ins>
      <w:ins w:id="16388" w:author="Leon Sandler" w:date="2026-09-06T00:00:00Z">
        <w:r>
          <w:t>restriction,</w:t>
        </w:r>
      </w:ins>
      <w:ins w:id="16389" w:author="Leon Sandler" w:date="2026-09-06T00:00:00Z">
        <w:r>
          <w:t xml:space="preserve"> </w:t>
        </w:r>
      </w:ins>
      <w:ins w:id="16390" w:author="Leon Sandler" w:date="2026-09-06T00:00:00Z">
        <w:r>
          <w:t>at</w:t>
        </w:r>
      </w:ins>
      <w:ins w:id="16391" w:author="Leon Sandler" w:date="2026-09-06T00:00:00Z">
        <w:r>
          <w:t xml:space="preserve"> </w:t>
        </w:r>
      </w:ins>
      <w:ins w:id="16392" w:author="Leon Sandler" w:date="2026-09-06T00:00:00Z">
        <w:r>
          <w:t>https://github.com/sandlerleon/lunar-isru-magnetic-shield-mass</w:t>
        </w:r>
      </w:ins>
      <w:ins w:id="16393" w:author="Leon Sandler" w:date="2026-09-06T00:00:00Z">
        <w:r>
          <w:t xml:space="preserve"> </w:t>
        </w:r>
      </w:ins>
      <w:ins w:id="16394" w:author="Leon Sandler" w:date="2026-09-06T00:00:00Z">
        <w:r>
          <w:t>(MIT</w:t>
        </w:r>
      </w:ins>
      <w:ins w:id="16395" w:author="Leon Sandler" w:date="2026-09-06T00:00:00Z">
        <w:r>
          <w:t xml:space="preserve"> </w:t>
        </w:r>
      </w:ins>
      <w:ins w:id="16396" w:author="Leon Sandler" w:date="2026-09-06T00:00:00Z">
        <w:r>
          <w:t>license)</w:t>
        </w:r>
      </w:ins>
      <w:ins w:id="16397" w:author="Leon Sandler" w:date="2026-09-06T00:00:00Z">
        <w:r>
          <w:t xml:space="preserve"> </w:t>
        </w:r>
      </w:ins>
      <w:ins w:id="16398" w:author="Leon Sandler" w:date="2026-09-06T00:00:00Z">
        <w:r>
          <w:t>and</w:t>
        </w:r>
      </w:ins>
      <w:ins w:id="16399" w:author="Leon Sandler" w:date="2026-09-06T00:00:00Z">
        <w:r>
          <w:t xml:space="preserve"> </w:t>
        </w:r>
      </w:ins>
      <w:ins w:id="16400" w:author="Leon Sandler" w:date="2026-09-06T00:00:00Z">
        <w:r>
          <w:t>are</w:t>
        </w:r>
      </w:ins>
      <w:ins w:id="16401" w:author="Leon Sandler" w:date="2026-09-06T00:00:00Z">
        <w:r>
          <w:t xml:space="preserve"> </w:t>
        </w:r>
      </w:ins>
      <w:ins w:id="16402" w:author="Leon Sandler" w:date="2026-09-06T00:00:00Z">
        <w:r>
          <w:t>archived</w:t>
        </w:r>
      </w:ins>
      <w:ins w:id="16403" w:author="Leon Sandler" w:date="2026-09-06T00:00:00Z">
        <w:r>
          <w:t xml:space="preserve"> </w:t>
        </w:r>
      </w:ins>
      <w:ins w:id="16404" w:author="Leon Sandler" w:date="2026-09-06T00:00:00Z">
        <w:r>
          <w:t>at</w:t>
        </w:r>
      </w:ins>
      <w:ins w:id="16405" w:author="Leon Sandler" w:date="2026-09-06T00:00:00Z">
        <w:r>
          <w:t xml:space="preserve"> </w:t>
        </w:r>
      </w:ins>
      <w:ins w:id="16406" w:author="Leon Sandler" w:date="2026-09-06T00:00:00Z">
        <w:r>
          <w:t>the</w:t>
        </w:r>
      </w:ins>
      <w:ins w:id="16407" w:author="Leon Sandler" w:date="2026-09-06T00:00:00Z">
        <w:r>
          <w:t xml:space="preserve"> </w:t>
        </w:r>
      </w:ins>
      <w:ins w:id="16408" w:author="Leon Sandler" w:date="2026-09-06T00:00:00Z">
        <w:r>
          <w:t>specific</w:t>
        </w:r>
      </w:ins>
      <w:ins w:id="16409" w:author="Leon Sandler" w:date="2026-09-06T00:00:00Z">
        <w:r>
          <w:t xml:space="preserve"> </w:t>
        </w:r>
      </w:ins>
      <w:ins w:id="16410" w:author="Leon Sandler" w:date="2026-09-06T00:00:00Z">
        <w:r>
          <w:t>version</w:t>
        </w:r>
      </w:ins>
      <w:ins w:id="16411" w:author="Leon Sandler" w:date="2026-09-06T00:00:00Z">
        <w:r>
          <w:t xml:space="preserve"> </w:t>
        </w:r>
      </w:ins>
      <w:ins w:id="16412" w:author="Leon Sandler" w:date="2026-09-06T00:00:00Z">
        <w:r>
          <w:t>cited</w:t>
        </w:r>
      </w:ins>
      <w:ins w:id="16413" w:author="Leon Sandler" w:date="2026-09-06T00:00:00Z">
        <w:r>
          <w:t xml:space="preserve"> </w:t>
        </w:r>
      </w:ins>
      <w:ins w:id="16414" w:author="Leon Sandler" w:date="2026-09-06T00:00:00Z">
        <w:r>
          <w:t>here</w:t>
        </w:r>
      </w:ins>
      <w:ins w:id="16415" w:author="Leon Sandler" w:date="2026-09-06T00:00:00Z">
        <w:r>
          <w:t xml:space="preserve"> </w:t>
        </w:r>
      </w:ins>
      <w:ins w:id="16416" w:author="Leon Sandler" w:date="2026-09-06T00:00:00Z">
        <w:r>
          <w:t>on</w:t>
        </w:r>
      </w:ins>
      <w:ins w:id="16417" w:author="Leon Sandler" w:date="2026-09-06T00:00:00Z">
        <w:r>
          <w:t xml:space="preserve"> </w:t>
        </w:r>
      </w:ins>
      <w:ins w:id="16418" w:author="Leon Sandler" w:date="2026-09-06T00:00:00Z">
        <w:r>
          <w:t>Zenodo</w:t>
        </w:r>
      </w:ins>
      <w:ins w:id="16419" w:author="Leon Sandler" w:date="2026-09-06T00:00:00Z">
        <w:r>
          <w:t xml:space="preserve"> </w:t>
        </w:r>
      </w:ins>
      <w:ins w:id="16420" w:author="Leon Sandler" w:date="2026-09-06T00:00:00Z">
        <w:r>
          <w:t>(Sandler,</w:t>
        </w:r>
      </w:ins>
      <w:ins w:id="16421" w:author="Leon Sandler" w:date="2026-09-06T00:00:00Z">
        <w:r>
          <w:t xml:space="preserve"> </w:t>
        </w:r>
      </w:ins>
      <w:ins w:id="16422" w:author="Leon Sandler" w:date="2026-09-06T00:00:00Z">
        <w:r>
          <w:t>2026b;</w:t>
        </w:r>
      </w:ins>
      <w:ins w:id="16423" w:author="Leon Sandler" w:date="2026-09-06T00:00:00Z">
        <w:r>
          <w:t xml:space="preserve"> </w:t>
        </w:r>
      </w:ins>
      <w:ins w:id="16424" w:author="Leon Sandler" w:date="2026-09-06T00:00:00Z">
        <w:r>
          <w:t>https://doi.org/10.5281/zenodo.22103955,</w:t>
        </w:r>
      </w:ins>
      <w:ins w:id="16425" w:author="Leon Sandler" w:date="2026-09-06T00:00:00Z">
        <w:r>
          <w:t xml:space="preserve"> </w:t>
        </w:r>
      </w:ins>
      <w:ins w:id="16426" w:author="Leon Sandler" w:date="2026-09-06T00:00:00Z">
        <w:r>
          <w:t>MIT</w:t>
        </w:r>
      </w:ins>
      <w:ins w:id="16427" w:author="Leon Sandler" w:date="2026-09-06T00:00:00Z">
        <w:r>
          <w:t xml:space="preserve"> </w:t>
        </w:r>
      </w:ins>
      <w:ins w:id="16428" w:author="Leon Sandler" w:date="2026-09-06T00:00:00Z">
        <w:r>
          <w:t>license),</w:t>
        </w:r>
      </w:ins>
      <w:ins w:id="16429" w:author="Leon Sandler" w:date="2026-09-06T00:00:00Z">
        <w:r>
          <w:t xml:space="preserve"> </w:t>
        </w:r>
      </w:ins>
      <w:ins w:id="16430" w:author="Leon Sandler" w:date="2026-09-06T00:00:00Z">
        <w:r>
          <w:t>including</w:t>
        </w:r>
      </w:ins>
      <w:ins w:id="16431" w:author="Leon Sandler" w:date="2026-09-06T00:00:00Z">
        <w:r>
          <w:t xml:space="preserve"> </w:t>
        </w:r>
      </w:ins>
      <w:ins w:id="16432" w:author="Leon Sandler" w:date="2026-09-06T00:00:00Z">
        <w:r>
          <w:t>a</w:t>
        </w:r>
      </w:ins>
      <w:ins w:id="16433" w:author="Leon Sandler" w:date="2026-09-06T00:00:00Z">
        <w:r>
          <w:t xml:space="preserve"> </w:t>
        </w:r>
      </w:ins>
      <w:ins w:id="16434" w:author="Leon Sandler" w:date="2026-09-06T00:00:00Z">
        <w:r>
          <w:t>machine-readable</w:t>
        </w:r>
      </w:ins>
      <w:ins w:id="16435" w:author="Leon Sandler" w:date="2026-09-06T00:00:00Z">
        <w:r>
          <w:t xml:space="preserve"> </w:t>
        </w:r>
      </w:ins>
      <w:ins w:id="16436" w:author="Leon Sandler" w:date="2026-09-06T00:00:00Z">
        <w:r>
          <w:t>results</w:t>
        </w:r>
      </w:ins>
      <w:ins w:id="16437" w:author="Leon Sandler" w:date="2026-09-06T00:00:00Z">
        <w:r>
          <w:t xml:space="preserve"> </w:t>
        </w:r>
      </w:ins>
      <w:ins w:id="16438" w:author="Leon Sandler" w:date="2026-09-06T00:00:00Z">
        <w:r>
          <w:t>file</w:t>
        </w:r>
      </w:ins>
      <w:ins w:id="16439" w:author="Leon Sandler" w:date="2026-09-06T00:00:00Z">
        <w:r>
          <w:t xml:space="preserve"> </w:t>
        </w:r>
      </w:ins>
      <w:ins w:id="16440" w:author="Leon Sandler" w:date="2026-09-06T00:00:00Z">
        <w:r>
          <w:t>(mass_isru_results.json)</w:t>
        </w:r>
      </w:ins>
      <w:ins w:id="16441" w:author="Leon Sandler" w:date="2026-09-06T00:00:00Z">
        <w:r>
          <w:t xml:space="preserve"> </w:t>
        </w:r>
      </w:ins>
      <w:ins w:id="16442" w:author="Leon Sandler" w:date="2026-09-06T00:00:00Z">
        <w:r>
          <w:t>reproducing</w:t>
        </w:r>
      </w:ins>
      <w:ins w:id="16443" w:author="Leon Sandler" w:date="2026-09-06T00:00:00Z">
        <w:r>
          <w:t xml:space="preserve"> </w:t>
        </w:r>
      </w:ins>
      <w:ins w:id="16444" w:author="Leon Sandler" w:date="2026-09-06T00:00:00Z">
        <w:r>
          <w:t>every</w:t>
        </w:r>
      </w:ins>
      <w:ins w:id="16445" w:author="Leon Sandler" w:date="2026-09-06T00:00:00Z">
        <w:r>
          <w:t xml:space="preserve"> </w:t>
        </w:r>
      </w:ins>
      <w:ins w:id="16446" w:author="Leon Sandler" w:date="2026-09-06T00:00:00Z">
        <w:r>
          <w:t>quantitative</w:t>
        </w:r>
      </w:ins>
      <w:ins w:id="16447" w:author="Leon Sandler" w:date="2026-09-06T00:00:00Z">
        <w:r>
          <w:t xml:space="preserve"> </w:t>
        </w:r>
      </w:ins>
      <w:ins w:id="16448" w:author="Leon Sandler" w:date="2026-09-06T00:00:00Z">
        <w:r>
          <w:t>figure</w:t>
        </w:r>
      </w:ins>
      <w:ins w:id="16449" w:author="Leon Sandler" w:date="2026-09-06T00:00:00Z">
        <w:r>
          <w:t xml:space="preserve"> </w:t>
        </w:r>
      </w:ins>
      <w:ins w:id="16450" w:author="Leon Sandler" w:date="2026-09-06T00:00:00Z">
        <w:r>
          <w:t>in</w:t>
        </w:r>
      </w:ins>
      <w:ins w:id="16451" w:author="Leon Sandler" w:date="2026-09-06T00:00:00Z">
        <w:r>
          <w:t xml:space="preserve"> </w:t>
        </w:r>
      </w:ins>
      <w:ins w:id="16452" w:author="Leon Sandler" w:date="2026-09-06T00:00:00Z">
        <w:r>
          <w:t>Sections</w:t>
        </w:r>
      </w:ins>
      <w:ins w:id="16453" w:author="Leon Sandler" w:date="2026-09-06T00:00:00Z">
        <w:r>
          <w:t xml:space="preserve"> </w:t>
        </w:r>
      </w:ins>
      <w:ins w:id="16454" w:author="Leon Sandler" w:date="2026-09-06T00:00:00Z">
        <w:r>
          <w:t>7–10.</w:t>
        </w:r>
      </w:ins>
      <w:ins w:id="16455" w:author="Leon Sandler" w:date="2026-09-06T00:00:00Z">
        <w:r>
          <w:t xml:space="preserve"> </w:t>
        </w:r>
      </w:ins>
      <w:ins w:id="16456" w:author="Leon Sandler" w:date="2026-09-06T00:00:00Z">
        <w:r>
          <w:t>The</w:t>
        </w:r>
      </w:ins>
      <w:ins w:id="16457" w:author="Leon Sandler" w:date="2026-09-06T00:00:00Z">
        <w:r>
          <w:t xml:space="preserve"> </w:t>
        </w:r>
      </w:ins>
      <w:ins w:id="16458" w:author="Leon Sandler" w:date="2026-09-06T00:00:00Z">
        <w:r>
          <w:t>first-order</w:t>
        </w:r>
      </w:ins>
      <w:ins w:id="16459" w:author="Leon Sandler" w:date="2026-09-06T00:00:00Z">
        <w:r>
          <w:t xml:space="preserve"> </w:t>
        </w:r>
      </w:ins>
      <w:ins w:id="16460" w:author="Leon Sandler" w:date="2026-09-06T00:00:00Z">
        <w:r>
          <w:t>engineering</w:t>
        </w:r>
      </w:ins>
      <w:ins w:id="16461" w:author="Leon Sandler" w:date="2026-09-06T00:00:00Z">
        <w:r>
          <w:t xml:space="preserve"> </w:t>
        </w:r>
      </w:ins>
      <w:ins w:id="16462" w:author="Leon Sandler" w:date="2026-09-06T00:00:00Z">
        <w:r>
          <w:t>feasibility</w:t>
        </w:r>
      </w:ins>
      <w:ins w:id="16463" w:author="Leon Sandler" w:date="2026-09-06T00:00:00Z">
        <w:r>
          <w:t xml:space="preserve"> </w:t>
        </w:r>
      </w:ins>
      <w:ins w:id="16464" w:author="Leon Sandler" w:date="2026-09-06T00:00:00Z">
        <w:r>
          <w:t>estimates</w:t>
        </w:r>
      </w:ins>
      <w:ins w:id="16465" w:author="Leon Sandler" w:date="2026-09-06T00:00:00Z">
        <w:r>
          <w:t xml:space="preserve"> </w:t>
        </w:r>
      </w:ins>
      <w:ins w:id="16466" w:author="Leon Sandler" w:date="2026-09-06T00:00:00Z">
        <w:r>
          <w:t>introduced</w:t>
        </w:r>
      </w:ins>
      <w:ins w:id="16467" w:author="Leon Sandler" w:date="2026-09-06T00:00:00Z">
        <w:r>
          <w:t xml:space="preserve"> </w:t>
        </w:r>
      </w:ins>
      <w:ins w:id="16468" w:author="Leon Sandler" w:date="2026-09-06T00:00:00Z">
        <w:r>
          <w:t>in</w:t>
        </w:r>
      </w:ins>
      <w:ins w:id="16469" w:author="Leon Sandler" w:date="2026-09-06T00:00:00Z">
        <w:r>
          <w:t xml:space="preserve"> </w:t>
        </w:r>
      </w:ins>
      <w:ins w:id="16470" w:author="Leon Sandler" w:date="2026-09-06T00:00:00Z">
        <w:r>
          <w:t>Section</w:t>
        </w:r>
      </w:ins>
      <w:ins w:id="16471" w:author="Leon Sandler" w:date="2026-09-06T00:00:00Z">
        <w:r>
          <w:t xml:space="preserve"> </w:t>
        </w:r>
      </w:ins>
      <w:ins w:id="16472" w:author="Leon Sandler" w:date="2026-09-06T00:00:00Z">
        <w:r>
          <w:t>11</w:t>
        </w:r>
      </w:ins>
      <w:ins w:id="16473" w:author="Leon Sandler" w:date="2026-09-06T00:00:00Z">
        <w:r>
          <w:t xml:space="preserve"> </w:t>
        </w:r>
      </w:ins>
      <w:ins w:id="16474" w:author="Leon Sandler" w:date="2026-09-06T00:00:00Z">
        <w:r>
          <w:t>of</w:t>
        </w:r>
      </w:ins>
      <w:ins w:id="16475" w:author="Leon Sandler" w:date="2026-09-06T00:00:00Z">
        <w:r>
          <w:t xml:space="preserve"> </w:t>
        </w:r>
      </w:ins>
      <w:ins w:id="16476" w:author="Leon Sandler" w:date="2026-09-06T00:00:00Z">
        <w:r>
          <w:t>this</w:t>
        </w:r>
      </w:ins>
      <w:ins w:id="16477" w:author="Leon Sandler" w:date="2026-09-06T00:00:00Z">
        <w:r>
          <w:t xml:space="preserve"> </w:t>
        </w:r>
      </w:ins>
      <w:ins w:id="16478" w:author="Leon Sandler" w:date="2026-09-06T00:00:00Z">
        <w:r>
          <w:t>revision</w:t>
        </w:r>
      </w:ins>
      <w:ins w:id="16479" w:author="Leon Sandler" w:date="2026-09-06T00:00:00Z">
        <w:r>
          <w:t xml:space="preserve"> </w:t>
        </w:r>
      </w:ins>
      <w:ins w:id="16480" w:author="Leon Sandler" w:date="2026-09-06T00:00:00Z">
        <w:r>
          <w:t>are</w:t>
        </w:r>
      </w:ins>
      <w:ins w:id="16481" w:author="Leon Sandler" w:date="2026-09-06T00:00:00Z">
        <w:r>
          <w:t xml:space="preserve"> </w:t>
        </w:r>
      </w:ins>
      <w:ins w:id="16482" w:author="Leon Sandler" w:date="2026-09-06T00:00:00Z">
        <w:r>
          <w:t>hand</w:t>
        </w:r>
      </w:ins>
      <w:ins w:id="16483" w:author="Leon Sandler" w:date="2026-09-06T00:00:00Z">
        <w:r>
          <w:t xml:space="preserve"> </w:t>
        </w:r>
      </w:ins>
      <w:ins w:id="16484" w:author="Leon Sandler" w:date="2026-09-06T00:00:00Z">
        <w:r>
          <w:t>calculations</w:t>
        </w:r>
      </w:ins>
      <w:ins w:id="16485" w:author="Leon Sandler" w:date="2026-09-06T00:00:00Z">
        <w:r>
          <w:t xml:space="preserve"> </w:t>
        </w:r>
      </w:ins>
      <w:ins w:id="16486" w:author="Leon Sandler" w:date="2026-09-06T00:00:00Z">
        <w:r>
          <w:t>reproduced</w:t>
        </w:r>
      </w:ins>
      <w:ins w:id="16487" w:author="Leon Sandler" w:date="2026-09-06T00:00:00Z">
        <w:r>
          <w:t xml:space="preserve"> </w:t>
        </w:r>
      </w:ins>
      <w:ins w:id="16488" w:author="Leon Sandler" w:date="2026-09-06T00:00:00Z">
        <w:r>
          <w:t>in</w:t>
        </w:r>
      </w:ins>
      <w:ins w:id="16489" w:author="Leon Sandler" w:date="2026-09-06T00:00:00Z">
        <w:r>
          <w:t xml:space="preserve"> </w:t>
        </w:r>
      </w:ins>
      <w:ins w:id="16490" w:author="Leon Sandler" w:date="2026-09-06T00:00:00Z">
        <w:r>
          <w:t>full</w:t>
        </w:r>
      </w:ins>
      <w:ins w:id="16491" w:author="Leon Sandler" w:date="2026-09-06T00:00:00Z">
        <w:r>
          <w:t xml:space="preserve"> </w:t>
        </w:r>
      </w:ins>
      <w:ins w:id="16492" w:author="Leon Sandler" w:date="2026-09-06T00:00:00Z">
        <w:r>
          <w:t>in</w:t>
        </w:r>
      </w:ins>
      <w:ins w:id="16493" w:author="Leon Sandler" w:date="2026-09-06T00:00:00Z">
        <w:r>
          <w:t xml:space="preserve"> </w:t>
        </w:r>
      </w:ins>
      <w:ins w:id="16494" w:author="Leon Sandler" w:date="2026-09-06T00:00:00Z">
        <w:r>
          <w:t>the</w:t>
        </w:r>
      </w:ins>
      <w:ins w:id="16495" w:author="Leon Sandler" w:date="2026-09-06T00:00:00Z">
        <w:r>
          <w:t xml:space="preserve"> </w:t>
        </w:r>
      </w:ins>
      <w:ins w:id="16496" w:author="Leon Sandler" w:date="2026-09-06T00:00:00Z">
        <w:r>
          <w:t>text</w:t>
        </w:r>
      </w:ins>
      <w:ins w:id="16497" w:author="Leon Sandler" w:date="2026-09-06T00:00:00Z">
        <w:r>
          <w:t xml:space="preserve"> </w:t>
        </w:r>
      </w:ins>
      <w:ins w:id="16498" w:author="Leon Sandler" w:date="2026-09-06T00:00:00Z">
        <w:r>
          <w:t>and</w:t>
        </w:r>
      </w:ins>
      <w:ins w:id="16499" w:author="Leon Sandler" w:date="2026-09-06T00:00:00Z">
        <w:r>
          <w:t xml:space="preserve"> </w:t>
        </w:r>
      </w:ins>
      <w:ins w:id="16500" w:author="Leon Sandler" w:date="2026-09-06T00:00:00Z">
        <w:r>
          <w:t>tables</w:t>
        </w:r>
      </w:ins>
      <w:ins w:id="16501" w:author="Leon Sandler" w:date="2026-09-06T00:00:00Z">
        <w:r>
          <w:t xml:space="preserve"> </w:t>
        </w:r>
      </w:ins>
      <w:ins w:id="16502" w:author="Leon Sandler" w:date="2026-09-06T00:00:00Z">
        <w:r>
          <w:t>of</w:t>
        </w:r>
      </w:ins>
      <w:ins w:id="16503" w:author="Leon Sandler" w:date="2026-09-06T00:00:00Z">
        <w:r>
          <w:t xml:space="preserve"> </w:t>
        </w:r>
      </w:ins>
      <w:ins w:id="16504" w:author="Leon Sandler" w:date="2026-09-06T00:00:00Z">
        <w:r>
          <w:t>that</w:t>
        </w:r>
      </w:ins>
      <w:ins w:id="16505" w:author="Leon Sandler" w:date="2026-09-06T00:00:00Z">
        <w:r>
          <w:t xml:space="preserve"> </w:t>
        </w:r>
      </w:ins>
      <w:ins w:id="16506" w:author="Leon Sandler" w:date="2026-09-06T00:00:00Z">
        <w:r>
          <w:t>section</w:t>
        </w:r>
      </w:ins>
      <w:ins w:id="16507" w:author="Leon Sandler" w:date="2026-09-06T00:00:00Z">
        <w:r>
          <w:t xml:space="preserve"> </w:t>
        </w:r>
      </w:ins>
      <w:ins w:id="16508" w:author="Leon Sandler" w:date="2026-09-06T00:00:00Z">
        <w:r>
          <w:t>and</w:t>
        </w:r>
      </w:ins>
      <w:ins w:id="16509" w:author="Leon Sandler" w:date="2026-09-06T00:00:00Z">
        <w:r>
          <w:t xml:space="preserve"> </w:t>
        </w:r>
      </w:ins>
      <w:ins w:id="16510" w:author="Leon Sandler" w:date="2026-09-06T00:00:00Z">
        <w:r>
          <w:t>do</w:t>
        </w:r>
      </w:ins>
      <w:ins w:id="16511" w:author="Leon Sandler" w:date="2026-09-06T00:00:00Z">
        <w:r>
          <w:t xml:space="preserve"> </w:t>
        </w:r>
      </w:ins>
      <w:ins w:id="16512" w:author="Leon Sandler" w:date="2026-09-06T00:00:00Z">
        <w:r>
          <w:t>not</w:t>
        </w:r>
      </w:ins>
      <w:ins w:id="16513" w:author="Leon Sandler" w:date="2026-09-06T00:00:00Z">
        <w:r>
          <w:t xml:space="preserve"> </w:t>
        </w:r>
      </w:ins>
      <w:ins w:id="16514" w:author="Leon Sandler" w:date="2026-09-06T00:00:00Z">
        <w:r>
          <w:t>require</w:t>
        </w:r>
      </w:ins>
      <w:ins w:id="16515" w:author="Leon Sandler" w:date="2026-09-06T00:00:00Z">
        <w:r>
          <w:t xml:space="preserve"> </w:t>
        </w:r>
      </w:ins>
      <w:ins w:id="16516" w:author="Leon Sandler" w:date="2026-09-06T00:00:00Z">
        <w:r>
          <w:t>a</w:t>
        </w:r>
      </w:ins>
      <w:ins w:id="16517" w:author="Leon Sandler" w:date="2026-09-06T00:00:00Z">
        <w:r>
          <w:t xml:space="preserve"> </w:t>
        </w:r>
      </w:ins>
      <w:ins w:id="16518" w:author="Leon Sandler" w:date="2026-09-06T00:00:00Z">
        <w:r>
          <w:t>separate</w:t>
        </w:r>
      </w:ins>
      <w:ins w:id="16519" w:author="Leon Sandler" w:date="2026-09-06T00:00:00Z">
        <w:r>
          <w:t xml:space="preserve"> </w:t>
        </w:r>
      </w:ins>
      <w:ins w:id="16520" w:author="Leon Sandler" w:date="2026-09-06T00:00:00Z">
        <w:r>
          <w:t>code</w:t>
        </w:r>
      </w:ins>
      <w:ins w:id="16521" w:author="Leon Sandler" w:date="2026-09-06T00:00:00Z">
        <w:r>
          <w:t xml:space="preserve"> </w:t>
        </w:r>
      </w:ins>
      <w:ins w:id="16522" w:author="Leon Sandler" w:date="2026-09-06T00:00:00Z">
        <w:r>
          <w:t>archive.</w:t>
        </w:r>
      </w:ins>
    </w:p>
    <w:p>
      <w:r>
        <w:t>References</w:t>
      </w:r>
    </w:p>
    <w:p>
      <w:r>
        <w:t>Agostinelli,</w:t>
      </w:r>
      <w:r>
        <w:t xml:space="preserve"> </w:t>
      </w:r>
      <w:r>
        <w:t>S.,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(2003).</w:t>
      </w:r>
      <w:r>
        <w:t xml:space="preserve"> </w:t>
      </w:r>
      <w:r>
        <w:t>Geant4—a</w:t>
      </w:r>
      <w:r>
        <w:t xml:space="preserve"> </w:t>
      </w:r>
      <w:r>
        <w:t>simulation</w:t>
      </w:r>
      <w:r>
        <w:t xml:space="preserve"> </w:t>
      </w:r>
      <w:r>
        <w:t>toolkit.</w:t>
      </w:r>
      <w:r>
        <w:t xml:space="preserve"> </w:t>
      </w:r>
      <w:r>
        <w:t>Nuclear</w:t>
      </w:r>
      <w:r>
        <w:t xml:space="preserve"> </w:t>
      </w:r>
      <w:r>
        <w:t>Instruments</w:t>
      </w:r>
      <w:r>
        <w:t xml:space="preserve"> </w:t>
      </w:r>
      <w:r>
        <w:t>and</w:t>
      </w:r>
      <w:r>
        <w:t xml:space="preserve"> </w:t>
      </w:r>
      <w:r>
        <w:t>Methods</w:t>
      </w:r>
      <w:r>
        <w:t xml:space="preserve"> </w:t>
      </w:r>
      <w:r>
        <w:t>in</w:t>
      </w:r>
      <w:r>
        <w:t xml:space="preserve"> </w:t>
      </w:r>
      <w:r>
        <w:t>Physics</w:t>
      </w:r>
      <w:r>
        <w:t xml:space="preserve"> </w:t>
      </w:r>
      <w:r>
        <w:t>Research</w:t>
      </w:r>
      <w:r>
        <w:t xml:space="preserve"> </w:t>
      </w:r>
      <w:r>
        <w:t>A,</w:t>
      </w:r>
      <w:r>
        <w:t xml:space="preserve"> </w:t>
      </w:r>
      <w:r>
        <w:t>506(3),</w:t>
      </w:r>
      <w:r>
        <w:t xml:space="preserve"> </w:t>
      </w:r>
      <w:del w:id="16523" w:author="Leon Sandler" w:date="2026-09-06T00:00:00Z">
        <w:r>
          <w:delText>250-303.</w:delText>
        </w:r>
      </w:del>
      <w:ins w:id="16524" w:author="Leon Sandler" w:date="2026-09-06T00:00:00Z">
        <w:r>
          <w:t>250–303.</w:t>
        </w:r>
      </w:ins>
      <w:r>
        <w:t xml:space="preserve"> </w:t>
      </w:r>
      <w:r>
        <w:t>https://doi.org/10.1016/S0168-9002(03)01368-8</w:t>
      </w:r>
    </w:p>
    <w:p>
      <w:r>
        <w:t>Bamford,</w:t>
      </w:r>
      <w:r>
        <w:t xml:space="preserve"> </w:t>
      </w:r>
      <w:r>
        <w:t>R.,</w:t>
      </w:r>
      <w:r>
        <w:t xml:space="preserve"> </w:t>
      </w:r>
      <w:r>
        <w:t>Gibson,</w:t>
      </w:r>
      <w:r>
        <w:t xml:space="preserve"> </w:t>
      </w:r>
      <w:r>
        <w:t>K.J.,</w:t>
      </w:r>
      <w:r>
        <w:t xml:space="preserve"> </w:t>
      </w:r>
      <w:r>
        <w:t>Thornton,</w:t>
      </w:r>
      <w:r>
        <w:t xml:space="preserve"> </w:t>
      </w:r>
      <w:r>
        <w:t>A.J.,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(2008).</w:t>
      </w:r>
      <w:r>
        <w:t xml:space="preserve"> </w:t>
      </w:r>
      <w:r>
        <w:t>The</w:t>
      </w:r>
      <w:r>
        <w:t xml:space="preserve"> </w:t>
      </w:r>
      <w:r>
        <w:t>interaction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flowing</w:t>
      </w:r>
      <w:r>
        <w:t xml:space="preserve"> </w:t>
      </w:r>
      <w:r>
        <w:t>plasma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dipole</w:t>
      </w:r>
      <w:r>
        <w:t xml:space="preserve"> </w:t>
      </w:r>
      <w:r>
        <w:t>magnetic</w:t>
      </w:r>
      <w:r>
        <w:t xml:space="preserve"> </w:t>
      </w:r>
      <w:r>
        <w:t>field:</w:t>
      </w:r>
      <w:r>
        <w:t xml:space="preserve"> </w:t>
      </w:r>
      <w:r>
        <w:t>measurements</w:t>
      </w:r>
      <w:r>
        <w:t xml:space="preserve"> </w:t>
      </w:r>
      <w:r>
        <w:t>and</w:t>
      </w:r>
      <w:r>
        <w:t xml:space="preserve"> </w:t>
      </w:r>
      <w:r>
        <w:t>modelling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diamagnetic</w:t>
      </w:r>
      <w:r>
        <w:t xml:space="preserve"> </w:t>
      </w:r>
      <w:r>
        <w:t>cavity</w:t>
      </w:r>
      <w:r>
        <w:t xml:space="preserve"> </w:t>
      </w:r>
      <w:r>
        <w:t>relevant</w:t>
      </w:r>
      <w:r>
        <w:t xml:space="preserve"> </w:t>
      </w:r>
      <w:r>
        <w:t>to</w:t>
      </w:r>
      <w:r>
        <w:t xml:space="preserve"> </w:t>
      </w:r>
      <w:r>
        <w:t>spacecraft</w:t>
      </w:r>
      <w:r>
        <w:t xml:space="preserve"> </w:t>
      </w:r>
      <w:r>
        <w:t>protection.</w:t>
      </w:r>
      <w:r>
        <w:t xml:space="preserve"> </w:t>
      </w:r>
      <w:r>
        <w:t>Plasma</w:t>
      </w:r>
      <w:r>
        <w:t xml:space="preserve"> </w:t>
      </w:r>
      <w:r>
        <w:t>Physics</w:t>
      </w:r>
      <w:r>
        <w:t xml:space="preserve"> </w:t>
      </w:r>
      <w:r>
        <w:t>and</w:t>
      </w:r>
      <w:r>
        <w:t xml:space="preserve"> </w:t>
      </w:r>
      <w:r>
        <w:t>Controlled</w:t>
      </w:r>
      <w:r>
        <w:t xml:space="preserve"> </w:t>
      </w:r>
      <w:r>
        <w:t>Fusion,</w:t>
      </w:r>
      <w:r>
        <w:t xml:space="preserve"> </w:t>
      </w:r>
      <w:r>
        <w:t>50(12),</w:t>
      </w:r>
      <w:r>
        <w:t xml:space="preserve"> </w:t>
      </w:r>
      <w:r>
        <w:t>124025.</w:t>
      </w:r>
    </w:p>
    <w:p>
      <w:r>
        <w:t>Bamford,</w:t>
      </w:r>
      <w:r>
        <w:t xml:space="preserve"> </w:t>
      </w:r>
      <w:r>
        <w:t>R.A.,</w:t>
      </w:r>
      <w:r>
        <w:t xml:space="preserve"> </w:t>
      </w:r>
      <w:r>
        <w:t>Kellett,</w:t>
      </w:r>
      <w:r>
        <w:t xml:space="preserve"> </w:t>
      </w:r>
      <w:r>
        <w:t>B.,</w:t>
      </w:r>
      <w:r>
        <w:t xml:space="preserve"> </w:t>
      </w:r>
      <w:r>
        <w:t>Bradford,</w:t>
      </w:r>
      <w:r>
        <w:t xml:space="preserve"> </w:t>
      </w:r>
      <w:r>
        <w:t>J.,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(2014).</w:t>
      </w:r>
      <w:r>
        <w:t xml:space="preserve"> </w:t>
      </w:r>
      <w:r>
        <w:t>An</w:t>
      </w:r>
      <w:r>
        <w:t xml:space="preserve"> </w:t>
      </w:r>
      <w:r>
        <w:t>exploration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effectiveness</w:t>
      </w:r>
      <w:r>
        <w:t xml:space="preserve"> </w:t>
      </w:r>
      <w:r>
        <w:t>of</w:t>
      </w:r>
      <w:r>
        <w:t xml:space="preserve"> </w:t>
      </w:r>
      <w:r>
        <w:t>artificial</w:t>
      </w:r>
      <w:r>
        <w:t xml:space="preserve"> </w:t>
      </w:r>
      <w:r>
        <w:t>mini-magnetospheres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potential</w:t>
      </w:r>
      <w:r>
        <w:t xml:space="preserve"> </w:t>
      </w:r>
      <w:r>
        <w:t>solar</w:t>
      </w:r>
      <w:r>
        <w:t xml:space="preserve"> </w:t>
      </w:r>
      <w:r>
        <w:t>storm</w:t>
      </w:r>
      <w:r>
        <w:t xml:space="preserve"> </w:t>
      </w:r>
      <w:r>
        <w:t>shelter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term</w:t>
      </w:r>
      <w:r>
        <w:t xml:space="preserve"> </w:t>
      </w:r>
      <w:r>
        <w:t>human</w:t>
      </w:r>
      <w:r>
        <w:t xml:space="preserve"> </w:t>
      </w:r>
      <w:r>
        <w:t>space</w:t>
      </w:r>
      <w:r>
        <w:t xml:space="preserve"> </w:t>
      </w:r>
      <w:r>
        <w:t>missions.</w:t>
      </w:r>
      <w:r>
        <w:t xml:space="preserve"> </w:t>
      </w:r>
      <w:r>
        <w:t>Acta</w:t>
      </w:r>
      <w:r>
        <w:t xml:space="preserve"> </w:t>
      </w:r>
      <w:r>
        <w:t>Astronautica,</w:t>
      </w:r>
      <w:r>
        <w:t xml:space="preserve"> </w:t>
      </w:r>
      <w:r>
        <w:t>105(2),</w:t>
      </w:r>
      <w:r>
        <w:t xml:space="preserve"> </w:t>
      </w:r>
      <w:del w:id="16525" w:author="Leon Sandler" w:date="2026-09-06T00:00:00Z">
        <w:r>
          <w:delText>385-394.</w:delText>
        </w:r>
      </w:del>
      <w:ins w:id="16526" w:author="Leon Sandler" w:date="2026-09-06T00:00:00Z">
        <w:r>
          <w:t>385–394.</w:t>
        </w:r>
      </w:ins>
    </w:p>
    <w:p>
      <w:ins w:id="16527" w:author="Leon Sandler" w:date="2026-09-06T00:00:00Z">
        <w:r>
          <w:t>Blue</w:t>
        </w:r>
      </w:ins>
      <w:ins w:id="16528" w:author="Leon Sandler" w:date="2026-09-06T00:00:00Z">
        <w:r>
          <w:t xml:space="preserve"> </w:t>
        </w:r>
      </w:ins>
      <w:ins w:id="16529" w:author="Leon Sandler" w:date="2026-09-06T00:00:00Z">
        <w:r>
          <w:t>Origin</w:t>
        </w:r>
      </w:ins>
      <w:ins w:id="16530" w:author="Leon Sandler" w:date="2026-09-06T00:00:00Z">
        <w:r>
          <w:t xml:space="preserve"> </w:t>
        </w:r>
      </w:ins>
      <w:ins w:id="16531" w:author="Leon Sandler" w:date="2026-09-06T00:00:00Z">
        <w:r>
          <w:t>(2025).</w:t>
        </w:r>
      </w:ins>
      <w:ins w:id="16532" w:author="Leon Sandler" w:date="2026-09-06T00:00:00Z">
        <w:r>
          <w:t xml:space="preserve"> </w:t>
        </w:r>
      </w:ins>
      <w:ins w:id="16533" w:author="Leon Sandler" w:date="2026-09-06T00:00:00Z">
        <w:r>
          <w:t>Blue</w:t>
        </w:r>
      </w:ins>
      <w:ins w:id="16534" w:author="Leon Sandler" w:date="2026-09-06T00:00:00Z">
        <w:r>
          <w:t xml:space="preserve"> </w:t>
        </w:r>
      </w:ins>
      <w:ins w:id="16535" w:author="Leon Sandler" w:date="2026-09-06T00:00:00Z">
        <w:r>
          <w:t>Moon</w:t>
        </w:r>
      </w:ins>
      <w:ins w:id="16536" w:author="Leon Sandler" w:date="2026-09-06T00:00:00Z">
        <w:r>
          <w:t xml:space="preserve"> </w:t>
        </w:r>
      </w:ins>
      <w:ins w:id="16537" w:author="Leon Sandler" w:date="2026-09-06T00:00:00Z">
        <w:r>
          <w:t>Mark</w:t>
        </w:r>
      </w:ins>
      <w:ins w:id="16538" w:author="Leon Sandler" w:date="2026-09-06T00:00:00Z">
        <w:r>
          <w:t xml:space="preserve"> </w:t>
        </w:r>
      </w:ins>
      <w:ins w:id="16539" w:author="Leon Sandler" w:date="2026-09-06T00:00:00Z">
        <w:r>
          <w:t>1.</w:t>
        </w:r>
      </w:ins>
      <w:ins w:id="16540" w:author="Leon Sandler" w:date="2026-09-06T00:00:00Z">
        <w:r>
          <w:t xml:space="preserve"> </w:t>
        </w:r>
      </w:ins>
      <w:ins w:id="16541" w:author="Leon Sandler" w:date="2026-09-06T00:00:00Z">
        <w:r>
          <w:t>https://www.blueorigin.com/blue-moon/mark-1</w:t>
        </w:r>
      </w:ins>
    </w:p>
    <w:p>
      <w:r>
        <w:t>Boris,</w:t>
      </w:r>
      <w:r>
        <w:t xml:space="preserve"> </w:t>
      </w:r>
      <w:r>
        <w:t>J.P.</w:t>
      </w:r>
      <w:r>
        <w:t xml:space="preserve"> </w:t>
      </w:r>
      <w:r>
        <w:t>(1970).</w:t>
      </w:r>
      <w:r>
        <w:t xml:space="preserve"> </w:t>
      </w:r>
      <w:r>
        <w:t>Relativistic</w:t>
      </w:r>
      <w:r>
        <w:t xml:space="preserve"> </w:t>
      </w:r>
      <w:r>
        <w:t>plasma</w:t>
      </w:r>
      <w:r>
        <w:t xml:space="preserve"> </w:t>
      </w:r>
      <w:r>
        <w:t>simulation—optimization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hybrid</w:t>
      </w:r>
      <w:r>
        <w:t xml:space="preserve"> </w:t>
      </w:r>
      <w:r>
        <w:t>code.</w:t>
      </w:r>
      <w:r>
        <w:t xml:space="preserve"> </w:t>
      </w:r>
      <w:r>
        <w:t>Proceedings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Fourth</w:t>
      </w:r>
      <w:r>
        <w:t xml:space="preserve"> </w:t>
      </w:r>
      <w:r>
        <w:t>Conference</w:t>
      </w:r>
      <w:r>
        <w:t xml:space="preserve"> </w:t>
      </w:r>
      <w:r>
        <w:t>on</w:t>
      </w:r>
      <w:r>
        <w:t xml:space="preserve"> </w:t>
      </w:r>
      <w:r>
        <w:t>Numerical</w:t>
      </w:r>
      <w:r>
        <w:t xml:space="preserve"> </w:t>
      </w:r>
      <w:r>
        <w:t>Simulation</w:t>
      </w:r>
      <w:r>
        <w:t xml:space="preserve"> </w:t>
      </w:r>
      <w:r>
        <w:t>of</w:t>
      </w:r>
      <w:r>
        <w:t xml:space="preserve"> </w:t>
      </w:r>
      <w:r>
        <w:t>Plasmas,</w:t>
      </w:r>
      <w:r>
        <w:t xml:space="preserve"> </w:t>
      </w:r>
      <w:del w:id="16542" w:author="Leon Sandler" w:date="2026-09-06T00:00:00Z">
        <w:r>
          <w:delText>3-67.</w:delText>
        </w:r>
      </w:del>
      <w:ins w:id="16543" w:author="Leon Sandler" w:date="2026-09-06T00:00:00Z">
        <w:r>
          <w:t>3–67.</w:t>
        </w:r>
      </w:ins>
      <w:r>
        <w:t xml:space="preserve"> </w:t>
      </w:r>
      <w:r>
        <w:t>Naval</w:t>
      </w:r>
      <w:r>
        <w:t xml:space="preserve"> </w:t>
      </w:r>
      <w:r>
        <w:t>Research</w:t>
      </w:r>
      <w:r>
        <w:t xml:space="preserve"> </w:t>
      </w:r>
      <w:r>
        <w:t>Laboratory.</w:t>
      </w:r>
    </w:p>
    <w:p>
      <w:ins w:id="16544" w:author="Leon Sandler" w:date="2026-09-06T00:00:00Z">
        <w:r>
          <w:t>Creech,</w:t>
        </w:r>
      </w:ins>
      <w:ins w:id="16545" w:author="Leon Sandler" w:date="2026-09-06T00:00:00Z">
        <w:r>
          <w:t xml:space="preserve"> </w:t>
        </w:r>
      </w:ins>
      <w:ins w:id="16546" w:author="Leon Sandler" w:date="2026-09-06T00:00:00Z">
        <w:r>
          <w:t>S.,</w:t>
        </w:r>
      </w:ins>
      <w:ins w:id="16547" w:author="Leon Sandler" w:date="2026-09-06T00:00:00Z">
        <w:r>
          <w:t xml:space="preserve"> </w:t>
        </w:r>
      </w:ins>
      <w:ins w:id="16548" w:author="Leon Sandler" w:date="2026-09-06T00:00:00Z">
        <w:r>
          <w:t>Chojnacki,</w:t>
        </w:r>
      </w:ins>
      <w:ins w:id="16549" w:author="Leon Sandler" w:date="2026-09-06T00:00:00Z">
        <w:r>
          <w:t xml:space="preserve"> </w:t>
        </w:r>
      </w:ins>
      <w:ins w:id="16550" w:author="Leon Sandler" w:date="2026-09-06T00:00:00Z">
        <w:r>
          <w:t>K.,</w:t>
        </w:r>
      </w:ins>
      <w:ins w:id="16551" w:author="Leon Sandler" w:date="2026-09-06T00:00:00Z">
        <w:r>
          <w:t xml:space="preserve"> </w:t>
        </w:r>
      </w:ins>
      <w:ins w:id="16552" w:author="Leon Sandler" w:date="2026-09-06T00:00:00Z">
        <w:r>
          <w:t>Ortega,</w:t>
        </w:r>
      </w:ins>
      <w:ins w:id="16553" w:author="Leon Sandler" w:date="2026-09-06T00:00:00Z">
        <w:r>
          <w:t xml:space="preserve"> </w:t>
        </w:r>
      </w:ins>
      <w:ins w:id="16554" w:author="Leon Sandler" w:date="2026-09-06T00:00:00Z">
        <w:r>
          <w:t>R.,</w:t>
        </w:r>
      </w:ins>
      <w:ins w:id="16555" w:author="Leon Sandler" w:date="2026-09-06T00:00:00Z">
        <w:r>
          <w:t xml:space="preserve"> </w:t>
        </w:r>
      </w:ins>
      <w:ins w:id="16556" w:author="Leon Sandler" w:date="2026-09-06T00:00:00Z">
        <w:r>
          <w:t>Percy,</w:t>
        </w:r>
      </w:ins>
      <w:ins w:id="16557" w:author="Leon Sandler" w:date="2026-09-06T00:00:00Z">
        <w:r>
          <w:t xml:space="preserve"> </w:t>
        </w:r>
      </w:ins>
      <w:ins w:id="16558" w:author="Leon Sandler" w:date="2026-09-06T00:00:00Z">
        <w:r>
          <w:t>T.K.,</w:t>
        </w:r>
      </w:ins>
      <w:ins w:id="16559" w:author="Leon Sandler" w:date="2026-09-06T00:00:00Z">
        <w:r>
          <w:t xml:space="preserve"> </w:t>
        </w:r>
      </w:ins>
      <w:ins w:id="16560" w:author="Leon Sandler" w:date="2026-09-06T00:00:00Z">
        <w:r>
          <w:t>Van</w:t>
        </w:r>
      </w:ins>
      <w:ins w:id="16561" w:author="Leon Sandler" w:date="2026-09-06T00:00:00Z">
        <w:r>
          <w:t xml:space="preserve"> </w:t>
        </w:r>
      </w:ins>
      <w:ins w:id="16562" w:author="Leon Sandler" w:date="2026-09-06T00:00:00Z">
        <w:r>
          <w:t>Dyke,</w:t>
        </w:r>
      </w:ins>
      <w:ins w:id="16563" w:author="Leon Sandler" w:date="2026-09-06T00:00:00Z">
        <w:r>
          <w:t xml:space="preserve"> </w:t>
        </w:r>
      </w:ins>
      <w:ins w:id="16564" w:author="Leon Sandler" w:date="2026-09-06T00:00:00Z">
        <w:r>
          <w:t>M.,</w:t>
        </w:r>
      </w:ins>
      <w:ins w:id="16565" w:author="Leon Sandler" w:date="2026-09-06T00:00:00Z">
        <w:r>
          <w:t xml:space="preserve"> </w:t>
        </w:r>
      </w:ins>
      <w:ins w:id="16566" w:author="Leon Sandler" w:date="2026-09-06T00:00:00Z">
        <w:r>
          <w:t>Pearson,</w:t>
        </w:r>
      </w:ins>
      <w:ins w:id="16567" w:author="Leon Sandler" w:date="2026-09-06T00:00:00Z">
        <w:r>
          <w:t xml:space="preserve"> </w:t>
        </w:r>
      </w:ins>
      <w:ins w:id="16568" w:author="Leon Sandler" w:date="2026-09-06T00:00:00Z">
        <w:r>
          <w:t>T.,</w:t>
        </w:r>
      </w:ins>
      <w:ins w:id="16569" w:author="Leon Sandler" w:date="2026-09-06T00:00:00Z">
        <w:r>
          <w:t xml:space="preserve"> </w:t>
        </w:r>
      </w:ins>
      <w:ins w:id="16570" w:author="Leon Sandler" w:date="2026-09-06T00:00:00Z">
        <w:r>
          <w:t>Criswell,</w:t>
        </w:r>
      </w:ins>
      <w:ins w:id="16571" w:author="Leon Sandler" w:date="2026-09-06T00:00:00Z">
        <w:r>
          <w:t xml:space="preserve"> </w:t>
        </w:r>
      </w:ins>
      <w:ins w:id="16572" w:author="Leon Sandler" w:date="2026-09-06T00:00:00Z">
        <w:r>
          <w:t>K.,</w:t>
        </w:r>
      </w:ins>
      <w:ins w:id="16573" w:author="Leon Sandler" w:date="2026-09-06T00:00:00Z">
        <w:r>
          <w:t xml:space="preserve"> </w:t>
        </w:r>
      </w:ins>
      <w:ins w:id="16574" w:author="Leon Sandler" w:date="2026-09-06T00:00:00Z">
        <w:r>
          <w:t>Polsgrove,</w:t>
        </w:r>
      </w:ins>
      <w:ins w:id="16575" w:author="Leon Sandler" w:date="2026-09-06T00:00:00Z">
        <w:r>
          <w:t xml:space="preserve"> </w:t>
        </w:r>
      </w:ins>
      <w:ins w:id="16576" w:author="Leon Sandler" w:date="2026-09-06T00:00:00Z">
        <w:r>
          <w:t>T.,</w:t>
        </w:r>
      </w:ins>
      <w:ins w:id="16577" w:author="Leon Sandler" w:date="2026-09-06T00:00:00Z">
        <w:r>
          <w:t xml:space="preserve"> </w:t>
        </w:r>
      </w:ins>
      <w:ins w:id="16578" w:author="Leon Sandler" w:date="2026-09-06T00:00:00Z">
        <w:r>
          <w:t>Lockett,</w:t>
        </w:r>
      </w:ins>
      <w:ins w:id="16579" w:author="Leon Sandler" w:date="2026-09-06T00:00:00Z">
        <w:r>
          <w:t xml:space="preserve"> </w:t>
        </w:r>
      </w:ins>
      <w:ins w:id="16580" w:author="Leon Sandler" w:date="2026-09-06T00:00:00Z">
        <w:r>
          <w:t>T.,</w:t>
        </w:r>
      </w:ins>
      <w:ins w:id="16581" w:author="Leon Sandler" w:date="2026-09-06T00:00:00Z">
        <w:r>
          <w:t xml:space="preserve"> </w:t>
        </w:r>
      </w:ins>
      <w:ins w:id="16582" w:author="Leon Sandler" w:date="2026-09-06T00:00:00Z">
        <w:r>
          <w:t>Stott,</w:t>
        </w:r>
      </w:ins>
      <w:ins w:id="16583" w:author="Leon Sandler" w:date="2026-09-06T00:00:00Z">
        <w:r>
          <w:t xml:space="preserve"> </w:t>
        </w:r>
      </w:ins>
      <w:ins w:id="16584" w:author="Leon Sandler" w:date="2026-09-06T00:00:00Z">
        <w:r>
          <w:t>J.,</w:t>
        </w:r>
      </w:ins>
      <w:ins w:id="16585" w:author="Leon Sandler" w:date="2026-09-06T00:00:00Z">
        <w:r>
          <w:t xml:space="preserve"> </w:t>
        </w:r>
      </w:ins>
      <w:ins w:id="16586" w:author="Leon Sandler" w:date="2026-09-06T00:00:00Z">
        <w:r>
          <w:t>&amp;</w:t>
        </w:r>
      </w:ins>
      <w:ins w:id="16587" w:author="Leon Sandler" w:date="2026-09-06T00:00:00Z">
        <w:r>
          <w:t xml:space="preserve"> </w:t>
        </w:r>
      </w:ins>
      <w:ins w:id="16588" w:author="Leon Sandler" w:date="2026-09-06T00:00:00Z">
        <w:r>
          <w:t>Perry,</w:t>
        </w:r>
      </w:ins>
      <w:ins w:id="16589" w:author="Leon Sandler" w:date="2026-09-06T00:00:00Z">
        <w:r>
          <w:t xml:space="preserve"> </w:t>
        </w:r>
      </w:ins>
      <w:ins w:id="16590" w:author="Leon Sandler" w:date="2026-09-06T00:00:00Z">
        <w:r>
          <w:t>B.</w:t>
        </w:r>
      </w:ins>
      <w:ins w:id="16591" w:author="Leon Sandler" w:date="2026-09-06T00:00:00Z">
        <w:r>
          <w:t xml:space="preserve"> </w:t>
        </w:r>
      </w:ins>
      <w:ins w:id="16592" w:author="Leon Sandler" w:date="2026-09-06T00:00:00Z">
        <w:r>
          <w:t>(2025).</w:t>
        </w:r>
      </w:ins>
      <w:ins w:id="16593" w:author="Leon Sandler" w:date="2026-09-06T00:00:00Z">
        <w:r>
          <w:t xml:space="preserve"> </w:t>
        </w:r>
      </w:ins>
      <w:ins w:id="16594" w:author="Leon Sandler" w:date="2026-09-06T00:00:00Z">
        <w:r>
          <w:t>Update</w:t>
        </w:r>
      </w:ins>
      <w:ins w:id="16595" w:author="Leon Sandler" w:date="2026-09-06T00:00:00Z">
        <w:r>
          <w:t xml:space="preserve"> </w:t>
        </w:r>
      </w:ins>
      <w:ins w:id="16596" w:author="Leon Sandler" w:date="2026-09-06T00:00:00Z">
        <w:r>
          <w:t>on</w:t>
        </w:r>
      </w:ins>
      <w:ins w:id="16597" w:author="Leon Sandler" w:date="2026-09-06T00:00:00Z">
        <w:r>
          <w:t xml:space="preserve"> </w:t>
        </w:r>
      </w:ins>
      <w:ins w:id="16598" w:author="Leon Sandler" w:date="2026-09-06T00:00:00Z">
        <w:r>
          <w:t>NASA's</w:t>
        </w:r>
      </w:ins>
      <w:ins w:id="16599" w:author="Leon Sandler" w:date="2026-09-06T00:00:00Z">
        <w:r>
          <w:t xml:space="preserve"> </w:t>
        </w:r>
      </w:ins>
      <w:ins w:id="16600" w:author="Leon Sandler" w:date="2026-09-06T00:00:00Z">
        <w:r>
          <w:t>Human</w:t>
        </w:r>
      </w:ins>
      <w:ins w:id="16601" w:author="Leon Sandler" w:date="2026-09-06T00:00:00Z">
        <w:r>
          <w:t xml:space="preserve"> </w:t>
        </w:r>
      </w:ins>
      <w:ins w:id="16602" w:author="Leon Sandler" w:date="2026-09-06T00:00:00Z">
        <w:r>
          <w:t>Landing</w:t>
        </w:r>
      </w:ins>
      <w:ins w:id="16603" w:author="Leon Sandler" w:date="2026-09-06T00:00:00Z">
        <w:r>
          <w:t xml:space="preserve"> </w:t>
        </w:r>
      </w:ins>
      <w:ins w:id="16604" w:author="Leon Sandler" w:date="2026-09-06T00:00:00Z">
        <w:r>
          <w:t>System</w:t>
        </w:r>
      </w:ins>
      <w:ins w:id="16605" w:author="Leon Sandler" w:date="2026-09-06T00:00:00Z">
        <w:r>
          <w:t xml:space="preserve"> </w:t>
        </w:r>
      </w:ins>
      <w:ins w:id="16606" w:author="Leon Sandler" w:date="2026-09-06T00:00:00Z">
        <w:r>
          <w:t>(HLS)</w:t>
        </w:r>
      </w:ins>
      <w:ins w:id="16607" w:author="Leon Sandler" w:date="2026-09-06T00:00:00Z">
        <w:r>
          <w:t xml:space="preserve"> </w:t>
        </w:r>
      </w:ins>
      <w:ins w:id="16608" w:author="Leon Sandler" w:date="2026-09-06T00:00:00Z">
        <w:r>
          <w:t>Program:</w:t>
        </w:r>
      </w:ins>
      <w:ins w:id="16609" w:author="Leon Sandler" w:date="2026-09-06T00:00:00Z">
        <w:r>
          <w:t xml:space="preserve"> </w:t>
        </w:r>
      </w:ins>
      <w:ins w:id="16610" w:author="Leon Sandler" w:date="2026-09-06T00:00:00Z">
        <w:r>
          <w:t>Public-Private</w:t>
        </w:r>
      </w:ins>
      <w:ins w:id="16611" w:author="Leon Sandler" w:date="2026-09-06T00:00:00Z">
        <w:r>
          <w:t xml:space="preserve"> </w:t>
        </w:r>
      </w:ins>
      <w:ins w:id="16612" w:author="Leon Sandler" w:date="2026-09-06T00:00:00Z">
        <w:r>
          <w:t>Partnership</w:t>
        </w:r>
      </w:ins>
      <w:ins w:id="16613" w:author="Leon Sandler" w:date="2026-09-06T00:00:00Z">
        <w:r>
          <w:t xml:space="preserve"> </w:t>
        </w:r>
      </w:ins>
      <w:ins w:id="16614" w:author="Leon Sandler" w:date="2026-09-06T00:00:00Z">
        <w:r>
          <w:t>Advancing</w:t>
        </w:r>
      </w:ins>
      <w:ins w:id="16615" w:author="Leon Sandler" w:date="2026-09-06T00:00:00Z">
        <w:r>
          <w:t xml:space="preserve"> </w:t>
        </w:r>
      </w:ins>
      <w:ins w:id="16616" w:author="Leon Sandler" w:date="2026-09-06T00:00:00Z">
        <w:r>
          <w:t>Artemis</w:t>
        </w:r>
      </w:ins>
      <w:ins w:id="16617" w:author="Leon Sandler" w:date="2026-09-06T00:00:00Z">
        <w:r>
          <w:t xml:space="preserve"> </w:t>
        </w:r>
      </w:ins>
      <w:ins w:id="16618" w:author="Leon Sandler" w:date="2026-09-06T00:00:00Z">
        <w:r>
          <w:t>Sustainable</w:t>
        </w:r>
      </w:ins>
      <w:ins w:id="16619" w:author="Leon Sandler" w:date="2026-09-06T00:00:00Z">
        <w:r>
          <w:t xml:space="preserve"> </w:t>
        </w:r>
      </w:ins>
      <w:ins w:id="16620" w:author="Leon Sandler" w:date="2026-09-06T00:00:00Z">
        <w:r>
          <w:t>Lunar</w:t>
        </w:r>
      </w:ins>
      <w:ins w:id="16621" w:author="Leon Sandler" w:date="2026-09-06T00:00:00Z">
        <w:r>
          <w:t xml:space="preserve"> </w:t>
        </w:r>
      </w:ins>
      <w:ins w:id="16622" w:author="Leon Sandler" w:date="2026-09-06T00:00:00Z">
        <w:r>
          <w:t>Exploration.</w:t>
        </w:r>
      </w:ins>
      <w:ins w:id="16623" w:author="Leon Sandler" w:date="2026-09-06T00:00:00Z">
        <w:r>
          <w:t xml:space="preserve"> </w:t>
        </w:r>
      </w:ins>
      <w:ins w:id="16624" w:author="Leon Sandler" w:date="2026-09-06T00:00:00Z">
        <w:r>
          <w:t>Proceedings</w:t>
        </w:r>
      </w:ins>
      <w:ins w:id="16625" w:author="Leon Sandler" w:date="2026-09-06T00:00:00Z">
        <w:r>
          <w:t xml:space="preserve"> </w:t>
        </w:r>
      </w:ins>
      <w:ins w:id="16626" w:author="Leon Sandler" w:date="2026-09-06T00:00:00Z">
        <w:r>
          <w:t>of</w:t>
        </w:r>
      </w:ins>
      <w:ins w:id="16627" w:author="Leon Sandler" w:date="2026-09-06T00:00:00Z">
        <w:r>
          <w:t xml:space="preserve"> </w:t>
        </w:r>
      </w:ins>
      <w:ins w:id="16628" w:author="Leon Sandler" w:date="2026-09-06T00:00:00Z">
        <w:r>
          <w:t>the</w:t>
        </w:r>
      </w:ins>
      <w:ins w:id="16629" w:author="Leon Sandler" w:date="2026-09-06T00:00:00Z">
        <w:r>
          <w:t xml:space="preserve"> </w:t>
        </w:r>
      </w:ins>
      <w:ins w:id="16630" w:author="Leon Sandler" w:date="2026-09-06T00:00:00Z">
        <w:r>
          <w:t>76th</w:t>
        </w:r>
      </w:ins>
      <w:ins w:id="16631" w:author="Leon Sandler" w:date="2026-09-06T00:00:00Z">
        <w:r>
          <w:t xml:space="preserve"> </w:t>
        </w:r>
      </w:ins>
      <w:ins w:id="16632" w:author="Leon Sandler" w:date="2026-09-06T00:00:00Z">
        <w:r>
          <w:t>International</w:t>
        </w:r>
      </w:ins>
      <w:ins w:id="16633" w:author="Leon Sandler" w:date="2026-09-06T00:00:00Z">
        <w:r>
          <w:t xml:space="preserve"> </w:t>
        </w:r>
      </w:ins>
      <w:ins w:id="16634" w:author="Leon Sandler" w:date="2026-09-06T00:00:00Z">
        <w:r>
          <w:t>Astronautical</w:t>
        </w:r>
      </w:ins>
      <w:ins w:id="16635" w:author="Leon Sandler" w:date="2026-09-06T00:00:00Z">
        <w:r>
          <w:t xml:space="preserve"> </w:t>
        </w:r>
      </w:ins>
      <w:ins w:id="16636" w:author="Leon Sandler" w:date="2026-09-06T00:00:00Z">
        <w:r>
          <w:t>Congress.</w:t>
        </w:r>
      </w:ins>
      <w:ins w:id="16637" w:author="Leon Sandler" w:date="2026-09-06T00:00:00Z">
        <w:r>
          <w:t xml:space="preserve"> </w:t>
        </w:r>
      </w:ins>
      <w:ins w:id="16638" w:author="Leon Sandler" w:date="2026-09-06T00:00:00Z">
        <w:r>
          <w:t>NASA</w:t>
        </w:r>
      </w:ins>
      <w:ins w:id="16639" w:author="Leon Sandler" w:date="2026-09-06T00:00:00Z">
        <w:r>
          <w:t xml:space="preserve"> </w:t>
        </w:r>
      </w:ins>
      <w:ins w:id="16640" w:author="Leon Sandler" w:date="2026-09-06T00:00:00Z">
        <w:r>
          <w:t>Technical</w:t>
        </w:r>
      </w:ins>
      <w:ins w:id="16641" w:author="Leon Sandler" w:date="2026-09-06T00:00:00Z">
        <w:r>
          <w:t xml:space="preserve"> </w:t>
        </w:r>
      </w:ins>
      <w:ins w:id="16642" w:author="Leon Sandler" w:date="2026-09-06T00:00:00Z">
        <w:r>
          <w:t>Reports</w:t>
        </w:r>
      </w:ins>
      <w:ins w:id="16643" w:author="Leon Sandler" w:date="2026-09-06T00:00:00Z">
        <w:r>
          <w:t xml:space="preserve"> </w:t>
        </w:r>
      </w:ins>
      <w:ins w:id="16644" w:author="Leon Sandler" w:date="2026-09-06T00:00:00Z">
        <w:r>
          <w:t>Server.</w:t>
        </w:r>
      </w:ins>
      <w:ins w:id="16645" w:author="Leon Sandler" w:date="2026-09-06T00:00:00Z">
        <w:r>
          <w:t xml:space="preserve"> </w:t>
        </w:r>
      </w:ins>
      <w:ins w:id="16646" w:author="Leon Sandler" w:date="2026-09-06T00:00:00Z">
        <w:r>
          <w:t>https://ntrs.nasa.gov/citations/20250008727</w:t>
        </w:r>
      </w:ins>
    </w:p>
    <w:p>
      <w:r>
        <w:t>Deca,</w:t>
      </w:r>
      <w:r>
        <w:t xml:space="preserve"> </w:t>
      </w:r>
      <w:r>
        <w:t>J.,</w:t>
      </w:r>
      <w:r>
        <w:t xml:space="preserve"> </w:t>
      </w:r>
      <w:r>
        <w:t>Divin,</w:t>
      </w:r>
      <w:r>
        <w:t xml:space="preserve"> </w:t>
      </w:r>
      <w:r>
        <w:t>A.,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(2018).</w:t>
      </w:r>
      <w:r>
        <w:t xml:space="preserve"> </w:t>
      </w:r>
      <w:r>
        <w:t>Reiner</w:t>
      </w:r>
      <w:r>
        <w:t xml:space="preserve"> </w:t>
      </w:r>
      <w:r>
        <w:t>Gamma</w:t>
      </w:r>
      <w:r>
        <w:t xml:space="preserve"> </w:t>
      </w:r>
      <w:r>
        <w:t>albedo</w:t>
      </w:r>
      <w:r>
        <w:t xml:space="preserve"> </w:t>
      </w:r>
      <w:r>
        <w:t>features</w:t>
      </w:r>
      <w:r>
        <w:t xml:space="preserve"> </w:t>
      </w:r>
      <w:r>
        <w:t>reproduced</w:t>
      </w:r>
      <w:r>
        <w:t xml:space="preserve"> </w:t>
      </w:r>
      <w:r>
        <w:t>by</w:t>
      </w:r>
      <w:r>
        <w:t xml:space="preserve"> </w:t>
      </w:r>
      <w:r>
        <w:t>modeling</w:t>
      </w:r>
      <w:r>
        <w:t xml:space="preserve"> </w:t>
      </w:r>
      <w:r>
        <w:t>solar</w:t>
      </w:r>
      <w:r>
        <w:t xml:space="preserve"> </w:t>
      </w:r>
      <w:r>
        <w:t>wind</w:t>
      </w:r>
      <w:r>
        <w:t xml:space="preserve"> </w:t>
      </w:r>
      <w:r>
        <w:t>standoff.</w:t>
      </w:r>
      <w:r>
        <w:t xml:space="preserve"> </w:t>
      </w:r>
      <w:r>
        <w:t>Communications</w:t>
      </w:r>
      <w:r>
        <w:t xml:space="preserve"> </w:t>
      </w:r>
      <w:r>
        <w:t>Physics,</w:t>
      </w:r>
      <w:r>
        <w:t xml:space="preserve"> </w:t>
      </w:r>
      <w:r>
        <w:t>1,</w:t>
      </w:r>
      <w:r>
        <w:t xml:space="preserve"> </w:t>
      </w:r>
      <w:r>
        <w:t>12.</w:t>
      </w:r>
    </w:p>
    <w:p>
      <w:r>
        <w:t>Garrick-Bethell,</w:t>
      </w:r>
      <w:r>
        <w:t xml:space="preserve"> </w:t>
      </w:r>
      <w:r>
        <w:t>I.,</w:t>
      </w:r>
      <w:r>
        <w:t xml:space="preserve"> </w:t>
      </w:r>
      <w:r>
        <w:t>et</w:t>
      </w:r>
      <w:r>
        <w:t xml:space="preserve"> </w:t>
      </w:r>
      <w:r>
        <w:t>al.</w:t>
      </w:r>
      <w:r>
        <w:t xml:space="preserve"> </w:t>
      </w:r>
      <w:r>
        <w:t>(2019).</w:t>
      </w:r>
      <w:r>
        <w:t xml:space="preserve"> </w:t>
      </w:r>
      <w:r>
        <w:t>Reiner</w:t>
      </w:r>
      <w:r>
        <w:t xml:space="preserve"> </w:t>
      </w:r>
      <w:r>
        <w:t>Gamma:</w:t>
      </w:r>
      <w:r>
        <w:t xml:space="preserve"> </w:t>
      </w:r>
      <w:r>
        <w:t>A</w:t>
      </w:r>
      <w:r>
        <w:t xml:space="preserve"> </w:t>
      </w:r>
      <w:r>
        <w:t>Magnetized</w:t>
      </w:r>
      <w:r>
        <w:t xml:space="preserve"> </w:t>
      </w:r>
      <w:r>
        <w:t>Elliptical</w:t>
      </w:r>
      <w:r>
        <w:t xml:space="preserve"> </w:t>
      </w:r>
      <w:r>
        <w:t>Disk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Moon.</w:t>
      </w:r>
      <w:r>
        <w:t xml:space="preserve"> </w:t>
      </w:r>
      <w:r>
        <w:t>Geophysical</w:t>
      </w:r>
      <w:r>
        <w:t xml:space="preserve"> </w:t>
      </w:r>
      <w:r>
        <w:t>Research</w:t>
      </w:r>
      <w:r>
        <w:t xml:space="preserve"> </w:t>
      </w:r>
      <w:r>
        <w:t>Letters,</w:t>
      </w:r>
      <w:r>
        <w:t xml:space="preserve"> </w:t>
      </w:r>
      <w:r>
        <w:t>46,</w:t>
      </w:r>
      <w:r>
        <w:t xml:space="preserve"> </w:t>
      </w:r>
      <w:del w:id="16647" w:author="Leon Sandler" w:date="2026-09-06T00:00:00Z">
        <w:r>
          <w:delText>5065-5074.</w:delText>
        </w:r>
      </w:del>
      <w:ins w:id="16648" w:author="Leon Sandler" w:date="2026-09-06T00:00:00Z">
        <w:r>
          <w:t>5065–5074.</w:t>
        </w:r>
      </w:ins>
    </w:p>
    <w:p>
      <w:r>
        <w:t>Halbach,</w:t>
      </w:r>
      <w:r>
        <w:t xml:space="preserve"> </w:t>
      </w:r>
      <w:r>
        <w:t>K.</w:t>
      </w:r>
      <w:r>
        <w:t xml:space="preserve"> </w:t>
      </w:r>
      <w:r>
        <w:t>(1980).</w:t>
      </w:r>
      <w:r>
        <w:t xml:space="preserve"> </w:t>
      </w:r>
      <w:r>
        <w:t>Design</w:t>
      </w:r>
      <w:r>
        <w:t xml:space="preserve"> </w:t>
      </w:r>
      <w:r>
        <w:t>of</w:t>
      </w:r>
      <w:r>
        <w:t xml:space="preserve"> </w:t>
      </w:r>
      <w:r>
        <w:t>permanent</w:t>
      </w:r>
      <w:r>
        <w:t xml:space="preserve"> </w:t>
      </w:r>
      <w:r>
        <w:t>multipole</w:t>
      </w:r>
      <w:r>
        <w:t xml:space="preserve"> </w:t>
      </w:r>
      <w:r>
        <w:t>magnets</w:t>
      </w:r>
      <w:r>
        <w:t xml:space="preserve"> </w:t>
      </w:r>
      <w:r>
        <w:t>with</w:t>
      </w:r>
      <w:r>
        <w:t xml:space="preserve"> </w:t>
      </w:r>
      <w:r>
        <w:t>oriented</w:t>
      </w:r>
      <w:r>
        <w:t xml:space="preserve"> </w:t>
      </w:r>
      <w:r>
        <w:t>rare</w:t>
      </w:r>
      <w:r>
        <w:t xml:space="preserve"> </w:t>
      </w:r>
      <w:r>
        <w:t>earth</w:t>
      </w:r>
      <w:r>
        <w:t xml:space="preserve"> </w:t>
      </w:r>
      <w:r>
        <w:t>cobalt</w:t>
      </w:r>
      <w:r>
        <w:t xml:space="preserve"> </w:t>
      </w:r>
      <w:r>
        <w:t>material.</w:t>
      </w:r>
      <w:r>
        <w:t xml:space="preserve"> </w:t>
      </w:r>
      <w:r>
        <w:t>Nuclear</w:t>
      </w:r>
      <w:r>
        <w:t xml:space="preserve"> </w:t>
      </w:r>
      <w:r>
        <w:t>Instruments</w:t>
      </w:r>
      <w:r>
        <w:t xml:space="preserve"> </w:t>
      </w:r>
      <w:r>
        <w:t>and</w:t>
      </w:r>
      <w:r>
        <w:t xml:space="preserve"> </w:t>
      </w:r>
      <w:r>
        <w:t>Methods,</w:t>
      </w:r>
      <w:r>
        <w:t xml:space="preserve"> </w:t>
      </w:r>
      <w:r>
        <w:t>169(1),</w:t>
      </w:r>
      <w:r>
        <w:t xml:space="preserve"> </w:t>
      </w:r>
      <w:del w:id="16649" w:author="Leon Sandler" w:date="2026-09-06T00:00:00Z">
        <w:r>
          <w:delText>1-10.</w:delText>
        </w:r>
      </w:del>
      <w:ins w:id="16650" w:author="Leon Sandler" w:date="2026-09-06T00:00:00Z">
        <w:r>
          <w:t>1–10.</w:t>
        </w:r>
      </w:ins>
    </w:p>
    <w:p>
      <w:r>
        <w:t>Hood,</w:t>
      </w:r>
      <w:r>
        <w:t xml:space="preserve"> </w:t>
      </w:r>
      <w:r>
        <w:t>L.L.,</w:t>
      </w:r>
      <w:r>
        <w:t xml:space="preserve"> </w:t>
      </w:r>
      <w:r>
        <w:t>&amp;</w:t>
      </w:r>
      <w:r>
        <w:t xml:space="preserve"> </w:t>
      </w:r>
      <w:r>
        <w:t>Schubert,</w:t>
      </w:r>
      <w:r>
        <w:t xml:space="preserve"> </w:t>
      </w:r>
      <w:r>
        <w:t>G.</w:t>
      </w:r>
      <w:r>
        <w:t xml:space="preserve"> </w:t>
      </w:r>
      <w:r>
        <w:t>(1980).</w:t>
      </w:r>
      <w:r>
        <w:t xml:space="preserve"> </w:t>
      </w:r>
      <w:r>
        <w:t>Lunar</w:t>
      </w:r>
      <w:r>
        <w:t xml:space="preserve"> </w:t>
      </w:r>
      <w:r>
        <w:t>magnetic</w:t>
      </w:r>
      <w:r>
        <w:t xml:space="preserve"> </w:t>
      </w:r>
      <w:r>
        <w:t>anomalies</w:t>
      </w:r>
      <w:r>
        <w:t xml:space="preserve"> </w:t>
      </w:r>
      <w:r>
        <w:t>and</w:t>
      </w:r>
      <w:r>
        <w:t xml:space="preserve"> </w:t>
      </w:r>
      <w:r>
        <w:t>surface</w:t>
      </w:r>
      <w:r>
        <w:t xml:space="preserve"> </w:t>
      </w:r>
      <w:r>
        <w:t>optical</w:t>
      </w:r>
      <w:r>
        <w:t xml:space="preserve"> </w:t>
      </w:r>
      <w:r>
        <w:t>properties.</w:t>
      </w:r>
      <w:r>
        <w:t xml:space="preserve"> </w:t>
      </w:r>
      <w:r>
        <w:t>Science,</w:t>
      </w:r>
      <w:r>
        <w:t xml:space="preserve"> </w:t>
      </w:r>
      <w:r>
        <w:t>208(4439),</w:t>
      </w:r>
      <w:r>
        <w:t xml:space="preserve"> </w:t>
      </w:r>
      <w:del w:id="16651" w:author="Leon Sandler" w:date="2026-09-06T00:00:00Z">
        <w:r>
          <w:delText>49-51.</w:delText>
        </w:r>
      </w:del>
      <w:ins w:id="16652" w:author="Leon Sandler" w:date="2026-09-06T00:00:00Z">
        <w:r>
          <w:t>49–51.</w:t>
        </w:r>
      </w:ins>
    </w:p>
    <w:p>
      <w:ins w:id="16653" w:author="Leon Sandler" w:date="2026-09-06T00:00:00Z">
        <w:r>
          <w:t>International</w:t>
        </w:r>
      </w:ins>
      <w:ins w:id="16654" w:author="Leon Sandler" w:date="2026-09-06T00:00:00Z">
        <w:r>
          <w:t xml:space="preserve"> </w:t>
        </w:r>
      </w:ins>
      <w:ins w:id="16655" w:author="Leon Sandler" w:date="2026-09-06T00:00:00Z">
        <w:r>
          <w:t>Astronautical</w:t>
        </w:r>
      </w:ins>
      <w:ins w:id="16656" w:author="Leon Sandler" w:date="2026-09-06T00:00:00Z">
        <w:r>
          <w:t xml:space="preserve"> </w:t>
        </w:r>
      </w:ins>
      <w:ins w:id="16657" w:author="Leon Sandler" w:date="2026-09-06T00:00:00Z">
        <w:r>
          <w:t>Congress</w:t>
        </w:r>
      </w:ins>
      <w:ins w:id="16658" w:author="Leon Sandler" w:date="2026-09-06T00:00:00Z">
        <w:r>
          <w:t xml:space="preserve"> </w:t>
        </w:r>
      </w:ins>
      <w:ins w:id="16659" w:author="Leon Sandler" w:date="2026-09-06T00:00:00Z">
        <w:r>
          <w:t>(2024).</w:t>
        </w:r>
      </w:ins>
      <w:ins w:id="16660" w:author="Leon Sandler" w:date="2026-09-06T00:00:00Z">
        <w:r>
          <w:t xml:space="preserve"> </w:t>
        </w:r>
      </w:ins>
      <w:ins w:id="16661" w:author="Leon Sandler" w:date="2026-09-06T00:00:00Z">
        <w:r>
          <w:t>First</w:t>
        </w:r>
      </w:ins>
      <w:ins w:id="16662" w:author="Leon Sandler" w:date="2026-09-06T00:00:00Z">
        <w:r>
          <w:t xml:space="preserve"> </w:t>
        </w:r>
      </w:ins>
      <w:ins w:id="16663" w:author="Leon Sandler" w:date="2026-09-06T00:00:00Z">
        <w:r>
          <w:t>data-based</w:t>
        </w:r>
      </w:ins>
      <w:ins w:id="16664" w:author="Leon Sandler" w:date="2026-09-06T00:00:00Z">
        <w:r>
          <w:t xml:space="preserve"> </w:t>
        </w:r>
      </w:ins>
      <w:ins w:id="16665" w:author="Leon Sandler" w:date="2026-09-06T00:00:00Z">
        <w:r>
          <w:t>evaluation</w:t>
        </w:r>
      </w:ins>
      <w:ins w:id="16666" w:author="Leon Sandler" w:date="2026-09-06T00:00:00Z">
        <w:r>
          <w:t xml:space="preserve"> </w:t>
        </w:r>
      </w:ins>
      <w:ins w:id="16667" w:author="Leon Sandler" w:date="2026-09-06T00:00:00Z">
        <w:r>
          <w:t>of</w:t>
        </w:r>
      </w:ins>
      <w:ins w:id="16668" w:author="Leon Sandler" w:date="2026-09-06T00:00:00Z">
        <w:r>
          <w:t xml:space="preserve"> </w:t>
        </w:r>
      </w:ins>
      <w:ins w:id="16669" w:author="Leon Sandler" w:date="2026-09-06T00:00:00Z">
        <w:r>
          <w:t>the</w:t>
        </w:r>
      </w:ins>
      <w:ins w:id="16670" w:author="Leon Sandler" w:date="2026-09-06T00:00:00Z">
        <w:r>
          <w:t xml:space="preserve"> </w:t>
        </w:r>
      </w:ins>
      <w:ins w:id="16671" w:author="Leon Sandler" w:date="2026-09-06T00:00:00Z">
        <w:r>
          <w:t>radiation</w:t>
        </w:r>
      </w:ins>
      <w:ins w:id="16672" w:author="Leon Sandler" w:date="2026-09-06T00:00:00Z">
        <w:r>
          <w:t xml:space="preserve"> </w:t>
        </w:r>
      </w:ins>
      <w:ins w:id="16673" w:author="Leon Sandler" w:date="2026-09-06T00:00:00Z">
        <w:r>
          <w:t>protection</w:t>
        </w:r>
      </w:ins>
      <w:ins w:id="16674" w:author="Leon Sandler" w:date="2026-09-06T00:00:00Z">
        <w:r>
          <w:t xml:space="preserve"> </w:t>
        </w:r>
      </w:ins>
      <w:ins w:id="16675" w:author="Leon Sandler" w:date="2026-09-06T00:00:00Z">
        <w:r>
          <w:t>capabilities</w:t>
        </w:r>
      </w:ins>
      <w:ins w:id="16676" w:author="Leon Sandler" w:date="2026-09-06T00:00:00Z">
        <w:r>
          <w:t xml:space="preserve"> </w:t>
        </w:r>
      </w:ins>
      <w:ins w:id="16677" w:author="Leon Sandler" w:date="2026-09-06T00:00:00Z">
        <w:r>
          <w:t>of</w:t>
        </w:r>
      </w:ins>
      <w:ins w:id="16678" w:author="Leon Sandler" w:date="2026-09-06T00:00:00Z">
        <w:r>
          <w:t xml:space="preserve"> </w:t>
        </w:r>
      </w:ins>
      <w:ins w:id="16679" w:author="Leon Sandler" w:date="2026-09-06T00:00:00Z">
        <w:r>
          <w:t>the</w:t>
        </w:r>
      </w:ins>
      <w:ins w:id="16680" w:author="Leon Sandler" w:date="2026-09-06T00:00:00Z">
        <w:r>
          <w:t xml:space="preserve"> </w:t>
        </w:r>
      </w:ins>
      <w:ins w:id="16681" w:author="Leon Sandler" w:date="2026-09-06T00:00:00Z">
        <w:r>
          <w:t>AstroRad</w:t>
        </w:r>
      </w:ins>
      <w:ins w:id="16682" w:author="Leon Sandler" w:date="2026-09-06T00:00:00Z">
        <w:r>
          <w:t xml:space="preserve"> </w:t>
        </w:r>
      </w:ins>
      <w:ins w:id="16683" w:author="Leon Sandler" w:date="2026-09-06T00:00:00Z">
        <w:r>
          <w:t>vest</w:t>
        </w:r>
      </w:ins>
      <w:ins w:id="16684" w:author="Leon Sandler" w:date="2026-09-06T00:00:00Z">
        <w:r>
          <w:t xml:space="preserve"> </w:t>
        </w:r>
      </w:ins>
      <w:ins w:id="16685" w:author="Leon Sandler" w:date="2026-09-06T00:00:00Z">
        <w:r>
          <w:t>as</w:t>
        </w:r>
      </w:ins>
      <w:ins w:id="16686" w:author="Leon Sandler" w:date="2026-09-06T00:00:00Z">
        <w:r>
          <w:t xml:space="preserve"> </w:t>
        </w:r>
      </w:ins>
      <w:ins w:id="16687" w:author="Leon Sandler" w:date="2026-09-06T00:00:00Z">
        <w:r>
          <w:t>flown</w:t>
        </w:r>
      </w:ins>
      <w:ins w:id="16688" w:author="Leon Sandler" w:date="2026-09-06T00:00:00Z">
        <w:r>
          <w:t xml:space="preserve"> </w:t>
        </w:r>
      </w:ins>
      <w:ins w:id="16689" w:author="Leon Sandler" w:date="2026-09-06T00:00:00Z">
        <w:r>
          <w:t>onboard</w:t>
        </w:r>
      </w:ins>
      <w:ins w:id="16690" w:author="Leon Sandler" w:date="2026-09-06T00:00:00Z">
        <w:r>
          <w:t xml:space="preserve"> </w:t>
        </w:r>
      </w:ins>
      <w:ins w:id="16691" w:author="Leon Sandler" w:date="2026-09-06T00:00:00Z">
        <w:r>
          <w:t>Artemis</w:t>
        </w:r>
      </w:ins>
      <w:ins w:id="16692" w:author="Leon Sandler" w:date="2026-09-06T00:00:00Z">
        <w:r>
          <w:t xml:space="preserve"> </w:t>
        </w:r>
      </w:ins>
      <w:ins w:id="16693" w:author="Leon Sandler" w:date="2026-09-06T00:00:00Z">
        <w:r>
          <w:t>I.</w:t>
        </w:r>
      </w:ins>
      <w:ins w:id="16694" w:author="Leon Sandler" w:date="2026-09-06T00:00:00Z">
        <w:r>
          <w:t xml:space="preserve"> </w:t>
        </w:r>
      </w:ins>
      <w:ins w:id="16695" w:author="Leon Sandler" w:date="2026-09-06T00:00:00Z">
        <w:r>
          <w:t>Proceedings</w:t>
        </w:r>
      </w:ins>
      <w:ins w:id="16696" w:author="Leon Sandler" w:date="2026-09-06T00:00:00Z">
        <w:r>
          <w:t xml:space="preserve"> </w:t>
        </w:r>
      </w:ins>
      <w:ins w:id="16697" w:author="Leon Sandler" w:date="2026-09-06T00:00:00Z">
        <w:r>
          <w:t>of</w:t>
        </w:r>
      </w:ins>
      <w:ins w:id="16698" w:author="Leon Sandler" w:date="2026-09-06T00:00:00Z">
        <w:r>
          <w:t xml:space="preserve"> </w:t>
        </w:r>
      </w:ins>
      <w:ins w:id="16699" w:author="Leon Sandler" w:date="2026-09-06T00:00:00Z">
        <w:r>
          <w:t>the</w:t>
        </w:r>
      </w:ins>
      <w:ins w:id="16700" w:author="Leon Sandler" w:date="2026-09-06T00:00:00Z">
        <w:r>
          <w:t xml:space="preserve"> </w:t>
        </w:r>
      </w:ins>
      <w:ins w:id="16701" w:author="Leon Sandler" w:date="2026-09-06T00:00:00Z">
        <w:r>
          <w:t>75th</w:t>
        </w:r>
      </w:ins>
      <w:ins w:id="16702" w:author="Leon Sandler" w:date="2026-09-06T00:00:00Z">
        <w:r>
          <w:t xml:space="preserve"> </w:t>
        </w:r>
      </w:ins>
      <w:ins w:id="16703" w:author="Leon Sandler" w:date="2026-09-06T00:00:00Z">
        <w:r>
          <w:t>International</w:t>
        </w:r>
      </w:ins>
      <w:ins w:id="16704" w:author="Leon Sandler" w:date="2026-09-06T00:00:00Z">
        <w:r>
          <w:t xml:space="preserve"> </w:t>
        </w:r>
      </w:ins>
      <w:ins w:id="16705" w:author="Leon Sandler" w:date="2026-09-06T00:00:00Z">
        <w:r>
          <w:t>Astronautical</w:t>
        </w:r>
      </w:ins>
      <w:ins w:id="16706" w:author="Leon Sandler" w:date="2026-09-06T00:00:00Z">
        <w:r>
          <w:t xml:space="preserve"> </w:t>
        </w:r>
      </w:ins>
      <w:ins w:id="16707" w:author="Leon Sandler" w:date="2026-09-06T00:00:00Z">
        <w:r>
          <w:t>Congress,</w:t>
        </w:r>
      </w:ins>
      <w:ins w:id="16708" w:author="Leon Sandler" w:date="2026-09-06T00:00:00Z">
        <w:r>
          <w:t xml:space="preserve"> </w:t>
        </w:r>
      </w:ins>
      <w:ins w:id="16709" w:author="Leon Sandler" w:date="2026-09-06T00:00:00Z">
        <w:r>
          <w:t>paper</w:t>
        </w:r>
      </w:ins>
      <w:ins w:id="16710" w:author="Leon Sandler" w:date="2026-09-06T00:00:00Z">
        <w:r>
          <w:t xml:space="preserve"> </w:t>
        </w:r>
      </w:ins>
      <w:ins w:id="16711" w:author="Leon Sandler" w:date="2026-09-06T00:00:00Z">
        <w:r>
          <w:t>IAC-24,A1,5,7,x90503.</w:t>
        </w:r>
      </w:ins>
    </w:p>
    <w:p>
      <w:ins w:id="16712" w:author="Leon Sandler" w:date="2026-09-06T00:00:00Z">
        <w:r>
          <w:t>NASA</w:t>
        </w:r>
      </w:ins>
      <w:ins w:id="16713" w:author="Leon Sandler" w:date="2026-09-06T00:00:00Z">
        <w:r>
          <w:t xml:space="preserve"> </w:t>
        </w:r>
      </w:ins>
      <w:ins w:id="16714" w:author="Leon Sandler" w:date="2026-09-06T00:00:00Z">
        <w:r>
          <w:t>(2022).</w:t>
        </w:r>
      </w:ins>
      <w:ins w:id="16715" w:author="Leon Sandler" w:date="2026-09-06T00:00:00Z">
        <w:r>
          <w:t xml:space="preserve"> </w:t>
        </w:r>
      </w:ins>
      <w:ins w:id="16716" w:author="Leon Sandler" w:date="2026-09-06T00:00:00Z">
        <w:r>
          <w:t>NASA-STD-3001,</w:t>
        </w:r>
      </w:ins>
      <w:ins w:id="16717" w:author="Leon Sandler" w:date="2026-09-06T00:00:00Z">
        <w:r>
          <w:t xml:space="preserve"> </w:t>
        </w:r>
      </w:ins>
      <w:ins w:id="16718" w:author="Leon Sandler" w:date="2026-09-06T00:00:00Z">
        <w:r>
          <w:t>Volume</w:t>
        </w:r>
      </w:ins>
      <w:ins w:id="16719" w:author="Leon Sandler" w:date="2026-09-06T00:00:00Z">
        <w:r>
          <w:t xml:space="preserve"> </w:t>
        </w:r>
      </w:ins>
      <w:ins w:id="16720" w:author="Leon Sandler" w:date="2026-09-06T00:00:00Z">
        <w:r>
          <w:t>1,</w:t>
        </w:r>
      </w:ins>
      <w:ins w:id="16721" w:author="Leon Sandler" w:date="2026-09-06T00:00:00Z">
        <w:r>
          <w:t xml:space="preserve"> </w:t>
        </w:r>
      </w:ins>
      <w:ins w:id="16722" w:author="Leon Sandler" w:date="2026-09-06T00:00:00Z">
        <w:r>
          <w:t>Revision</w:t>
        </w:r>
      </w:ins>
      <w:ins w:id="16723" w:author="Leon Sandler" w:date="2026-09-06T00:00:00Z">
        <w:r>
          <w:t xml:space="preserve"> </w:t>
        </w:r>
      </w:ins>
      <w:ins w:id="16724" w:author="Leon Sandler" w:date="2026-09-06T00:00:00Z">
        <w:r>
          <w:t>B,</w:t>
        </w:r>
      </w:ins>
      <w:ins w:id="16725" w:author="Leon Sandler" w:date="2026-09-06T00:00:00Z">
        <w:r>
          <w:t xml:space="preserve"> </w:t>
        </w:r>
      </w:ins>
      <w:ins w:id="16726" w:author="Leon Sandler" w:date="2026-09-06T00:00:00Z">
        <w:r>
          <w:t>Technical</w:t>
        </w:r>
      </w:ins>
      <w:ins w:id="16727" w:author="Leon Sandler" w:date="2026-09-06T00:00:00Z">
        <w:r>
          <w:t xml:space="preserve"> </w:t>
        </w:r>
      </w:ins>
      <w:ins w:id="16728" w:author="Leon Sandler" w:date="2026-09-06T00:00:00Z">
        <w:r>
          <w:t>Brief</w:t>
        </w:r>
      </w:ins>
      <w:ins w:id="16729" w:author="Leon Sandler" w:date="2026-09-06T00:00:00Z">
        <w:r>
          <w:t xml:space="preserve"> </w:t>
        </w:r>
      </w:ins>
      <w:ins w:id="16730" w:author="Leon Sandler" w:date="2026-09-06T00:00:00Z">
        <w:r>
          <w:t>OCHMO-TB-020:</w:t>
        </w:r>
      </w:ins>
      <w:ins w:id="16731" w:author="Leon Sandler" w:date="2026-09-06T00:00:00Z">
        <w:r>
          <w:t xml:space="preserve"> </w:t>
        </w:r>
      </w:ins>
      <w:ins w:id="16732" w:author="Leon Sandler" w:date="2026-09-06T00:00:00Z">
        <w:r>
          <w:t>Design</w:t>
        </w:r>
      </w:ins>
      <w:ins w:id="16733" w:author="Leon Sandler" w:date="2026-09-06T00:00:00Z">
        <w:r>
          <w:t xml:space="preserve"> </w:t>
        </w:r>
      </w:ins>
      <w:ins w:id="16734" w:author="Leon Sandler" w:date="2026-09-06T00:00:00Z">
        <w:r>
          <w:t>for</w:t>
        </w:r>
      </w:ins>
      <w:ins w:id="16735" w:author="Leon Sandler" w:date="2026-09-06T00:00:00Z">
        <w:r>
          <w:t xml:space="preserve"> </w:t>
        </w:r>
      </w:ins>
      <w:ins w:id="16736" w:author="Leon Sandler" w:date="2026-09-06T00:00:00Z">
        <w:r>
          <w:t>Ionizing</w:t>
        </w:r>
      </w:ins>
      <w:ins w:id="16737" w:author="Leon Sandler" w:date="2026-09-06T00:00:00Z">
        <w:r>
          <w:t xml:space="preserve"> </w:t>
        </w:r>
      </w:ins>
      <w:ins w:id="16738" w:author="Leon Sandler" w:date="2026-09-06T00:00:00Z">
        <w:r>
          <w:t>Radiation</w:t>
        </w:r>
      </w:ins>
      <w:ins w:id="16739" w:author="Leon Sandler" w:date="2026-09-06T00:00:00Z">
        <w:r>
          <w:t xml:space="preserve"> </w:t>
        </w:r>
      </w:ins>
      <w:ins w:id="16740" w:author="Leon Sandler" w:date="2026-09-06T00:00:00Z">
        <w:r>
          <w:t>Protection.</w:t>
        </w:r>
      </w:ins>
      <w:ins w:id="16741" w:author="Leon Sandler" w:date="2026-09-06T00:00:00Z">
        <w:r>
          <w:t xml:space="preserve"> </w:t>
        </w:r>
      </w:ins>
      <w:ins w:id="16742" w:author="Leon Sandler" w:date="2026-09-06T00:00:00Z">
        <w:r>
          <w:t>NASA</w:t>
        </w:r>
      </w:ins>
      <w:ins w:id="16743" w:author="Leon Sandler" w:date="2026-09-06T00:00:00Z">
        <w:r>
          <w:t xml:space="preserve"> </w:t>
        </w:r>
      </w:ins>
      <w:ins w:id="16744" w:author="Leon Sandler" w:date="2026-09-06T00:00:00Z">
        <w:r>
          <w:t>Office</w:t>
        </w:r>
      </w:ins>
      <w:ins w:id="16745" w:author="Leon Sandler" w:date="2026-09-06T00:00:00Z">
        <w:r>
          <w:t xml:space="preserve"> </w:t>
        </w:r>
      </w:ins>
      <w:ins w:id="16746" w:author="Leon Sandler" w:date="2026-09-06T00:00:00Z">
        <w:r>
          <w:t>of</w:t>
        </w:r>
      </w:ins>
      <w:ins w:id="16747" w:author="Leon Sandler" w:date="2026-09-06T00:00:00Z">
        <w:r>
          <w:t xml:space="preserve"> </w:t>
        </w:r>
      </w:ins>
      <w:ins w:id="16748" w:author="Leon Sandler" w:date="2026-09-06T00:00:00Z">
        <w:r>
          <w:t>the</w:t>
        </w:r>
      </w:ins>
      <w:ins w:id="16749" w:author="Leon Sandler" w:date="2026-09-06T00:00:00Z">
        <w:r>
          <w:t xml:space="preserve"> </w:t>
        </w:r>
      </w:ins>
      <w:ins w:id="16750" w:author="Leon Sandler" w:date="2026-09-06T00:00:00Z">
        <w:r>
          <w:t>Chief</w:t>
        </w:r>
      </w:ins>
      <w:ins w:id="16751" w:author="Leon Sandler" w:date="2026-09-06T00:00:00Z">
        <w:r>
          <w:t xml:space="preserve"> </w:t>
        </w:r>
      </w:ins>
      <w:ins w:id="16752" w:author="Leon Sandler" w:date="2026-09-06T00:00:00Z">
        <w:r>
          <w:t>Health</w:t>
        </w:r>
      </w:ins>
      <w:ins w:id="16753" w:author="Leon Sandler" w:date="2026-09-06T00:00:00Z">
        <w:r>
          <w:t xml:space="preserve"> </w:t>
        </w:r>
      </w:ins>
      <w:ins w:id="16754" w:author="Leon Sandler" w:date="2026-09-06T00:00:00Z">
        <w:r>
          <w:t>and</w:t>
        </w:r>
      </w:ins>
      <w:ins w:id="16755" w:author="Leon Sandler" w:date="2026-09-06T00:00:00Z">
        <w:r>
          <w:t xml:space="preserve"> </w:t>
        </w:r>
      </w:ins>
      <w:ins w:id="16756" w:author="Leon Sandler" w:date="2026-09-06T00:00:00Z">
        <w:r>
          <w:t>Medical</w:t>
        </w:r>
      </w:ins>
      <w:ins w:id="16757" w:author="Leon Sandler" w:date="2026-09-06T00:00:00Z">
        <w:r>
          <w:t xml:space="preserve"> </w:t>
        </w:r>
      </w:ins>
      <w:ins w:id="16758" w:author="Leon Sandler" w:date="2026-09-06T00:00:00Z">
        <w:r>
          <w:t>Officer.</w:t>
        </w:r>
      </w:ins>
    </w:p>
    <w:p>
      <w:ins w:id="16759" w:author="Leon Sandler" w:date="2026-09-06T00:00:00Z">
        <w:r>
          <w:t>National</w:t>
        </w:r>
      </w:ins>
      <w:ins w:id="16760" w:author="Leon Sandler" w:date="2026-09-06T00:00:00Z">
        <w:r>
          <w:t xml:space="preserve"> </w:t>
        </w:r>
      </w:ins>
      <w:ins w:id="16761" w:author="Leon Sandler" w:date="2026-09-06T00:00:00Z">
        <w:r>
          <w:t>Academies</w:t>
        </w:r>
      </w:ins>
      <w:ins w:id="16762" w:author="Leon Sandler" w:date="2026-09-06T00:00:00Z">
        <w:r>
          <w:t xml:space="preserve"> </w:t>
        </w:r>
      </w:ins>
      <w:ins w:id="16763" w:author="Leon Sandler" w:date="2026-09-06T00:00:00Z">
        <w:r>
          <w:t>of</w:t>
        </w:r>
      </w:ins>
      <w:ins w:id="16764" w:author="Leon Sandler" w:date="2026-09-06T00:00:00Z">
        <w:r>
          <w:t xml:space="preserve"> </w:t>
        </w:r>
      </w:ins>
      <w:ins w:id="16765" w:author="Leon Sandler" w:date="2026-09-06T00:00:00Z">
        <w:r>
          <w:t>Sciences,</w:t>
        </w:r>
      </w:ins>
      <w:ins w:id="16766" w:author="Leon Sandler" w:date="2026-09-06T00:00:00Z">
        <w:r>
          <w:t xml:space="preserve"> </w:t>
        </w:r>
      </w:ins>
      <w:ins w:id="16767" w:author="Leon Sandler" w:date="2026-09-06T00:00:00Z">
        <w:r>
          <w:t>Engineering,</w:t>
        </w:r>
      </w:ins>
      <w:ins w:id="16768" w:author="Leon Sandler" w:date="2026-09-06T00:00:00Z">
        <w:r>
          <w:t xml:space="preserve"> </w:t>
        </w:r>
      </w:ins>
      <w:ins w:id="16769" w:author="Leon Sandler" w:date="2026-09-06T00:00:00Z">
        <w:r>
          <w:t>and</w:t>
        </w:r>
      </w:ins>
      <w:ins w:id="16770" w:author="Leon Sandler" w:date="2026-09-06T00:00:00Z">
        <w:r>
          <w:t xml:space="preserve"> </w:t>
        </w:r>
      </w:ins>
      <w:ins w:id="16771" w:author="Leon Sandler" w:date="2026-09-06T00:00:00Z">
        <w:r>
          <w:t>Medicine</w:t>
        </w:r>
      </w:ins>
      <w:ins w:id="16772" w:author="Leon Sandler" w:date="2026-09-06T00:00:00Z">
        <w:r>
          <w:t xml:space="preserve"> </w:t>
        </w:r>
      </w:ins>
      <w:ins w:id="16773" w:author="Leon Sandler" w:date="2026-09-06T00:00:00Z">
        <w:r>
          <w:t>(2021).</w:t>
        </w:r>
      </w:ins>
      <w:ins w:id="16774" w:author="Leon Sandler" w:date="2026-09-06T00:00:00Z">
        <w:r>
          <w:t xml:space="preserve"> </w:t>
        </w:r>
      </w:ins>
      <w:ins w:id="16775" w:author="Leon Sandler" w:date="2026-09-06T00:00:00Z">
        <w:r>
          <w:t>Space</w:t>
        </w:r>
      </w:ins>
      <w:ins w:id="16776" w:author="Leon Sandler" w:date="2026-09-06T00:00:00Z">
        <w:r>
          <w:t xml:space="preserve"> </w:t>
        </w:r>
      </w:ins>
      <w:ins w:id="16777" w:author="Leon Sandler" w:date="2026-09-06T00:00:00Z">
        <w:r>
          <w:t>Radiation</w:t>
        </w:r>
      </w:ins>
      <w:ins w:id="16778" w:author="Leon Sandler" w:date="2026-09-06T00:00:00Z">
        <w:r>
          <w:t xml:space="preserve"> </w:t>
        </w:r>
      </w:ins>
      <w:ins w:id="16779" w:author="Leon Sandler" w:date="2026-09-06T00:00:00Z">
        <w:r>
          <w:t>and</w:t>
        </w:r>
      </w:ins>
      <w:ins w:id="16780" w:author="Leon Sandler" w:date="2026-09-06T00:00:00Z">
        <w:r>
          <w:t xml:space="preserve"> </w:t>
        </w:r>
      </w:ins>
      <w:ins w:id="16781" w:author="Leon Sandler" w:date="2026-09-06T00:00:00Z">
        <w:r>
          <w:t>Astronaut</w:t>
        </w:r>
      </w:ins>
      <w:ins w:id="16782" w:author="Leon Sandler" w:date="2026-09-06T00:00:00Z">
        <w:r>
          <w:t xml:space="preserve"> </w:t>
        </w:r>
      </w:ins>
      <w:ins w:id="16783" w:author="Leon Sandler" w:date="2026-09-06T00:00:00Z">
        <w:r>
          <w:t>Health:</w:t>
        </w:r>
      </w:ins>
      <w:ins w:id="16784" w:author="Leon Sandler" w:date="2026-09-06T00:00:00Z">
        <w:r>
          <w:t xml:space="preserve"> </w:t>
        </w:r>
      </w:ins>
      <w:ins w:id="16785" w:author="Leon Sandler" w:date="2026-09-06T00:00:00Z">
        <w:r>
          <w:t>Managing</w:t>
        </w:r>
      </w:ins>
      <w:ins w:id="16786" w:author="Leon Sandler" w:date="2026-09-06T00:00:00Z">
        <w:r>
          <w:t xml:space="preserve"> </w:t>
        </w:r>
      </w:ins>
      <w:ins w:id="16787" w:author="Leon Sandler" w:date="2026-09-06T00:00:00Z">
        <w:r>
          <w:t>and</w:t>
        </w:r>
      </w:ins>
      <w:ins w:id="16788" w:author="Leon Sandler" w:date="2026-09-06T00:00:00Z">
        <w:r>
          <w:t xml:space="preserve"> </w:t>
        </w:r>
      </w:ins>
      <w:ins w:id="16789" w:author="Leon Sandler" w:date="2026-09-06T00:00:00Z">
        <w:r>
          <w:t>Communicating</w:t>
        </w:r>
      </w:ins>
      <w:ins w:id="16790" w:author="Leon Sandler" w:date="2026-09-06T00:00:00Z">
        <w:r>
          <w:t xml:space="preserve"> </w:t>
        </w:r>
      </w:ins>
      <w:ins w:id="16791" w:author="Leon Sandler" w:date="2026-09-06T00:00:00Z">
        <w:r>
          <w:t>Cancer</w:t>
        </w:r>
      </w:ins>
      <w:ins w:id="16792" w:author="Leon Sandler" w:date="2026-09-06T00:00:00Z">
        <w:r>
          <w:t xml:space="preserve"> </w:t>
        </w:r>
      </w:ins>
      <w:ins w:id="16793" w:author="Leon Sandler" w:date="2026-09-06T00:00:00Z">
        <w:r>
          <w:t>Risks.</w:t>
        </w:r>
      </w:ins>
      <w:ins w:id="16794" w:author="Leon Sandler" w:date="2026-09-06T00:00:00Z">
        <w:r>
          <w:t xml:space="preserve"> </w:t>
        </w:r>
      </w:ins>
      <w:ins w:id="16795" w:author="Leon Sandler" w:date="2026-09-06T00:00:00Z">
        <w:r>
          <w:t>Washington,</w:t>
        </w:r>
      </w:ins>
      <w:ins w:id="16796" w:author="Leon Sandler" w:date="2026-09-06T00:00:00Z">
        <w:r>
          <w:t xml:space="preserve"> </w:t>
        </w:r>
      </w:ins>
      <w:ins w:id="16797" w:author="Leon Sandler" w:date="2026-09-06T00:00:00Z">
        <w:r>
          <w:t>DC:</w:t>
        </w:r>
      </w:ins>
      <w:ins w:id="16798" w:author="Leon Sandler" w:date="2026-09-06T00:00:00Z">
        <w:r>
          <w:t xml:space="preserve"> </w:t>
        </w:r>
      </w:ins>
      <w:ins w:id="16799" w:author="Leon Sandler" w:date="2026-09-06T00:00:00Z">
        <w:r>
          <w:t>The</w:t>
        </w:r>
      </w:ins>
      <w:ins w:id="16800" w:author="Leon Sandler" w:date="2026-09-06T00:00:00Z">
        <w:r>
          <w:t xml:space="preserve"> </w:t>
        </w:r>
      </w:ins>
      <w:ins w:id="16801" w:author="Leon Sandler" w:date="2026-09-06T00:00:00Z">
        <w:r>
          <w:t>National</w:t>
        </w:r>
      </w:ins>
      <w:ins w:id="16802" w:author="Leon Sandler" w:date="2026-09-06T00:00:00Z">
        <w:r>
          <w:t xml:space="preserve"> </w:t>
        </w:r>
      </w:ins>
      <w:ins w:id="16803" w:author="Leon Sandler" w:date="2026-09-06T00:00:00Z">
        <w:r>
          <w:t>Academies</w:t>
        </w:r>
      </w:ins>
      <w:ins w:id="16804" w:author="Leon Sandler" w:date="2026-09-06T00:00:00Z">
        <w:r>
          <w:t xml:space="preserve"> </w:t>
        </w:r>
      </w:ins>
      <w:ins w:id="16805" w:author="Leon Sandler" w:date="2026-09-06T00:00:00Z">
        <w:r>
          <w:t>Press.</w:t>
        </w:r>
      </w:ins>
    </w:p>
    <w:p>
      <w:ins w:id="16806" w:author="Leon Sandler" w:date="2026-09-06T00:00:00Z">
        <w:r>
          <w:t>Reames,</w:t>
        </w:r>
      </w:ins>
      <w:ins w:id="16807" w:author="Leon Sandler" w:date="2026-09-06T00:00:00Z">
        <w:r>
          <w:t xml:space="preserve"> </w:t>
        </w:r>
      </w:ins>
      <w:ins w:id="16808" w:author="Leon Sandler" w:date="2026-09-06T00:00:00Z">
        <w:r>
          <w:t>D.V.</w:t>
        </w:r>
      </w:ins>
      <w:ins w:id="16809" w:author="Leon Sandler" w:date="2026-09-06T00:00:00Z">
        <w:r>
          <w:t xml:space="preserve"> </w:t>
        </w:r>
      </w:ins>
      <w:ins w:id="16810" w:author="Leon Sandler" w:date="2026-09-06T00:00:00Z">
        <w:r>
          <w:t>(2021).</w:t>
        </w:r>
      </w:ins>
      <w:ins w:id="16811" w:author="Leon Sandler" w:date="2026-09-06T00:00:00Z">
        <w:r>
          <w:t xml:space="preserve"> </w:t>
        </w:r>
      </w:ins>
      <w:ins w:id="16812" w:author="Leon Sandler" w:date="2026-09-06T00:00:00Z">
        <w:r>
          <w:t>Solar</w:t>
        </w:r>
      </w:ins>
      <w:ins w:id="16813" w:author="Leon Sandler" w:date="2026-09-06T00:00:00Z">
        <w:r>
          <w:t xml:space="preserve"> </w:t>
        </w:r>
      </w:ins>
      <w:ins w:id="16814" w:author="Leon Sandler" w:date="2026-09-06T00:00:00Z">
        <w:r>
          <w:t>Energetic</w:t>
        </w:r>
      </w:ins>
      <w:ins w:id="16815" w:author="Leon Sandler" w:date="2026-09-06T00:00:00Z">
        <w:r>
          <w:t xml:space="preserve"> </w:t>
        </w:r>
      </w:ins>
      <w:ins w:id="16816" w:author="Leon Sandler" w:date="2026-09-06T00:00:00Z">
        <w:r>
          <w:t>Particles:</w:t>
        </w:r>
      </w:ins>
      <w:ins w:id="16817" w:author="Leon Sandler" w:date="2026-09-06T00:00:00Z">
        <w:r>
          <w:t xml:space="preserve"> </w:t>
        </w:r>
      </w:ins>
      <w:ins w:id="16818" w:author="Leon Sandler" w:date="2026-09-06T00:00:00Z">
        <w:r>
          <w:t>A</w:t>
        </w:r>
      </w:ins>
      <w:ins w:id="16819" w:author="Leon Sandler" w:date="2026-09-06T00:00:00Z">
        <w:r>
          <w:t xml:space="preserve"> </w:t>
        </w:r>
      </w:ins>
      <w:ins w:id="16820" w:author="Leon Sandler" w:date="2026-09-06T00:00:00Z">
        <w:r>
          <w:t>Modern</w:t>
        </w:r>
      </w:ins>
      <w:ins w:id="16821" w:author="Leon Sandler" w:date="2026-09-06T00:00:00Z">
        <w:r>
          <w:t xml:space="preserve"> </w:t>
        </w:r>
      </w:ins>
      <w:ins w:id="16822" w:author="Leon Sandler" w:date="2026-09-06T00:00:00Z">
        <w:r>
          <w:t>Primer</w:t>
        </w:r>
      </w:ins>
      <w:ins w:id="16823" w:author="Leon Sandler" w:date="2026-09-06T00:00:00Z">
        <w:r>
          <w:t xml:space="preserve"> </w:t>
        </w:r>
      </w:ins>
      <w:ins w:id="16824" w:author="Leon Sandler" w:date="2026-09-06T00:00:00Z">
        <w:r>
          <w:t>on</w:t>
        </w:r>
      </w:ins>
      <w:ins w:id="16825" w:author="Leon Sandler" w:date="2026-09-06T00:00:00Z">
        <w:r>
          <w:t xml:space="preserve"> </w:t>
        </w:r>
      </w:ins>
      <w:ins w:id="16826" w:author="Leon Sandler" w:date="2026-09-06T00:00:00Z">
        <w:r>
          <w:t>Understanding</w:t>
        </w:r>
      </w:ins>
      <w:ins w:id="16827" w:author="Leon Sandler" w:date="2026-09-06T00:00:00Z">
        <w:r>
          <w:t xml:space="preserve"> </w:t>
        </w:r>
      </w:ins>
      <w:ins w:id="16828" w:author="Leon Sandler" w:date="2026-09-06T00:00:00Z">
        <w:r>
          <w:t>Sources,</w:t>
        </w:r>
      </w:ins>
      <w:ins w:id="16829" w:author="Leon Sandler" w:date="2026-09-06T00:00:00Z">
        <w:r>
          <w:t xml:space="preserve"> </w:t>
        </w:r>
      </w:ins>
      <w:ins w:id="16830" w:author="Leon Sandler" w:date="2026-09-06T00:00:00Z">
        <w:r>
          <w:t>Acceleration</w:t>
        </w:r>
      </w:ins>
      <w:ins w:id="16831" w:author="Leon Sandler" w:date="2026-09-06T00:00:00Z">
        <w:r>
          <w:t xml:space="preserve"> </w:t>
        </w:r>
      </w:ins>
      <w:ins w:id="16832" w:author="Leon Sandler" w:date="2026-09-06T00:00:00Z">
        <w:r>
          <w:t>and</w:t>
        </w:r>
      </w:ins>
      <w:ins w:id="16833" w:author="Leon Sandler" w:date="2026-09-06T00:00:00Z">
        <w:r>
          <w:t xml:space="preserve"> </w:t>
        </w:r>
      </w:ins>
      <w:ins w:id="16834" w:author="Leon Sandler" w:date="2026-09-06T00:00:00Z">
        <w:r>
          <w:t>Transport</w:t>
        </w:r>
      </w:ins>
      <w:ins w:id="16835" w:author="Leon Sandler" w:date="2026-09-06T00:00:00Z">
        <w:r>
          <w:t xml:space="preserve"> </w:t>
        </w:r>
      </w:ins>
      <w:ins w:id="16836" w:author="Leon Sandler" w:date="2026-09-06T00:00:00Z">
        <w:r>
          <w:t>(2nd</w:t>
        </w:r>
      </w:ins>
      <w:ins w:id="16837" w:author="Leon Sandler" w:date="2026-09-06T00:00:00Z">
        <w:r>
          <w:t xml:space="preserve"> </w:t>
        </w:r>
      </w:ins>
      <w:ins w:id="16838" w:author="Leon Sandler" w:date="2026-09-06T00:00:00Z">
        <w:r>
          <w:t>ed.).</w:t>
        </w:r>
      </w:ins>
      <w:ins w:id="16839" w:author="Leon Sandler" w:date="2026-09-06T00:00:00Z">
        <w:r>
          <w:t xml:space="preserve"> </w:t>
        </w:r>
      </w:ins>
      <w:ins w:id="16840" w:author="Leon Sandler" w:date="2026-09-06T00:00:00Z">
        <w:r>
          <w:t>Springer.</w:t>
        </w:r>
      </w:ins>
    </w:p>
    <w:p>
      <w:r>
        <w:t>Sandler,</w:t>
      </w:r>
      <w:r>
        <w:t xml:space="preserve"> </w:t>
      </w:r>
      <w:r>
        <w:t>L.</w:t>
      </w:r>
      <w:r>
        <w:t xml:space="preserve"> </w:t>
      </w:r>
      <w:del w:id="16841" w:author="Leon Sandler" w:date="2026-09-06T00:00:00Z">
        <w:r>
          <w:delText>(2026).</w:delText>
        </w:r>
      </w:del>
      <w:ins w:id="16842" w:author="Leon Sandler" w:date="2026-09-06T00:00:00Z">
        <w:r>
          <w:t>(2026a).</w:t>
        </w:r>
      </w:ins>
      <w:r>
        <w:t xml:space="preserve"> </w:t>
      </w:r>
      <w:r>
        <w:t>A</w:t>
      </w:r>
      <w:r>
        <w:t xml:space="preserve"> </w:t>
      </w:r>
      <w:r>
        <w:t>Magnetic</w:t>
      </w:r>
      <w:r>
        <w:t xml:space="preserve"> </w:t>
      </w:r>
      <w:r>
        <w:t>Dome</w:t>
      </w:r>
      <w:r>
        <w:t xml:space="preserve"> </w:t>
      </w:r>
      <w:r>
        <w:t>for</w:t>
      </w:r>
      <w:r>
        <w:t xml:space="preserve"> </w:t>
      </w:r>
      <w:r>
        <w:t>Lunar</w:t>
      </w:r>
      <w:r>
        <w:t xml:space="preserve"> </w:t>
      </w:r>
      <w:r>
        <w:t>Surface</w:t>
      </w:r>
      <w:r>
        <w:t xml:space="preserve"> </w:t>
      </w:r>
      <w:r>
        <w:t>Radiation</w:t>
      </w:r>
      <w:r>
        <w:t xml:space="preserve"> </w:t>
      </w:r>
      <w:r>
        <w:t>Protection:</w:t>
      </w:r>
      <w:r>
        <w:t xml:space="preserve"> </w:t>
      </w:r>
      <w:r>
        <w:t>A</w:t>
      </w:r>
      <w:r>
        <w:t xml:space="preserve"> </w:t>
      </w:r>
      <w:r>
        <w:t>Magnetic</w:t>
      </w:r>
      <w:r>
        <w:t xml:space="preserve"> </w:t>
      </w:r>
      <w:r>
        <w:t>Net</w:t>
      </w:r>
      <w:r>
        <w:t xml:space="preserve"> </w:t>
      </w:r>
      <w:del w:id="16843" w:author="Leon Sandler" w:date="2026-09-06T00:00:00Z">
        <w:r>
          <w:delText>Concept.</w:delText>
        </w:r>
      </w:del>
      <w:ins w:id="16844" w:author="Leon Sandler" w:date="2026-09-06T00:00:00Z">
        <w:r>
          <w:t>Concept</w:t>
        </w:r>
      </w:ins>
      <w:ins w:id="16845" w:author="Leon Sandler" w:date="2026-09-06T00:00:00Z">
        <w:r>
          <w:t xml:space="preserve"> </w:t>
        </w:r>
      </w:ins>
      <w:ins w:id="16846" w:author="Leon Sandler" w:date="2026-09-06T00:00:00Z">
        <w:r>
          <w:t>[Data</w:t>
        </w:r>
      </w:ins>
      <w:ins w:id="16847" w:author="Leon Sandler" w:date="2026-09-06T00:00:00Z">
        <w:r>
          <w:t xml:space="preserve"> </w:t>
        </w:r>
      </w:ins>
      <w:ins w:id="16848" w:author="Leon Sandler" w:date="2026-09-06T00:00:00Z">
        <w:r>
          <w:t>set</w:t>
        </w:r>
      </w:ins>
      <w:ins w:id="16849" w:author="Leon Sandler" w:date="2026-09-06T00:00:00Z">
        <w:r>
          <w:t xml:space="preserve"> </w:t>
        </w:r>
      </w:ins>
      <w:ins w:id="16850" w:author="Leon Sandler" w:date="2026-09-06T00:00:00Z">
        <w:r>
          <w:t>and</w:t>
        </w:r>
      </w:ins>
      <w:ins w:id="16851" w:author="Leon Sandler" w:date="2026-09-06T00:00:00Z">
        <w:r>
          <w:t xml:space="preserve"> </w:t>
        </w:r>
      </w:ins>
      <w:ins w:id="16852" w:author="Leon Sandler" w:date="2026-09-06T00:00:00Z">
        <w:r>
          <w:t>code].</w:t>
        </w:r>
      </w:ins>
      <w:r>
        <w:t xml:space="preserve"> </w:t>
      </w:r>
      <w:r>
        <w:t>Zenodo.</w:t>
      </w:r>
      <w:r>
        <w:t xml:space="preserve"> </w:t>
      </w:r>
      <w:r>
        <w:t>https://doi.org/10.5281/zenodo.21179710</w:t>
      </w:r>
    </w:p>
    <w:p>
      <w:ins w:id="16853" w:author="Leon Sandler" w:date="2026-09-06T00:00:00Z">
        <w:r>
          <w:t>Sandler,</w:t>
        </w:r>
      </w:ins>
      <w:ins w:id="16854" w:author="Leon Sandler" w:date="2026-09-06T00:00:00Z">
        <w:r>
          <w:t xml:space="preserve"> </w:t>
        </w:r>
      </w:ins>
      <w:ins w:id="16855" w:author="Leon Sandler" w:date="2026-09-06T00:00:00Z">
        <w:r>
          <w:t>L.</w:t>
        </w:r>
      </w:ins>
      <w:ins w:id="16856" w:author="Leon Sandler" w:date="2026-09-06T00:00:00Z">
        <w:r>
          <w:t xml:space="preserve"> </w:t>
        </w:r>
      </w:ins>
      <w:ins w:id="16857" w:author="Leon Sandler" w:date="2026-09-06T00:00:00Z">
        <w:r>
          <w:t>(2026b).</w:t>
        </w:r>
      </w:ins>
      <w:ins w:id="16858" w:author="Leon Sandler" w:date="2026-09-06T00:00:00Z">
        <w:r>
          <w:t xml:space="preserve"> </w:t>
        </w:r>
      </w:ins>
      <w:ins w:id="16859" w:author="Leon Sandler" w:date="2026-09-06T00:00:00Z">
        <w:r>
          <w:t>Lunar</w:t>
        </w:r>
      </w:ins>
      <w:ins w:id="16860" w:author="Leon Sandler" w:date="2026-09-06T00:00:00Z">
        <w:r>
          <w:t xml:space="preserve"> </w:t>
        </w:r>
      </w:ins>
      <w:ins w:id="16861" w:author="Leon Sandler" w:date="2026-09-06T00:00:00Z">
        <w:r>
          <w:t>ISRU</w:t>
        </w:r>
      </w:ins>
      <w:ins w:id="16862" w:author="Leon Sandler" w:date="2026-09-06T00:00:00Z">
        <w:r>
          <w:t xml:space="preserve"> </w:t>
        </w:r>
      </w:ins>
      <w:ins w:id="16863" w:author="Leon Sandler" w:date="2026-09-06T00:00:00Z">
        <w:r>
          <w:t>Magnetic</w:t>
        </w:r>
      </w:ins>
      <w:ins w:id="16864" w:author="Leon Sandler" w:date="2026-09-06T00:00:00Z">
        <w:r>
          <w:t xml:space="preserve"> </w:t>
        </w:r>
      </w:ins>
      <w:ins w:id="16865" w:author="Leon Sandler" w:date="2026-09-06T00:00:00Z">
        <w:r>
          <w:t>Shield</w:t>
        </w:r>
      </w:ins>
      <w:ins w:id="16866" w:author="Leon Sandler" w:date="2026-09-06T00:00:00Z">
        <w:r>
          <w:t xml:space="preserve"> </w:t>
        </w:r>
      </w:ins>
      <w:ins w:id="16867" w:author="Leon Sandler" w:date="2026-09-06T00:00:00Z">
        <w:r>
          <w:t>Mass</w:t>
        </w:r>
      </w:ins>
      <w:ins w:id="16868" w:author="Leon Sandler" w:date="2026-09-06T00:00:00Z">
        <w:r>
          <w:t xml:space="preserve"> </w:t>
        </w:r>
      </w:ins>
      <w:ins w:id="16869" w:author="Leon Sandler" w:date="2026-09-06T00:00:00Z">
        <w:r>
          <w:t>and</w:t>
        </w:r>
      </w:ins>
      <w:ins w:id="16870" w:author="Leon Sandler" w:date="2026-09-06T00:00:00Z">
        <w:r>
          <w:t xml:space="preserve"> </w:t>
        </w:r>
      </w:ins>
      <w:ins w:id="16871" w:author="Leon Sandler" w:date="2026-09-06T00:00:00Z">
        <w:r>
          <w:t>Feasibility</w:t>
        </w:r>
      </w:ins>
      <w:ins w:id="16872" w:author="Leon Sandler" w:date="2026-09-06T00:00:00Z">
        <w:r>
          <w:t xml:space="preserve"> </w:t>
        </w:r>
      </w:ins>
      <w:ins w:id="16873" w:author="Leon Sandler" w:date="2026-09-06T00:00:00Z">
        <w:r>
          <w:t>Analysis</w:t>
        </w:r>
      </w:ins>
      <w:ins w:id="16874" w:author="Leon Sandler" w:date="2026-09-06T00:00:00Z">
        <w:r>
          <w:t xml:space="preserve"> </w:t>
        </w:r>
      </w:ins>
      <w:ins w:id="16875" w:author="Leon Sandler" w:date="2026-09-06T00:00:00Z">
        <w:r>
          <w:t>[Data</w:t>
        </w:r>
      </w:ins>
      <w:ins w:id="16876" w:author="Leon Sandler" w:date="2026-09-06T00:00:00Z">
        <w:r>
          <w:t xml:space="preserve"> </w:t>
        </w:r>
      </w:ins>
      <w:ins w:id="16877" w:author="Leon Sandler" w:date="2026-09-06T00:00:00Z">
        <w:r>
          <w:t>set</w:t>
        </w:r>
      </w:ins>
      <w:ins w:id="16878" w:author="Leon Sandler" w:date="2026-09-06T00:00:00Z">
        <w:r>
          <w:t xml:space="preserve"> </w:t>
        </w:r>
      </w:ins>
      <w:ins w:id="16879" w:author="Leon Sandler" w:date="2026-09-06T00:00:00Z">
        <w:r>
          <w:t>and</w:t>
        </w:r>
      </w:ins>
      <w:ins w:id="16880" w:author="Leon Sandler" w:date="2026-09-06T00:00:00Z">
        <w:r>
          <w:t xml:space="preserve"> </w:t>
        </w:r>
      </w:ins>
      <w:ins w:id="16881" w:author="Leon Sandler" w:date="2026-09-06T00:00:00Z">
        <w:r>
          <w:t>code].</w:t>
        </w:r>
      </w:ins>
      <w:ins w:id="16882" w:author="Leon Sandler" w:date="2026-09-06T00:00:00Z">
        <w:r>
          <w:t xml:space="preserve"> </w:t>
        </w:r>
      </w:ins>
      <w:ins w:id="16883" w:author="Leon Sandler" w:date="2026-09-06T00:00:00Z">
        <w:r>
          <w:t>Zenodo.</w:t>
        </w:r>
      </w:ins>
      <w:ins w:id="16884" w:author="Leon Sandler" w:date="2026-09-06T00:00:00Z">
        <w:r>
          <w:t xml:space="preserve"> </w:t>
        </w:r>
      </w:ins>
      <w:ins w:id="16885" w:author="Leon Sandler" w:date="2026-09-06T00:00:00Z">
        <w:r>
          <w:t>https://doi.org/10.5281/zenodo.22103955</w:t>
        </w:r>
      </w:ins>
    </w:p>
    <w:p>
      <w:ins w:id="16886" w:author="Leon Sandler" w:date="2026-09-06T00:00:00Z">
        <w:r>
          <w:t>Schwadron,</w:t>
        </w:r>
      </w:ins>
      <w:ins w:id="16887" w:author="Leon Sandler" w:date="2026-09-06T00:00:00Z">
        <w:r>
          <w:t xml:space="preserve"> </w:t>
        </w:r>
      </w:ins>
      <w:ins w:id="16888" w:author="Leon Sandler" w:date="2026-09-06T00:00:00Z">
        <w:r>
          <w:t>N.A.,</w:t>
        </w:r>
      </w:ins>
      <w:ins w:id="16889" w:author="Leon Sandler" w:date="2026-09-06T00:00:00Z">
        <w:r>
          <w:t xml:space="preserve"> </w:t>
        </w:r>
      </w:ins>
      <w:ins w:id="16890" w:author="Leon Sandler" w:date="2026-09-06T00:00:00Z">
        <w:r>
          <w:t>et</w:t>
        </w:r>
      </w:ins>
      <w:ins w:id="16891" w:author="Leon Sandler" w:date="2026-09-06T00:00:00Z">
        <w:r>
          <w:t xml:space="preserve"> </w:t>
        </w:r>
      </w:ins>
      <w:ins w:id="16892" w:author="Leon Sandler" w:date="2026-09-06T00:00:00Z">
        <w:r>
          <w:t>al.</w:t>
        </w:r>
      </w:ins>
      <w:ins w:id="16893" w:author="Leon Sandler" w:date="2026-09-06T00:00:00Z">
        <w:r>
          <w:t xml:space="preserve"> </w:t>
        </w:r>
      </w:ins>
      <w:ins w:id="16894" w:author="Leon Sandler" w:date="2026-09-06T00:00:00Z">
        <w:r>
          <w:t>(2010).</w:t>
        </w:r>
      </w:ins>
      <w:ins w:id="16895" w:author="Leon Sandler" w:date="2026-09-06T00:00:00Z">
        <w:r>
          <w:t xml:space="preserve"> </w:t>
        </w:r>
      </w:ins>
      <w:ins w:id="16896" w:author="Leon Sandler" w:date="2026-09-06T00:00:00Z">
        <w:r>
          <w:t>Earth-Moon-Mars</w:t>
        </w:r>
      </w:ins>
      <w:ins w:id="16897" w:author="Leon Sandler" w:date="2026-09-06T00:00:00Z">
        <w:r>
          <w:t xml:space="preserve"> </w:t>
        </w:r>
      </w:ins>
      <w:ins w:id="16898" w:author="Leon Sandler" w:date="2026-09-06T00:00:00Z">
        <w:r>
          <w:t>Radiation</w:t>
        </w:r>
      </w:ins>
      <w:ins w:id="16899" w:author="Leon Sandler" w:date="2026-09-06T00:00:00Z">
        <w:r>
          <w:t xml:space="preserve"> </w:t>
        </w:r>
      </w:ins>
      <w:ins w:id="16900" w:author="Leon Sandler" w:date="2026-09-06T00:00:00Z">
        <w:r>
          <w:t>Environment</w:t>
        </w:r>
      </w:ins>
      <w:ins w:id="16901" w:author="Leon Sandler" w:date="2026-09-06T00:00:00Z">
        <w:r>
          <w:t xml:space="preserve"> </w:t>
        </w:r>
      </w:ins>
      <w:ins w:id="16902" w:author="Leon Sandler" w:date="2026-09-06T00:00:00Z">
        <w:r>
          <w:t>Module</w:t>
        </w:r>
      </w:ins>
      <w:ins w:id="16903" w:author="Leon Sandler" w:date="2026-09-06T00:00:00Z">
        <w:r>
          <w:t xml:space="preserve"> </w:t>
        </w:r>
      </w:ins>
      <w:ins w:id="16904" w:author="Leon Sandler" w:date="2026-09-06T00:00:00Z">
        <w:r>
          <w:t>framework.</w:t>
        </w:r>
      </w:ins>
      <w:ins w:id="16905" w:author="Leon Sandler" w:date="2026-09-06T00:00:00Z">
        <w:r>
          <w:t xml:space="preserve"> </w:t>
        </w:r>
      </w:ins>
      <w:ins w:id="16906" w:author="Leon Sandler" w:date="2026-09-06T00:00:00Z">
        <w:r>
          <w:t>Space</w:t>
        </w:r>
      </w:ins>
      <w:ins w:id="16907" w:author="Leon Sandler" w:date="2026-09-06T00:00:00Z">
        <w:r>
          <w:t xml:space="preserve"> </w:t>
        </w:r>
      </w:ins>
      <w:ins w:id="16908" w:author="Leon Sandler" w:date="2026-09-06T00:00:00Z">
        <w:r>
          <w:t>Weather,</w:t>
        </w:r>
      </w:ins>
      <w:ins w:id="16909" w:author="Leon Sandler" w:date="2026-09-06T00:00:00Z">
        <w:r>
          <w:t xml:space="preserve"> </w:t>
        </w:r>
      </w:ins>
      <w:ins w:id="16910" w:author="Leon Sandler" w:date="2026-09-06T00:00:00Z">
        <w:r>
          <w:t>8,</w:t>
        </w:r>
      </w:ins>
      <w:ins w:id="16911" w:author="Leon Sandler" w:date="2026-09-06T00:00:00Z">
        <w:r>
          <w:t xml:space="preserve"> </w:t>
        </w:r>
      </w:ins>
      <w:ins w:id="16912" w:author="Leon Sandler" w:date="2026-09-06T00:00:00Z">
        <w:r>
          <w:t>S00E02.</w:t>
        </w:r>
      </w:ins>
    </w:p>
    <w:p>
      <w:ins w:id="16913" w:author="Leon Sandler" w:date="2026-09-06T00:00:00Z">
        <w:r>
          <w:t>Simonsen,</w:t>
        </w:r>
      </w:ins>
      <w:ins w:id="16914" w:author="Leon Sandler" w:date="2026-09-06T00:00:00Z">
        <w:r>
          <w:t xml:space="preserve"> </w:t>
        </w:r>
      </w:ins>
      <w:ins w:id="16915" w:author="Leon Sandler" w:date="2026-09-06T00:00:00Z">
        <w:r>
          <w:t>L.C.,</w:t>
        </w:r>
      </w:ins>
      <w:ins w:id="16916" w:author="Leon Sandler" w:date="2026-09-06T00:00:00Z">
        <w:r>
          <w:t xml:space="preserve"> </w:t>
        </w:r>
      </w:ins>
      <w:ins w:id="16917" w:author="Leon Sandler" w:date="2026-09-06T00:00:00Z">
        <w:r>
          <w:t>Nealy,</w:t>
        </w:r>
      </w:ins>
      <w:ins w:id="16918" w:author="Leon Sandler" w:date="2026-09-06T00:00:00Z">
        <w:r>
          <w:t xml:space="preserve"> </w:t>
        </w:r>
      </w:ins>
      <w:ins w:id="16919" w:author="Leon Sandler" w:date="2026-09-06T00:00:00Z">
        <w:r>
          <w:t>J.E.,</w:t>
        </w:r>
      </w:ins>
      <w:ins w:id="16920" w:author="Leon Sandler" w:date="2026-09-06T00:00:00Z">
        <w:r>
          <w:t xml:space="preserve"> </w:t>
        </w:r>
      </w:ins>
      <w:ins w:id="16921" w:author="Leon Sandler" w:date="2026-09-06T00:00:00Z">
        <w:r>
          <w:t>Sauer,</w:t>
        </w:r>
      </w:ins>
      <w:ins w:id="16922" w:author="Leon Sandler" w:date="2026-09-06T00:00:00Z">
        <w:r>
          <w:t xml:space="preserve"> </w:t>
        </w:r>
      </w:ins>
      <w:ins w:id="16923" w:author="Leon Sandler" w:date="2026-09-06T00:00:00Z">
        <w:r>
          <w:t>H.H.,</w:t>
        </w:r>
      </w:ins>
      <w:ins w:id="16924" w:author="Leon Sandler" w:date="2026-09-06T00:00:00Z">
        <w:r>
          <w:t xml:space="preserve"> </w:t>
        </w:r>
      </w:ins>
      <w:ins w:id="16925" w:author="Leon Sandler" w:date="2026-09-06T00:00:00Z">
        <w:r>
          <w:t>&amp;</w:t>
        </w:r>
      </w:ins>
      <w:ins w:id="16926" w:author="Leon Sandler" w:date="2026-09-06T00:00:00Z">
        <w:r>
          <w:t xml:space="preserve"> </w:t>
        </w:r>
      </w:ins>
      <w:ins w:id="16927" w:author="Leon Sandler" w:date="2026-09-06T00:00:00Z">
        <w:r>
          <w:t>Townsend,</w:t>
        </w:r>
      </w:ins>
      <w:ins w:id="16928" w:author="Leon Sandler" w:date="2026-09-06T00:00:00Z">
        <w:r>
          <w:t xml:space="preserve"> </w:t>
        </w:r>
      </w:ins>
      <w:ins w:id="16929" w:author="Leon Sandler" w:date="2026-09-06T00:00:00Z">
        <w:r>
          <w:t>L.W.</w:t>
        </w:r>
      </w:ins>
      <w:ins w:id="16930" w:author="Leon Sandler" w:date="2026-09-06T00:00:00Z">
        <w:r>
          <w:t xml:space="preserve"> </w:t>
        </w:r>
      </w:ins>
      <w:ins w:id="16931" w:author="Leon Sandler" w:date="2026-09-06T00:00:00Z">
        <w:r>
          <w:t>(1990).</w:t>
        </w:r>
      </w:ins>
      <w:ins w:id="16932" w:author="Leon Sandler" w:date="2026-09-06T00:00:00Z">
        <w:r>
          <w:t xml:space="preserve"> </w:t>
        </w:r>
      </w:ins>
      <w:ins w:id="16933" w:author="Leon Sandler" w:date="2026-09-06T00:00:00Z">
        <w:r>
          <w:t>Solar</w:t>
        </w:r>
      </w:ins>
      <w:ins w:id="16934" w:author="Leon Sandler" w:date="2026-09-06T00:00:00Z">
        <w:r>
          <w:t xml:space="preserve"> </w:t>
        </w:r>
      </w:ins>
      <w:ins w:id="16935" w:author="Leon Sandler" w:date="2026-09-06T00:00:00Z">
        <w:r>
          <w:t>flare</w:t>
        </w:r>
      </w:ins>
      <w:ins w:id="16936" w:author="Leon Sandler" w:date="2026-09-06T00:00:00Z">
        <w:r>
          <w:t xml:space="preserve"> </w:t>
        </w:r>
      </w:ins>
      <w:ins w:id="16937" w:author="Leon Sandler" w:date="2026-09-06T00:00:00Z">
        <w:r>
          <w:t>protection</w:t>
        </w:r>
      </w:ins>
      <w:ins w:id="16938" w:author="Leon Sandler" w:date="2026-09-06T00:00:00Z">
        <w:r>
          <w:t xml:space="preserve"> </w:t>
        </w:r>
      </w:ins>
      <w:ins w:id="16939" w:author="Leon Sandler" w:date="2026-09-06T00:00:00Z">
        <w:r>
          <w:t>for</w:t>
        </w:r>
      </w:ins>
      <w:ins w:id="16940" w:author="Leon Sandler" w:date="2026-09-06T00:00:00Z">
        <w:r>
          <w:t xml:space="preserve"> </w:t>
        </w:r>
      </w:ins>
      <w:ins w:id="16941" w:author="Leon Sandler" w:date="2026-09-06T00:00:00Z">
        <w:r>
          <w:t>manned</w:t>
        </w:r>
      </w:ins>
      <w:ins w:id="16942" w:author="Leon Sandler" w:date="2026-09-06T00:00:00Z">
        <w:r>
          <w:t xml:space="preserve"> </w:t>
        </w:r>
      </w:ins>
      <w:ins w:id="16943" w:author="Leon Sandler" w:date="2026-09-06T00:00:00Z">
        <w:r>
          <w:t>lunar</w:t>
        </w:r>
      </w:ins>
      <w:ins w:id="16944" w:author="Leon Sandler" w:date="2026-09-06T00:00:00Z">
        <w:r>
          <w:t xml:space="preserve"> </w:t>
        </w:r>
      </w:ins>
      <w:ins w:id="16945" w:author="Leon Sandler" w:date="2026-09-06T00:00:00Z">
        <w:r>
          <w:t>missions:</w:t>
        </w:r>
      </w:ins>
      <w:ins w:id="16946" w:author="Leon Sandler" w:date="2026-09-06T00:00:00Z">
        <w:r>
          <w:t xml:space="preserve"> </w:t>
        </w:r>
      </w:ins>
      <w:ins w:id="16947" w:author="Leon Sandler" w:date="2026-09-06T00:00:00Z">
        <w:r>
          <w:t>analysis</w:t>
        </w:r>
      </w:ins>
      <w:ins w:id="16948" w:author="Leon Sandler" w:date="2026-09-06T00:00:00Z">
        <w:r>
          <w:t xml:space="preserve"> </w:t>
        </w:r>
      </w:ins>
      <w:ins w:id="16949" w:author="Leon Sandler" w:date="2026-09-06T00:00:00Z">
        <w:r>
          <w:t>of</w:t>
        </w:r>
      </w:ins>
      <w:ins w:id="16950" w:author="Leon Sandler" w:date="2026-09-06T00:00:00Z">
        <w:r>
          <w:t xml:space="preserve"> </w:t>
        </w:r>
      </w:ins>
      <w:ins w:id="16951" w:author="Leon Sandler" w:date="2026-09-06T00:00:00Z">
        <w:r>
          <w:t>the</w:t>
        </w:r>
      </w:ins>
      <w:ins w:id="16952" w:author="Leon Sandler" w:date="2026-09-06T00:00:00Z">
        <w:r>
          <w:t xml:space="preserve"> </w:t>
        </w:r>
      </w:ins>
      <w:ins w:id="16953" w:author="Leon Sandler" w:date="2026-09-06T00:00:00Z">
        <w:r>
          <w:t>October</w:t>
        </w:r>
      </w:ins>
      <w:ins w:id="16954" w:author="Leon Sandler" w:date="2026-09-06T00:00:00Z">
        <w:r>
          <w:t xml:space="preserve"> </w:t>
        </w:r>
      </w:ins>
      <w:ins w:id="16955" w:author="Leon Sandler" w:date="2026-09-06T00:00:00Z">
        <w:r>
          <w:t>1989</w:t>
        </w:r>
      </w:ins>
      <w:ins w:id="16956" w:author="Leon Sandler" w:date="2026-09-06T00:00:00Z">
        <w:r>
          <w:t xml:space="preserve"> </w:t>
        </w:r>
      </w:ins>
      <w:ins w:id="16957" w:author="Leon Sandler" w:date="2026-09-06T00:00:00Z">
        <w:r>
          <w:t>proton</w:t>
        </w:r>
      </w:ins>
      <w:ins w:id="16958" w:author="Leon Sandler" w:date="2026-09-06T00:00:00Z">
        <w:r>
          <w:t xml:space="preserve"> </w:t>
        </w:r>
      </w:ins>
      <w:ins w:id="16959" w:author="Leon Sandler" w:date="2026-09-06T00:00:00Z">
        <w:r>
          <w:t>flare</w:t>
        </w:r>
      </w:ins>
      <w:ins w:id="16960" w:author="Leon Sandler" w:date="2026-09-06T00:00:00Z">
        <w:r>
          <w:t xml:space="preserve"> </w:t>
        </w:r>
      </w:ins>
      <w:ins w:id="16961" w:author="Leon Sandler" w:date="2026-09-06T00:00:00Z">
        <w:r>
          <w:t>event.</w:t>
        </w:r>
      </w:ins>
      <w:ins w:id="16962" w:author="Leon Sandler" w:date="2026-09-06T00:00:00Z">
        <w:r>
          <w:t xml:space="preserve"> </w:t>
        </w:r>
      </w:ins>
      <w:ins w:id="16963" w:author="Leon Sandler" w:date="2026-09-06T00:00:00Z">
        <w:r>
          <w:t>NASA</w:t>
        </w:r>
      </w:ins>
      <w:ins w:id="16964" w:author="Leon Sandler" w:date="2026-09-06T00:00:00Z">
        <w:r>
          <w:t xml:space="preserve"> </w:t>
        </w:r>
      </w:ins>
      <w:ins w:id="16965" w:author="Leon Sandler" w:date="2026-09-06T00:00:00Z">
        <w:r>
          <w:t>Technical</w:t>
        </w:r>
      </w:ins>
      <w:ins w:id="16966" w:author="Leon Sandler" w:date="2026-09-06T00:00:00Z">
        <w:r>
          <w:t xml:space="preserve"> </w:t>
        </w:r>
      </w:ins>
      <w:ins w:id="16967" w:author="Leon Sandler" w:date="2026-09-06T00:00:00Z">
        <w:r>
          <w:t>Paper.</w:t>
        </w:r>
      </w:ins>
      <w:ins w:id="16968" w:author="Leon Sandler" w:date="2026-09-06T00:00:00Z">
        <w:r>
          <w:t xml:space="preserve"> </w:t>
        </w:r>
      </w:ins>
      <w:ins w:id="16969" w:author="Leon Sandler" w:date="2026-09-06T00:00:00Z">
        <w:r>
          <w:t>Historical</w:t>
        </w:r>
      </w:ins>
      <w:ins w:id="16970" w:author="Leon Sandler" w:date="2026-09-06T00:00:00Z">
        <w:r>
          <w:t xml:space="preserve"> </w:t>
        </w:r>
      </w:ins>
      <w:ins w:id="16971" w:author="Leon Sandler" w:date="2026-09-06T00:00:00Z">
        <w:r>
          <w:t>BFO</w:t>
        </w:r>
      </w:ins>
      <w:ins w:id="16972" w:author="Leon Sandler" w:date="2026-09-06T00:00:00Z">
        <w:r>
          <w:t xml:space="preserve"> </w:t>
        </w:r>
      </w:ins>
      <w:ins w:id="16973" w:author="Leon Sandler" w:date="2026-09-06T00:00:00Z">
        <w:r>
          <w:t>dose</w:t>
        </w:r>
      </w:ins>
      <w:ins w:id="16974" w:author="Leon Sandler" w:date="2026-09-06T00:00:00Z">
        <w:r>
          <w:t xml:space="preserve"> </w:t>
        </w:r>
      </w:ins>
      <w:ins w:id="16975" w:author="Leon Sandler" w:date="2026-09-06T00:00:00Z">
        <w:r>
          <w:t>estimates</w:t>
        </w:r>
      </w:ins>
      <w:ins w:id="16976" w:author="Leon Sandler" w:date="2026-09-06T00:00:00Z">
        <w:r>
          <w:t xml:space="preserve"> </w:t>
        </w:r>
      </w:ins>
      <w:ins w:id="16977" w:author="Leon Sandler" w:date="2026-09-06T00:00:00Z">
        <w:r>
          <w:t>for</w:t>
        </w:r>
      </w:ins>
      <w:ins w:id="16978" w:author="Leon Sandler" w:date="2026-09-06T00:00:00Z">
        <w:r>
          <w:t xml:space="preserve"> </w:t>
        </w:r>
      </w:ins>
      <w:ins w:id="16979" w:author="Leon Sandler" w:date="2026-09-06T00:00:00Z">
        <w:r>
          <w:t>the</w:t>
        </w:r>
      </w:ins>
      <w:ins w:id="16980" w:author="Leon Sandler" w:date="2026-09-06T00:00:00Z">
        <w:r>
          <w:t xml:space="preserve"> </w:t>
        </w:r>
      </w:ins>
      <w:ins w:id="16981" w:author="Leon Sandler" w:date="2026-09-06T00:00:00Z">
        <w:r>
          <w:t>August</w:t>
        </w:r>
      </w:ins>
      <w:ins w:id="16982" w:author="Leon Sandler" w:date="2026-09-06T00:00:00Z">
        <w:r>
          <w:t xml:space="preserve"> </w:t>
        </w:r>
      </w:ins>
      <w:ins w:id="16983" w:author="Leon Sandler" w:date="2026-09-06T00:00:00Z">
        <w:r>
          <w:t>1972,</w:t>
        </w:r>
      </w:ins>
      <w:ins w:id="16984" w:author="Leon Sandler" w:date="2026-09-06T00:00:00Z">
        <w:r>
          <w:t xml:space="preserve"> </w:t>
        </w:r>
      </w:ins>
      <w:ins w:id="16985" w:author="Leon Sandler" w:date="2026-09-06T00:00:00Z">
        <w:r>
          <w:t>November</w:t>
        </w:r>
      </w:ins>
      <w:ins w:id="16986" w:author="Leon Sandler" w:date="2026-09-06T00:00:00Z">
        <w:r>
          <w:t xml:space="preserve"> </w:t>
        </w:r>
      </w:ins>
      <w:ins w:id="16987" w:author="Leon Sandler" w:date="2026-09-06T00:00:00Z">
        <w:r>
          <w:t>1960,</w:t>
        </w:r>
      </w:ins>
      <w:ins w:id="16988" w:author="Leon Sandler" w:date="2026-09-06T00:00:00Z">
        <w:r>
          <w:t xml:space="preserve"> </w:t>
        </w:r>
      </w:ins>
      <w:ins w:id="16989" w:author="Leon Sandler" w:date="2026-09-06T00:00:00Z">
        <w:r>
          <w:t>and</w:t>
        </w:r>
      </w:ins>
      <w:ins w:id="16990" w:author="Leon Sandler" w:date="2026-09-06T00:00:00Z">
        <w:r>
          <w:t xml:space="preserve"> </w:t>
        </w:r>
      </w:ins>
      <w:ins w:id="16991" w:author="Leon Sandler" w:date="2026-09-06T00:00:00Z">
        <w:r>
          <w:t>February</w:t>
        </w:r>
      </w:ins>
      <w:ins w:id="16992" w:author="Leon Sandler" w:date="2026-09-06T00:00:00Z">
        <w:r>
          <w:t xml:space="preserve"> </w:t>
        </w:r>
      </w:ins>
      <w:ins w:id="16993" w:author="Leon Sandler" w:date="2026-09-06T00:00:00Z">
        <w:r>
          <w:t>1956</w:t>
        </w:r>
      </w:ins>
      <w:ins w:id="16994" w:author="Leon Sandler" w:date="2026-09-06T00:00:00Z">
        <w:r>
          <w:t xml:space="preserve"> </w:t>
        </w:r>
      </w:ins>
      <w:ins w:id="16995" w:author="Leon Sandler" w:date="2026-09-06T00:00:00Z">
        <w:r>
          <w:t>events</w:t>
        </w:r>
      </w:ins>
      <w:ins w:id="16996" w:author="Leon Sandler" w:date="2026-09-06T00:00:00Z">
        <w:r>
          <w:t xml:space="preserve"> </w:t>
        </w:r>
      </w:ins>
      <w:ins w:id="16997" w:author="Leon Sandler" w:date="2026-09-06T00:00:00Z">
        <w:r>
          <w:t>as</w:t>
        </w:r>
      </w:ins>
      <w:ins w:id="16998" w:author="Leon Sandler" w:date="2026-09-06T00:00:00Z">
        <w:r>
          <w:t xml:space="preserve"> </w:t>
        </w:r>
      </w:ins>
      <w:ins w:id="16999" w:author="Leon Sandler" w:date="2026-09-06T00:00:00Z">
        <w:r>
          <w:t>reported</w:t>
        </w:r>
      </w:ins>
      <w:ins w:id="17000" w:author="Leon Sandler" w:date="2026-09-06T00:00:00Z">
        <w:r>
          <w:t xml:space="preserve"> </w:t>
        </w:r>
      </w:ins>
      <w:ins w:id="17001" w:author="Leon Sandler" w:date="2026-09-06T00:00:00Z">
        <w:r>
          <w:t>in</w:t>
        </w:r>
      </w:ins>
      <w:ins w:id="17002" w:author="Leon Sandler" w:date="2026-09-06T00:00:00Z">
        <w:r>
          <w:t xml:space="preserve"> </w:t>
        </w:r>
      </w:ins>
      <w:ins w:id="17003" w:author="Leon Sandler" w:date="2026-09-06T00:00:00Z">
        <w:r>
          <w:t>the</w:t>
        </w:r>
      </w:ins>
      <w:ins w:id="17004" w:author="Leon Sandler" w:date="2026-09-06T00:00:00Z">
        <w:r>
          <w:t xml:space="preserve"> </w:t>
        </w:r>
      </w:ins>
      <w:ins w:id="17005" w:author="Leon Sandler" w:date="2026-09-06T00:00:00Z">
        <w:r>
          <w:t>space</w:t>
        </w:r>
      </w:ins>
      <w:ins w:id="17006" w:author="Leon Sandler" w:date="2026-09-06T00:00:00Z">
        <w:r>
          <w:t xml:space="preserve"> </w:t>
        </w:r>
      </w:ins>
      <w:ins w:id="17007" w:author="Leon Sandler" w:date="2026-09-06T00:00:00Z">
        <w:r>
          <w:t>radiation</w:t>
        </w:r>
      </w:ins>
      <w:ins w:id="17008" w:author="Leon Sandler" w:date="2026-09-06T00:00:00Z">
        <w:r>
          <w:t xml:space="preserve"> </w:t>
        </w:r>
      </w:ins>
      <w:ins w:id="17009" w:author="Leon Sandler" w:date="2026-09-06T00:00:00Z">
        <w:r>
          <w:t>protection</w:t>
        </w:r>
      </w:ins>
      <w:ins w:id="17010" w:author="Leon Sandler" w:date="2026-09-06T00:00:00Z">
        <w:r>
          <w:t xml:space="preserve"> </w:t>
        </w:r>
      </w:ins>
      <w:ins w:id="17011" w:author="Leon Sandler" w:date="2026-09-06T00:00:00Z">
        <w:r>
          <w:t>literature.</w:t>
        </w:r>
      </w:ins>
    </w:p>
    <w:p>
      <w:r>
        <w:t>Slaba,</w:t>
      </w:r>
      <w:r>
        <w:t xml:space="preserve"> </w:t>
      </w:r>
      <w:r>
        <w:t>T.,</w:t>
      </w:r>
      <w:r>
        <w:t xml:space="preserve"> </w:t>
      </w:r>
      <w:r>
        <w:t>Wilson,</w:t>
      </w:r>
      <w:r>
        <w:t xml:space="preserve"> </w:t>
      </w:r>
      <w:r>
        <w:t>J.,</w:t>
      </w:r>
      <w:r>
        <w:t xml:space="preserve"> </w:t>
      </w:r>
      <w:r>
        <w:t>Werneth,</w:t>
      </w:r>
      <w:r>
        <w:t xml:space="preserve"> </w:t>
      </w:r>
      <w:r>
        <w:t>C.,</w:t>
      </w:r>
      <w:r>
        <w:t xml:space="preserve"> </w:t>
      </w:r>
      <w:r>
        <w:t>&amp;</w:t>
      </w:r>
      <w:r>
        <w:t xml:space="preserve"> </w:t>
      </w:r>
      <w:r>
        <w:t>Whitman,</w:t>
      </w:r>
      <w:r>
        <w:t xml:space="preserve"> </w:t>
      </w:r>
      <w:r>
        <w:t>K.</w:t>
      </w:r>
      <w:r>
        <w:t xml:space="preserve"> </w:t>
      </w:r>
      <w:r>
        <w:t>(2020).</w:t>
      </w:r>
      <w:r>
        <w:t xml:space="preserve"> </w:t>
      </w:r>
      <w:r>
        <w:t>Updated</w:t>
      </w:r>
      <w:r>
        <w:t xml:space="preserve"> </w:t>
      </w:r>
      <w:r>
        <w:t>deterministic</w:t>
      </w:r>
      <w:r>
        <w:t xml:space="preserve"> </w:t>
      </w:r>
      <w:r>
        <w:t>radiation</w:t>
      </w:r>
      <w:r>
        <w:t xml:space="preserve"> </w:t>
      </w:r>
      <w:r>
        <w:t>transport</w:t>
      </w:r>
      <w:r>
        <w:t xml:space="preserve"> </w:t>
      </w:r>
      <w:r>
        <w:t>for</w:t>
      </w:r>
      <w:r>
        <w:t xml:space="preserve"> </w:t>
      </w:r>
      <w:r>
        <w:t>future</w:t>
      </w:r>
      <w:r>
        <w:t xml:space="preserve"> </w:t>
      </w:r>
      <w:r>
        <w:t>deep</w:t>
      </w:r>
      <w:r>
        <w:t xml:space="preserve"> </w:t>
      </w:r>
      <w:r>
        <w:t>space</w:t>
      </w:r>
      <w:r>
        <w:t xml:space="preserve"> </w:t>
      </w:r>
      <w:r>
        <w:t>missions.</w:t>
      </w:r>
      <w:r>
        <w:t xml:space="preserve"> </w:t>
      </w:r>
      <w:r>
        <w:t>Life</w:t>
      </w:r>
      <w:r>
        <w:t xml:space="preserve"> </w:t>
      </w:r>
      <w:r>
        <w:t>Sciences</w:t>
      </w:r>
      <w:r>
        <w:t xml:space="preserve"> </w:t>
      </w:r>
      <w:r>
        <w:t>in</w:t>
      </w:r>
      <w:r>
        <w:t xml:space="preserve"> </w:t>
      </w:r>
      <w:r>
        <w:t>Space</w:t>
      </w:r>
      <w:r>
        <w:t xml:space="preserve"> </w:t>
      </w:r>
      <w:r>
        <w:t>Research,</w:t>
      </w:r>
      <w:r>
        <w:t xml:space="preserve"> </w:t>
      </w:r>
      <w:r>
        <w:t>27,</w:t>
      </w:r>
      <w:r>
        <w:t xml:space="preserve"> </w:t>
      </w:r>
      <w:del w:id="17012" w:author="Leon Sandler" w:date="2026-09-06T00:00:00Z">
        <w:r>
          <w:delText>6-18.</w:delText>
        </w:r>
      </w:del>
      <w:ins w:id="17013" w:author="Leon Sandler" w:date="2026-09-06T00:00:00Z">
        <w:r>
          <w:t>6–18.</w:t>
        </w:r>
      </w:ins>
      <w:r>
        <w:t xml:space="preserve"> </w:t>
      </w:r>
      <w:r>
        <w:t>https://doi.org/10.1016/j.lssr.2020.06.004</w:t>
      </w:r>
    </w:p>
    <w:p>
      <w:ins w:id="17014" w:author="Leon Sandler" w:date="2026-09-06T00:00:00Z">
        <w:r>
          <w:t>Wilson,</w:t>
        </w:r>
      </w:ins>
      <w:ins w:id="17015" w:author="Leon Sandler" w:date="2026-09-06T00:00:00Z">
        <w:r>
          <w:t xml:space="preserve"> </w:t>
        </w:r>
      </w:ins>
      <w:ins w:id="17016" w:author="Leon Sandler" w:date="2026-09-06T00:00:00Z">
        <w:r>
          <w:t>J.W.,</w:t>
        </w:r>
      </w:ins>
      <w:ins w:id="17017" w:author="Leon Sandler" w:date="2026-09-06T00:00:00Z">
        <w:r>
          <w:t xml:space="preserve"> </w:t>
        </w:r>
      </w:ins>
      <w:ins w:id="17018" w:author="Leon Sandler" w:date="2026-09-06T00:00:00Z">
        <w:r>
          <w:t>Townsend,</w:t>
        </w:r>
      </w:ins>
      <w:ins w:id="17019" w:author="Leon Sandler" w:date="2026-09-06T00:00:00Z">
        <w:r>
          <w:t xml:space="preserve"> </w:t>
        </w:r>
      </w:ins>
      <w:ins w:id="17020" w:author="Leon Sandler" w:date="2026-09-06T00:00:00Z">
        <w:r>
          <w:t>L.W.,</w:t>
        </w:r>
      </w:ins>
      <w:ins w:id="17021" w:author="Leon Sandler" w:date="2026-09-06T00:00:00Z">
        <w:r>
          <w:t xml:space="preserve"> </w:t>
        </w:r>
      </w:ins>
      <w:ins w:id="17022" w:author="Leon Sandler" w:date="2026-09-06T00:00:00Z">
        <w:r>
          <w:t>Schimmerling,</w:t>
        </w:r>
      </w:ins>
      <w:ins w:id="17023" w:author="Leon Sandler" w:date="2026-09-06T00:00:00Z">
        <w:r>
          <w:t xml:space="preserve"> </w:t>
        </w:r>
      </w:ins>
      <w:ins w:id="17024" w:author="Leon Sandler" w:date="2026-09-06T00:00:00Z">
        <w:r>
          <w:t>W.,</w:t>
        </w:r>
      </w:ins>
      <w:ins w:id="17025" w:author="Leon Sandler" w:date="2026-09-06T00:00:00Z">
        <w:r>
          <w:t xml:space="preserve"> </w:t>
        </w:r>
      </w:ins>
      <w:ins w:id="17026" w:author="Leon Sandler" w:date="2026-09-06T00:00:00Z">
        <w:r>
          <w:t>et</w:t>
        </w:r>
      </w:ins>
      <w:ins w:id="17027" w:author="Leon Sandler" w:date="2026-09-06T00:00:00Z">
        <w:r>
          <w:t xml:space="preserve"> </w:t>
        </w:r>
      </w:ins>
      <w:ins w:id="17028" w:author="Leon Sandler" w:date="2026-09-06T00:00:00Z">
        <w:r>
          <w:t>al.</w:t>
        </w:r>
      </w:ins>
      <w:ins w:id="17029" w:author="Leon Sandler" w:date="2026-09-06T00:00:00Z">
        <w:r>
          <w:t xml:space="preserve"> </w:t>
        </w:r>
      </w:ins>
      <w:ins w:id="17030" w:author="Leon Sandler" w:date="2026-09-06T00:00:00Z">
        <w:r>
          <w:t>(1991).</w:t>
        </w:r>
      </w:ins>
      <w:ins w:id="17031" w:author="Leon Sandler" w:date="2026-09-06T00:00:00Z">
        <w:r>
          <w:t xml:space="preserve"> </w:t>
        </w:r>
      </w:ins>
      <w:ins w:id="17032" w:author="Leon Sandler" w:date="2026-09-06T00:00:00Z">
        <w:r>
          <w:t>Transport</w:t>
        </w:r>
      </w:ins>
      <w:ins w:id="17033" w:author="Leon Sandler" w:date="2026-09-06T00:00:00Z">
        <w:r>
          <w:t xml:space="preserve"> </w:t>
        </w:r>
      </w:ins>
      <w:ins w:id="17034" w:author="Leon Sandler" w:date="2026-09-06T00:00:00Z">
        <w:r>
          <w:t>methods</w:t>
        </w:r>
      </w:ins>
      <w:ins w:id="17035" w:author="Leon Sandler" w:date="2026-09-06T00:00:00Z">
        <w:r>
          <w:t xml:space="preserve"> </w:t>
        </w:r>
      </w:ins>
      <w:ins w:id="17036" w:author="Leon Sandler" w:date="2026-09-06T00:00:00Z">
        <w:r>
          <w:t>and</w:t>
        </w:r>
      </w:ins>
      <w:ins w:id="17037" w:author="Leon Sandler" w:date="2026-09-06T00:00:00Z">
        <w:r>
          <w:t xml:space="preserve"> </w:t>
        </w:r>
      </w:ins>
      <w:ins w:id="17038" w:author="Leon Sandler" w:date="2026-09-06T00:00:00Z">
        <w:r>
          <w:t>interactions</w:t>
        </w:r>
      </w:ins>
      <w:ins w:id="17039" w:author="Leon Sandler" w:date="2026-09-06T00:00:00Z">
        <w:r>
          <w:t xml:space="preserve"> </w:t>
        </w:r>
      </w:ins>
      <w:ins w:id="17040" w:author="Leon Sandler" w:date="2026-09-06T00:00:00Z">
        <w:r>
          <w:t>for</w:t>
        </w:r>
      </w:ins>
      <w:ins w:id="17041" w:author="Leon Sandler" w:date="2026-09-06T00:00:00Z">
        <w:r>
          <w:t xml:space="preserve"> </w:t>
        </w:r>
      </w:ins>
      <w:ins w:id="17042" w:author="Leon Sandler" w:date="2026-09-06T00:00:00Z">
        <w:r>
          <w:t>space</w:t>
        </w:r>
      </w:ins>
      <w:ins w:id="17043" w:author="Leon Sandler" w:date="2026-09-06T00:00:00Z">
        <w:r>
          <w:t xml:space="preserve"> </w:t>
        </w:r>
      </w:ins>
      <w:ins w:id="17044" w:author="Leon Sandler" w:date="2026-09-06T00:00:00Z">
        <w:r>
          <w:t>radiations.</w:t>
        </w:r>
      </w:ins>
      <w:ins w:id="17045" w:author="Leon Sandler" w:date="2026-09-06T00:00:00Z">
        <w:r>
          <w:t xml:space="preserve"> </w:t>
        </w:r>
      </w:ins>
      <w:ins w:id="17046" w:author="Leon Sandler" w:date="2026-09-06T00:00:00Z">
        <w:r>
          <w:t>NASA</w:t>
        </w:r>
      </w:ins>
      <w:ins w:id="17047" w:author="Leon Sandler" w:date="2026-09-06T00:00:00Z">
        <w:r>
          <w:t xml:space="preserve"> </w:t>
        </w:r>
      </w:ins>
      <w:ins w:id="17048" w:author="Leon Sandler" w:date="2026-09-06T00:00:00Z">
        <w:r>
          <w:t>Reference</w:t>
        </w:r>
      </w:ins>
      <w:ins w:id="17049" w:author="Leon Sandler" w:date="2026-09-06T00:00:00Z">
        <w:r>
          <w:t xml:space="preserve"> </w:t>
        </w:r>
      </w:ins>
      <w:ins w:id="17050" w:author="Leon Sandler" w:date="2026-09-06T00:00:00Z">
        <w:r>
          <w:t>Publication</w:t>
        </w:r>
      </w:ins>
      <w:ins w:id="17051" w:author="Leon Sandler" w:date="2026-09-06T00:00:00Z">
        <w:r>
          <w:t xml:space="preserve"> </w:t>
        </w:r>
      </w:ins>
      <w:ins w:id="17052" w:author="Leon Sandler" w:date="2026-09-06T00:00:00Z">
        <w:r>
          <w:t>1257.</w:t>
        </w:r>
      </w:ins>
    </w:p>
    <w:p>
      <w:r>
        <w:t>Winglee,</w:t>
      </w:r>
      <w:r>
        <w:t xml:space="preserve"> </w:t>
      </w:r>
      <w:r>
        <w:t>R.M.,</w:t>
      </w:r>
      <w:r>
        <w:t xml:space="preserve"> </w:t>
      </w:r>
      <w:r>
        <w:t>Slough,</w:t>
      </w:r>
      <w:r>
        <w:t xml:space="preserve"> </w:t>
      </w:r>
      <w:r>
        <w:t>J.,</w:t>
      </w:r>
      <w:r>
        <w:t xml:space="preserve"> </w:t>
      </w:r>
      <w:r>
        <w:t>Ziemba,</w:t>
      </w:r>
      <w:r>
        <w:t xml:space="preserve"> </w:t>
      </w:r>
      <w:r>
        <w:t>T.,</w:t>
      </w:r>
      <w:r>
        <w:t xml:space="preserve"> </w:t>
      </w:r>
      <w:r>
        <w:t>&amp;</w:t>
      </w:r>
      <w:r>
        <w:t xml:space="preserve"> </w:t>
      </w:r>
      <w:r>
        <w:t>Goodson,</w:t>
      </w:r>
      <w:r>
        <w:t xml:space="preserve"> </w:t>
      </w:r>
      <w:r>
        <w:t>A.</w:t>
      </w:r>
      <w:r>
        <w:t xml:space="preserve"> </w:t>
      </w:r>
      <w:r>
        <w:t>(2000).</w:t>
      </w:r>
      <w:r>
        <w:t xml:space="preserve"> </w:t>
      </w:r>
      <w:r>
        <w:t>Mini-Magnetospheric</w:t>
      </w:r>
      <w:r>
        <w:t xml:space="preserve"> </w:t>
      </w:r>
      <w:r>
        <w:t>Plasma</w:t>
      </w:r>
      <w:r>
        <w:t xml:space="preserve"> </w:t>
      </w:r>
      <w:r>
        <w:t>Propulsion:</w:t>
      </w:r>
      <w:r>
        <w:t xml:space="preserve"> </w:t>
      </w:r>
      <w:r>
        <w:t>Tapping</w:t>
      </w:r>
      <w:r>
        <w:t xml:space="preserve"> </w:t>
      </w:r>
      <w:r>
        <w:t>the</w:t>
      </w:r>
      <w:r>
        <w:t xml:space="preserve"> </w:t>
      </w:r>
      <w:r>
        <w:t>energy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solar</w:t>
      </w:r>
      <w:r>
        <w:t xml:space="preserve"> </w:t>
      </w:r>
      <w:r>
        <w:t>wind</w:t>
      </w:r>
      <w:r>
        <w:t xml:space="preserve"> </w:t>
      </w:r>
      <w:r>
        <w:t>for</w:t>
      </w:r>
      <w:r>
        <w:t xml:space="preserve"> </w:t>
      </w:r>
      <w:r>
        <w:t>spacecraft</w:t>
      </w:r>
      <w:r>
        <w:t xml:space="preserve"> </w:t>
      </w:r>
      <w:r>
        <w:t>propulsion.</w:t>
      </w:r>
      <w:r>
        <w:t xml:space="preserve"> </w:t>
      </w:r>
      <w:r>
        <w:t>Journal</w:t>
      </w:r>
      <w:r>
        <w:t xml:space="preserve"> </w:t>
      </w:r>
      <w:r>
        <w:t>of</w:t>
      </w:r>
      <w:r>
        <w:t xml:space="preserve"> </w:t>
      </w:r>
      <w:r>
        <w:t>Geophysical</w:t>
      </w:r>
      <w:r>
        <w:t xml:space="preserve"> </w:t>
      </w:r>
      <w:r>
        <w:t>Research:</w:t>
      </w:r>
      <w:r>
        <w:t xml:space="preserve"> </w:t>
      </w:r>
      <w:r>
        <w:t>Space</w:t>
      </w:r>
      <w:r>
        <w:t xml:space="preserve"> </w:t>
      </w:r>
      <w:r>
        <w:t>Physics,</w:t>
      </w:r>
      <w:r>
        <w:t xml:space="preserve"> </w:t>
      </w:r>
      <w:r>
        <w:t>105(A9),</w:t>
      </w:r>
      <w:r>
        <w:t xml:space="preserve"> </w:t>
      </w:r>
      <w:del w:id="17053" w:author="Leon Sandler" w:date="2026-09-06T00:00:00Z">
        <w:r>
          <w:delText>21067-21077.</w:delText>
        </w:r>
      </w:del>
      <w:ins w:id="17054" w:author="Leon Sandler" w:date="2026-09-06T00:00:00Z">
        <w:r>
          <w:t>21067–21077.</w:t>
        </w:r>
      </w:ins>
    </w:p>
    <w:p/>
    <w:p/>
    <w:p>
      <w:r>
        <w:rPr>
          <w:b/>
        </w:rPr>
        <w:t>Tables (final form, per note above):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900"/>
        <w:gridCol w:w="1200"/>
      </w:tblGrid>
      <w:tr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Geometry \ E (MeV)</w:t>
            </w:r>
          </w:p>
        </w:tc>
        <w:tc>
          <w:tcPr>
            <w:tcW w:type="dxa" w:w="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0.3</w:t>
            </w:r>
          </w:p>
        </w:tc>
        <w:tc>
          <w:tcPr>
            <w:tcW w:type="dxa" w:w="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Monolithic dipole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0.048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0.388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0.654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Distributed array (2-channel)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0.066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0.290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0.646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00"/>
        <w:gridCol w:w="1700"/>
        <w:gridCol w:w="1600"/>
      </w:tblGrid>
      <w:tr>
        <w:tc>
          <w:tcPr>
            <w:tcW w:type="dxa" w:w="24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Multiplier</w:t>
            </w:r>
          </w:p>
        </w:tc>
        <w:tc>
          <w:tcPr>
            <w:tcW w:type="dxa" w:w="16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M_E (t)</w:t>
            </w:r>
          </w:p>
        </w:tc>
        <w:tc>
          <w:tcPr>
            <w:tcW w:type="dxa" w:w="17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M_local (t)</w:t>
            </w:r>
          </w:p>
        </w:tc>
        <w:tc>
          <w:tcPr>
            <w:tcW w:type="dxa" w:w="17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M_total (t)</w:t>
            </w:r>
          </w:p>
        </w:tc>
        <w:tc>
          <w:tcPr>
            <w:tcW w:type="dxa" w:w="16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f_ISRU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1× (optimistic)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46.4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39.6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86.0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0.46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3× (baseline)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46.4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118.8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165.2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5× (conservative)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46.4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198.0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244.4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0.81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100"/>
        <w:gridCol w:w="1000"/>
        <w:gridCol w:w="1000"/>
        <w:gridCol w:w="2300"/>
      </w:tblGrid>
      <w:tr>
        <w:tc>
          <w:tcPr>
            <w:tcW w:type="dxa" w:w="26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0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M_E (t)</w:t>
            </w:r>
          </w:p>
        </w:tc>
        <w:tc>
          <w:tcPr>
            <w:tcW w:type="dxa" w:w="11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M_local (t)</w:t>
            </w:r>
          </w:p>
        </w:tc>
        <w:tc>
          <w:tcPr>
            <w:tcW w:type="dxa" w:w="10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ΔF_E</w:t>
            </w:r>
          </w:p>
        </w:tc>
        <w:tc>
          <w:tcPr>
            <w:tcW w:type="dxa" w:w="10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η_F (%/t)</w:t>
            </w:r>
          </w:p>
        </w:tc>
        <w:tc>
          <w:tcPr>
            <w:tcW w:type="dxa" w:w="23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Best-suited application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— Imported magnetic fence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81.0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~75%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0.93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Mobile/EVA (baseline)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 — Regolith-only cladding, 2 cm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~5.0*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91.4%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18.29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Fixed equipment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 — Fence + regolith cladding, 2 cm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46.4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121.8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94.7%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2.04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Fixed, high-value equipment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 — ISRU-structural magnetic fence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46.4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118.8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~75%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1.63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Mobile/EVA (preferred)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500"/>
        <w:gridCol w:w="2100"/>
        <w:gridCol w:w="1500"/>
      </w:tblGrid>
      <w:tr>
        <w:tc>
          <w:tcPr>
            <w:tcW w:type="dxa" w:w="16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Thickness</w:t>
            </w:r>
          </w:p>
        </w:tc>
        <w:tc>
          <w:tcPr>
            <w:tcW w:type="dxa" w:w="20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B: regolith only ΔF_E</w:t>
            </w:r>
          </w:p>
        </w:tc>
        <w:tc>
          <w:tcPr>
            <w:tcW w:type="dxa" w:w="15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B: η_F (%/t)</w:t>
            </w:r>
          </w:p>
        </w:tc>
        <w:tc>
          <w:tcPr>
            <w:tcW w:type="dxa" w:w="21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C: fence + regolith ΔF_E</w:t>
            </w:r>
          </w:p>
        </w:tc>
        <w:tc>
          <w:tcPr>
            <w:tcW w:type="dxa" w:w="15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C: η_F (%/t)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cm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82.1%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16.41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90.2%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1.94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cm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91.4%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18.29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94.7%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2.04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cm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98.1%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19.62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98.6%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2.13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cm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99.7%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19.93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99.7%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2.15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100"/>
        <w:gridCol w:w="2700"/>
      </w:tblGrid>
      <w:tr>
        <w:tc>
          <w:tcPr>
            <w:tcW w:type="dxa" w:w="27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15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 type</w:t>
            </w:r>
          </w:p>
        </w:tc>
        <w:tc>
          <w:tcPr>
            <w:tcW w:type="dxa" w:w="21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Reported reduction</w:t>
            </w:r>
          </w:p>
        </w:tc>
        <w:tc>
          <w:tcPr>
            <w:tcW w:type="dxa" w:w="27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AstroRad wearable vest (Orion/MARE)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Effective dose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40–62% (event-dependent)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Flight-measured transport, Aug. 1972 / Oct. 1989 modeled events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Regolith cladding, 2 cm (this paper)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 energy fluence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91.4%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First-order CSDA slab model, Section 10.1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ISRU-structural magnetic fence (this paper)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 energy fluence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~75%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Boris-pusher simulation, Section 6.1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Buried/berm-covered habitat (literature)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Dose (qualitative)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Near-complete for SEP; substantial for GCR at typical overburden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Standard passive-shielding practice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Delivery scenario</w:t>
            </w:r>
          </w:p>
        </w:tc>
        <w:tc>
          <w:tcPr>
            <w:tcW w:type="dxa" w:w="30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Reported/assumed payload-to-surface (t)</w:t>
            </w:r>
          </w:p>
        </w:tc>
        <w:tc>
          <w:tcPr>
            <w:tcW w:type="dxa" w:w="30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Fence architectures deliverable in single flight?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Starship HLS cargo variant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12–15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Neither A nor D in a single flight; both require multiple flights or modular delivery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Blue Moon Mark 1 (cargo)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Requires delivery in many modular segments for either architecture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3100"/>
      </w:tblGrid>
      <w:tr>
        <w:tc>
          <w:tcPr>
            <w:tcW w:type="dxa" w:w="27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Estimated value</w:t>
            </w:r>
          </w:p>
        </w:tc>
        <w:tc>
          <w:tcPr>
            <w:tcW w:type="dxa" w:w="31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Basis / assumption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20–40 K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REBCO design assumption, Section 9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Number of coils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Simulation geometry, Section 3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Static heat load per coil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~10 W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Representative MLI cryostat performance, scaled to coil size (first-order estimate)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cold-stage heat load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~220 W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Sum over 22 coils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Cryocooler specific input power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~250 W_e / W_cooling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Representative pulse-tube/GM cryocooler COP at 20 K (first-order estimate)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cryocooler electrical power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~55 kW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 of heat load and specific input power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4900"/>
      </w:tblGrid>
      <w:tr>
        <w:tc>
          <w:tcPr>
            <w:tcW w:type="dxa" w:w="32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Subsystem</w:t>
            </w:r>
          </w:p>
        </w:tc>
        <w:tc>
          <w:tcPr>
            <w:tcW w:type="dxa" w:w="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TRL</w:t>
            </w:r>
          </w:p>
        </w:tc>
        <w:tc>
          <w:tcPr>
            <w:tcW w:type="dxa" w:w="4900"/>
            <w:shd w:fill="DCE6F1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Critical unresolved parameter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REBCO coil, few-mT self-field, 20–40 K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Behavior under repeated lunar diurnal thermal cycling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Field-deployable 50 m-radius coil structure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Deployment and anchoring method at this scale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Cryocooler for 14-day lunar diurnal cycle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Radiator sizing across the full day/night duty-cycle swing (Section 11.2)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Continuous day/night electrical power supply (~60 kW)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Nuclear surface power availability vs. battery-storage mass penalty (Section 11.3)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Dust-tolerant long-duration operation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lunar-dust-exposure data exists for HTS coil systems of this type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Regolith berm/trench construction (ISRU)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Achievable construction rate with robotic excavation at fence scale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Regolith cladding for fixed-equipment shielding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3–5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Structural attachment/retention of a thin (1–5 cm) layer under lunar gravity/thermal stress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Modular multi-flight delivery and site assembly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Precision autonomous or teleoperated site-to-site coil positioning (Section 11.1)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Permanent-magnet fence (primary moment source)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Ruled out by moment-per-mass calculation (Section 7); not a readiness question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